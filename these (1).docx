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F515" w14:textId="77777777" w:rsidR="00C91026" w:rsidRDefault="00C91026">
      <w:pPr>
        <w:pStyle w:val="Corpsdetexte"/>
        <w:rPr>
          <w:sz w:val="41"/>
        </w:rPr>
      </w:pPr>
    </w:p>
    <w:p w14:paraId="02370232" w14:textId="77777777" w:rsidR="00C91026" w:rsidRDefault="00C91026">
      <w:pPr>
        <w:pStyle w:val="Corpsdetexte"/>
        <w:rPr>
          <w:sz w:val="41"/>
        </w:rPr>
      </w:pPr>
    </w:p>
    <w:p w14:paraId="135BEA4B" w14:textId="77777777" w:rsidR="00C91026" w:rsidRDefault="00C91026">
      <w:pPr>
        <w:pStyle w:val="Corpsdetexte"/>
        <w:spacing w:before="437"/>
        <w:rPr>
          <w:sz w:val="41"/>
        </w:rPr>
      </w:pPr>
    </w:p>
    <w:p w14:paraId="48380694" w14:textId="77777777" w:rsidR="00C91026" w:rsidRDefault="00A75B0C">
      <w:pPr>
        <w:spacing w:before="1"/>
        <w:ind w:left="251" w:right="407"/>
        <w:jc w:val="center"/>
        <w:rPr>
          <w:rFonts w:ascii="Georgia" w:hAnsi="Georgia"/>
          <w:b/>
          <w:sz w:val="41"/>
        </w:rPr>
      </w:pPr>
      <w:r>
        <w:rPr>
          <w:rFonts w:ascii="Georgia" w:hAnsi="Georgia"/>
          <w:b/>
          <w:spacing w:val="-2"/>
          <w:sz w:val="41"/>
        </w:rPr>
        <w:t>Thèse</w:t>
      </w:r>
    </w:p>
    <w:p w14:paraId="2861499D" w14:textId="77777777" w:rsidR="00C91026" w:rsidRDefault="00C91026">
      <w:pPr>
        <w:pStyle w:val="Corpsdetexte"/>
        <w:rPr>
          <w:rFonts w:ascii="Georgia"/>
          <w:b/>
          <w:sz w:val="41"/>
        </w:rPr>
      </w:pPr>
    </w:p>
    <w:p w14:paraId="3751CA74" w14:textId="77777777" w:rsidR="00C91026" w:rsidRDefault="00C91026">
      <w:pPr>
        <w:pStyle w:val="Corpsdetexte"/>
        <w:rPr>
          <w:rFonts w:ascii="Georgia"/>
          <w:b/>
          <w:sz w:val="41"/>
        </w:rPr>
      </w:pPr>
    </w:p>
    <w:p w14:paraId="57D08361" w14:textId="77777777" w:rsidR="00C91026" w:rsidRDefault="00C91026">
      <w:pPr>
        <w:pStyle w:val="Corpsdetexte"/>
        <w:rPr>
          <w:rFonts w:ascii="Georgia"/>
          <w:b/>
          <w:sz w:val="41"/>
        </w:rPr>
      </w:pPr>
    </w:p>
    <w:p w14:paraId="754D05C3" w14:textId="77777777" w:rsidR="00C91026" w:rsidRDefault="00C91026">
      <w:pPr>
        <w:pStyle w:val="Corpsdetexte"/>
        <w:rPr>
          <w:rFonts w:ascii="Georgia"/>
          <w:b/>
          <w:sz w:val="41"/>
        </w:rPr>
      </w:pPr>
    </w:p>
    <w:p w14:paraId="26E30EC4" w14:textId="77777777" w:rsidR="00C91026" w:rsidRDefault="00C91026">
      <w:pPr>
        <w:pStyle w:val="Corpsdetexte"/>
        <w:spacing w:before="129"/>
        <w:rPr>
          <w:rFonts w:ascii="Georgia"/>
          <w:b/>
          <w:sz w:val="41"/>
        </w:rPr>
      </w:pPr>
    </w:p>
    <w:p w14:paraId="6FBA3185" w14:textId="77777777" w:rsidR="00C91026" w:rsidRDefault="00A75B0C">
      <w:pPr>
        <w:pStyle w:val="Titre3"/>
        <w:ind w:left="0" w:right="229"/>
        <w:jc w:val="center"/>
      </w:pPr>
      <w:r>
        <w:rPr>
          <w:w w:val="105"/>
        </w:rPr>
        <w:t>LEVY</w:t>
      </w:r>
      <w:r>
        <w:rPr>
          <w:spacing w:val="31"/>
          <w:w w:val="105"/>
        </w:rPr>
        <w:t xml:space="preserve"> </w:t>
      </w:r>
      <w:r>
        <w:rPr>
          <w:spacing w:val="-2"/>
          <w:w w:val="105"/>
        </w:rPr>
        <w:t>BENJAMIN</w:t>
      </w:r>
    </w:p>
    <w:p w14:paraId="550A9D9F" w14:textId="77777777" w:rsidR="00C91026" w:rsidRDefault="00A75B0C">
      <w:pPr>
        <w:pStyle w:val="Titre3"/>
        <w:spacing w:before="205" w:line="314" w:lineRule="auto"/>
        <w:ind w:left="2831" w:right="794" w:hanging="902"/>
      </w:pPr>
      <w:r>
        <w:rPr>
          <w:spacing w:val="-6"/>
        </w:rPr>
        <w:t>Dauphine</w:t>
      </w:r>
      <w:r>
        <w:rPr>
          <w:spacing w:val="-4"/>
        </w:rPr>
        <w:t xml:space="preserve"> </w:t>
      </w:r>
      <w:r>
        <w:rPr>
          <w:spacing w:val="-6"/>
        </w:rPr>
        <w:t>Recherches</w:t>
      </w:r>
      <w:r>
        <w:rPr>
          <w:spacing w:val="-3"/>
        </w:rPr>
        <w:t xml:space="preserve"> </w:t>
      </w:r>
      <w:r>
        <w:rPr>
          <w:spacing w:val="-6"/>
        </w:rPr>
        <w:t>en</w:t>
      </w:r>
      <w:r>
        <w:rPr>
          <w:spacing w:val="-3"/>
        </w:rPr>
        <w:t xml:space="preserve"> </w:t>
      </w:r>
      <w:r>
        <w:rPr>
          <w:spacing w:val="-6"/>
        </w:rPr>
        <w:t>Management</w:t>
      </w:r>
      <w:r>
        <w:rPr>
          <w:spacing w:val="-3"/>
        </w:rPr>
        <w:t xml:space="preserve"> </w:t>
      </w:r>
      <w:r>
        <w:rPr>
          <w:spacing w:val="-6"/>
        </w:rPr>
        <w:t xml:space="preserve">(DRM), </w:t>
      </w:r>
      <w:r>
        <w:t>Université Paris Dauphine-PSL</w:t>
      </w:r>
    </w:p>
    <w:p w14:paraId="134DC298" w14:textId="77777777" w:rsidR="00C91026" w:rsidRDefault="00C91026">
      <w:pPr>
        <w:pStyle w:val="Titre3"/>
        <w:spacing w:line="314" w:lineRule="auto"/>
        <w:sectPr w:rsidR="00C91026">
          <w:type w:val="continuous"/>
          <w:pgSz w:w="11910" w:h="16840"/>
          <w:pgMar w:top="1920" w:right="1133" w:bottom="280" w:left="1275" w:header="720" w:footer="720" w:gutter="0"/>
          <w:cols w:space="720"/>
        </w:sectPr>
      </w:pPr>
    </w:p>
    <w:p w14:paraId="292EEEED" w14:textId="77777777" w:rsidR="00C91026" w:rsidRDefault="00C91026">
      <w:pPr>
        <w:pStyle w:val="Corpsdetexte"/>
        <w:spacing w:before="450"/>
        <w:rPr>
          <w:rFonts w:ascii="Georgia"/>
          <w:b/>
          <w:sz w:val="49"/>
        </w:rPr>
      </w:pPr>
    </w:p>
    <w:p w14:paraId="0890CC4C" w14:textId="77777777" w:rsidR="00C91026" w:rsidRDefault="00A75B0C">
      <w:pPr>
        <w:ind w:left="122"/>
        <w:rPr>
          <w:rFonts w:ascii="Georgia" w:hAnsi="Georgia"/>
          <w:b/>
          <w:sz w:val="49"/>
        </w:rPr>
      </w:pPr>
      <w:r>
        <w:rPr>
          <w:rFonts w:ascii="Georgia" w:hAnsi="Georgia"/>
          <w:b/>
          <w:spacing w:val="-2"/>
          <w:sz w:val="49"/>
        </w:rPr>
        <w:t>Table</w:t>
      </w:r>
      <w:r>
        <w:rPr>
          <w:rFonts w:ascii="Georgia" w:hAnsi="Georgia"/>
          <w:b/>
          <w:spacing w:val="-3"/>
          <w:sz w:val="49"/>
        </w:rPr>
        <w:t xml:space="preserve"> </w:t>
      </w:r>
      <w:r>
        <w:rPr>
          <w:rFonts w:ascii="Georgia" w:hAnsi="Georgia"/>
          <w:b/>
          <w:spacing w:val="-2"/>
          <w:sz w:val="49"/>
        </w:rPr>
        <w:t>des</w:t>
      </w:r>
      <w:r>
        <w:rPr>
          <w:rFonts w:ascii="Georgia" w:hAnsi="Georgia"/>
          <w:b/>
          <w:spacing w:val="-3"/>
          <w:sz w:val="49"/>
        </w:rPr>
        <w:t xml:space="preserve"> </w:t>
      </w:r>
      <w:r>
        <w:rPr>
          <w:rFonts w:ascii="Georgia" w:hAnsi="Georgia"/>
          <w:b/>
          <w:spacing w:val="-2"/>
          <w:sz w:val="49"/>
        </w:rPr>
        <w:t>matières</w:t>
      </w:r>
    </w:p>
    <w:p w14:paraId="35FA3D0D" w14:textId="77777777" w:rsidR="00C91026" w:rsidRDefault="00C91026">
      <w:pPr>
        <w:pStyle w:val="Corpsdetexte"/>
        <w:spacing w:before="511"/>
        <w:rPr>
          <w:rFonts w:ascii="Georgia"/>
          <w:b/>
          <w:sz w:val="49"/>
        </w:rPr>
      </w:pPr>
    </w:p>
    <w:sdt>
      <w:sdtPr>
        <w:id w:val="791934827"/>
        <w:docPartObj>
          <w:docPartGallery w:val="Table of Contents"/>
          <w:docPartUnique/>
        </w:docPartObj>
      </w:sdtPr>
      <w:sdtEndPr/>
      <w:sdtContent>
        <w:p w14:paraId="5C04F376" w14:textId="77777777" w:rsidR="00C91026" w:rsidRDefault="00A75B0C">
          <w:pPr>
            <w:pStyle w:val="TM1"/>
            <w:numPr>
              <w:ilvl w:val="0"/>
              <w:numId w:val="5"/>
            </w:numPr>
            <w:tabs>
              <w:tab w:val="left" w:pos="500"/>
              <w:tab w:val="right" w:pos="9213"/>
            </w:tabs>
            <w:spacing w:before="0"/>
            <w:ind w:hanging="358"/>
          </w:pPr>
          <w:hyperlink w:anchor="_bookmark0" w:history="1">
            <w:r>
              <w:rPr>
                <w:spacing w:val="-2"/>
              </w:rPr>
              <w:t>Introduction</w:t>
            </w:r>
          </w:hyperlink>
          <w:r>
            <w:tab/>
          </w:r>
          <w:r>
            <w:rPr>
              <w:spacing w:val="-10"/>
            </w:rPr>
            <w:t>2</w:t>
          </w:r>
        </w:p>
        <w:p w14:paraId="44FCEA9B" w14:textId="77777777" w:rsidR="00C91026" w:rsidRDefault="00A75B0C">
          <w:pPr>
            <w:pStyle w:val="TM2"/>
            <w:numPr>
              <w:ilvl w:val="1"/>
              <w:numId w:val="5"/>
            </w:numPr>
            <w:tabs>
              <w:tab w:val="left" w:pos="1050"/>
              <w:tab w:val="right" w:leader="dot" w:pos="9213"/>
            </w:tabs>
          </w:pPr>
          <w:hyperlink w:anchor="_bookmark1" w:history="1">
            <w:r>
              <w:t>La</w:t>
            </w:r>
            <w:r>
              <w:rPr>
                <w:spacing w:val="28"/>
              </w:rPr>
              <w:t xml:space="preserve"> </w:t>
            </w:r>
            <w:r>
              <w:t>relation</w:t>
            </w:r>
            <w:r>
              <w:rPr>
                <w:spacing w:val="29"/>
              </w:rPr>
              <w:t xml:space="preserve"> </w:t>
            </w:r>
            <w:r>
              <w:t>client</w:t>
            </w:r>
            <w:r>
              <w:rPr>
                <w:spacing w:val="28"/>
              </w:rPr>
              <w:t xml:space="preserve"> </w:t>
            </w:r>
            <w:r>
              <w:t>:</w:t>
            </w:r>
            <w:r>
              <w:rPr>
                <w:spacing w:val="29"/>
              </w:rPr>
              <w:t xml:space="preserve"> </w:t>
            </w:r>
            <w:r>
              <w:t>le</w:t>
            </w:r>
            <w:r>
              <w:rPr>
                <w:spacing w:val="28"/>
              </w:rPr>
              <w:t xml:space="preserve"> </w:t>
            </w:r>
            <w:r>
              <w:t>cas</w:t>
            </w:r>
            <w:r>
              <w:rPr>
                <w:spacing w:val="29"/>
              </w:rPr>
              <w:t xml:space="preserve"> </w:t>
            </w:r>
            <w:r>
              <w:rPr>
                <w:spacing w:val="-2"/>
              </w:rPr>
              <w:t>général</w:t>
            </w:r>
          </w:hyperlink>
          <w:r>
            <w:tab/>
          </w:r>
          <w:r>
            <w:rPr>
              <w:spacing w:val="-10"/>
            </w:rPr>
            <w:t>2</w:t>
          </w:r>
        </w:p>
        <w:p w14:paraId="35C11600" w14:textId="77777777" w:rsidR="00C91026" w:rsidRDefault="00A75B0C">
          <w:pPr>
            <w:pStyle w:val="TM3"/>
            <w:numPr>
              <w:ilvl w:val="2"/>
              <w:numId w:val="5"/>
            </w:numPr>
            <w:tabs>
              <w:tab w:val="left" w:pos="1815"/>
              <w:tab w:val="right" w:leader="dot" w:pos="9213"/>
            </w:tabs>
          </w:pPr>
          <w:hyperlink w:anchor="_bookmark2" w:history="1">
            <w:r>
              <w:t>Modèles</w:t>
            </w:r>
            <w:r>
              <w:rPr>
                <w:spacing w:val="40"/>
              </w:rPr>
              <w:t xml:space="preserve"> </w:t>
            </w:r>
            <w:r>
              <w:t>théoriques</w:t>
            </w:r>
            <w:r>
              <w:rPr>
                <w:spacing w:val="41"/>
              </w:rPr>
              <w:t xml:space="preserve"> </w:t>
            </w:r>
            <w:r>
              <w:t>de</w:t>
            </w:r>
            <w:r>
              <w:rPr>
                <w:spacing w:val="40"/>
              </w:rPr>
              <w:t xml:space="preserve"> </w:t>
            </w:r>
            <w:r>
              <w:t>la</w:t>
            </w:r>
            <w:r>
              <w:rPr>
                <w:spacing w:val="41"/>
              </w:rPr>
              <w:t xml:space="preserve"> </w:t>
            </w:r>
            <w:r>
              <w:t>réclamation</w:t>
            </w:r>
            <w:r>
              <w:rPr>
                <w:spacing w:val="41"/>
              </w:rPr>
              <w:t xml:space="preserve"> </w:t>
            </w:r>
            <w:r>
              <w:rPr>
                <w:spacing w:val="-2"/>
              </w:rPr>
              <w:t>client</w:t>
            </w:r>
          </w:hyperlink>
          <w:r>
            <w:tab/>
          </w:r>
          <w:r>
            <w:rPr>
              <w:spacing w:val="-10"/>
            </w:rPr>
            <w:t>4</w:t>
          </w:r>
        </w:p>
        <w:p w14:paraId="4B75C1BC" w14:textId="77777777" w:rsidR="00C91026" w:rsidRDefault="00A75B0C">
          <w:pPr>
            <w:pStyle w:val="TM2"/>
            <w:numPr>
              <w:ilvl w:val="1"/>
              <w:numId w:val="5"/>
            </w:numPr>
            <w:tabs>
              <w:tab w:val="left" w:pos="1050"/>
              <w:tab w:val="right" w:leader="dot" w:pos="9213"/>
            </w:tabs>
            <w:spacing w:before="83"/>
          </w:pPr>
          <w:hyperlink w:anchor="_bookmark3" w:history="1">
            <w:r>
              <w:t>La</w:t>
            </w:r>
            <w:r>
              <w:rPr>
                <w:spacing w:val="33"/>
              </w:rPr>
              <w:t xml:space="preserve"> </w:t>
            </w:r>
            <w:r>
              <w:t>relation</w:t>
            </w:r>
            <w:r>
              <w:rPr>
                <w:spacing w:val="34"/>
              </w:rPr>
              <w:t xml:space="preserve"> </w:t>
            </w:r>
            <w:r>
              <w:t>usager</w:t>
            </w:r>
            <w:r>
              <w:rPr>
                <w:spacing w:val="34"/>
              </w:rPr>
              <w:t xml:space="preserve"> </w:t>
            </w:r>
            <w:r>
              <w:t>:</w:t>
            </w:r>
            <w:r>
              <w:rPr>
                <w:spacing w:val="34"/>
              </w:rPr>
              <w:t xml:space="preserve"> </w:t>
            </w:r>
            <w:r>
              <w:t>un</w:t>
            </w:r>
            <w:r>
              <w:rPr>
                <w:spacing w:val="34"/>
              </w:rPr>
              <w:t xml:space="preserve"> </w:t>
            </w:r>
            <w:r>
              <w:t>cas</w:t>
            </w:r>
            <w:r>
              <w:rPr>
                <w:spacing w:val="34"/>
              </w:rPr>
              <w:t xml:space="preserve"> </w:t>
            </w:r>
            <w:r>
              <w:rPr>
                <w:spacing w:val="-2"/>
              </w:rPr>
              <w:t>particulier</w:t>
            </w:r>
          </w:hyperlink>
          <w:r>
            <w:tab/>
          </w:r>
          <w:r>
            <w:rPr>
              <w:spacing w:val="-10"/>
            </w:rPr>
            <w:t>8</w:t>
          </w:r>
        </w:p>
        <w:p w14:paraId="7F962AED" w14:textId="77777777" w:rsidR="00C91026" w:rsidRDefault="00A75B0C">
          <w:pPr>
            <w:pStyle w:val="TM1"/>
            <w:numPr>
              <w:ilvl w:val="0"/>
              <w:numId w:val="5"/>
            </w:numPr>
            <w:tabs>
              <w:tab w:val="left" w:pos="500"/>
              <w:tab w:val="right" w:pos="9213"/>
            </w:tabs>
            <w:ind w:hanging="358"/>
          </w:pPr>
          <w:hyperlink w:anchor="_bookmark4" w:history="1">
            <w:r>
              <w:rPr>
                <w:spacing w:val="-4"/>
              </w:rPr>
              <w:t>Cadre</w:t>
            </w:r>
            <w:r>
              <w:rPr>
                <w:spacing w:val="-3"/>
              </w:rPr>
              <w:t xml:space="preserve"> </w:t>
            </w:r>
            <w:r>
              <w:rPr>
                <w:spacing w:val="-4"/>
              </w:rPr>
              <w:t>théorique</w:t>
            </w:r>
            <w:r>
              <w:rPr>
                <w:spacing w:val="-2"/>
              </w:rPr>
              <w:t xml:space="preserve"> </w:t>
            </w:r>
            <w:r>
              <w:rPr>
                <w:spacing w:val="-4"/>
              </w:rPr>
              <w:t>:</w:t>
            </w:r>
            <w:r>
              <w:rPr>
                <w:spacing w:val="-3"/>
              </w:rPr>
              <w:t xml:space="preserve"> </w:t>
            </w:r>
            <w:r>
              <w:rPr>
                <w:spacing w:val="-4"/>
              </w:rPr>
              <w:t>les</w:t>
            </w:r>
            <w:r>
              <w:rPr>
                <w:spacing w:val="-2"/>
              </w:rPr>
              <w:t xml:space="preserve"> </w:t>
            </w:r>
            <w:r>
              <w:rPr>
                <w:spacing w:val="-4"/>
              </w:rPr>
              <w:t>émotions</w:t>
            </w:r>
          </w:hyperlink>
          <w:r>
            <w:tab/>
          </w:r>
          <w:r>
            <w:rPr>
              <w:spacing w:val="-10"/>
            </w:rPr>
            <w:t>9</w:t>
          </w:r>
        </w:p>
        <w:p w14:paraId="3EF9B9F0" w14:textId="77777777" w:rsidR="00C91026" w:rsidRDefault="00A75B0C">
          <w:pPr>
            <w:pStyle w:val="TM2"/>
            <w:numPr>
              <w:ilvl w:val="1"/>
              <w:numId w:val="5"/>
            </w:numPr>
            <w:tabs>
              <w:tab w:val="left" w:pos="1050"/>
              <w:tab w:val="right" w:leader="dot" w:pos="9213"/>
            </w:tabs>
          </w:pPr>
          <w:hyperlink w:anchor="_bookmark5" w:history="1">
            <w:r>
              <w:t>Classifications</w:t>
            </w:r>
            <w:r>
              <w:rPr>
                <w:spacing w:val="36"/>
              </w:rPr>
              <w:t xml:space="preserve"> </w:t>
            </w:r>
            <w:r>
              <w:t>des</w:t>
            </w:r>
            <w:r>
              <w:rPr>
                <w:spacing w:val="37"/>
              </w:rPr>
              <w:t xml:space="preserve"> </w:t>
            </w:r>
            <w:r>
              <w:rPr>
                <w:spacing w:val="-2"/>
              </w:rPr>
              <w:t>émotions</w:t>
            </w:r>
          </w:hyperlink>
          <w:r>
            <w:tab/>
          </w:r>
          <w:r>
            <w:rPr>
              <w:spacing w:val="-5"/>
            </w:rPr>
            <w:t>12</w:t>
          </w:r>
        </w:p>
        <w:p w14:paraId="0D5EFEFD" w14:textId="77777777" w:rsidR="00C91026" w:rsidRDefault="00A75B0C">
          <w:pPr>
            <w:pStyle w:val="TM3"/>
            <w:numPr>
              <w:ilvl w:val="2"/>
              <w:numId w:val="5"/>
            </w:numPr>
            <w:tabs>
              <w:tab w:val="left" w:pos="1815"/>
              <w:tab w:val="right" w:leader="dot" w:pos="9213"/>
            </w:tabs>
            <w:spacing w:before="83"/>
          </w:pPr>
          <w:hyperlink w:anchor="_bookmark6" w:history="1">
            <w:r>
              <w:t>Les</w:t>
            </w:r>
            <w:r>
              <w:rPr>
                <w:spacing w:val="25"/>
              </w:rPr>
              <w:t xml:space="preserve"> </w:t>
            </w:r>
            <w:r>
              <w:t>émotions</w:t>
            </w:r>
            <w:r>
              <w:rPr>
                <w:spacing w:val="26"/>
              </w:rPr>
              <w:t xml:space="preserve"> </w:t>
            </w:r>
            <w:r>
              <w:t>sont-elles</w:t>
            </w:r>
            <w:r>
              <w:rPr>
                <w:spacing w:val="26"/>
              </w:rPr>
              <w:t xml:space="preserve"> </w:t>
            </w:r>
            <w:r>
              <w:t>universelles</w:t>
            </w:r>
            <w:r>
              <w:rPr>
                <w:spacing w:val="-17"/>
              </w:rPr>
              <w:t xml:space="preserve"> </w:t>
            </w:r>
            <w:r>
              <w:rPr>
                <w:spacing w:val="-10"/>
              </w:rPr>
              <w:t>?</w:t>
            </w:r>
          </w:hyperlink>
          <w:r>
            <w:tab/>
          </w:r>
          <w:r>
            <w:rPr>
              <w:spacing w:val="-5"/>
            </w:rPr>
            <w:t>12</w:t>
          </w:r>
        </w:p>
        <w:p w14:paraId="1068D860" w14:textId="77777777" w:rsidR="00C91026" w:rsidRDefault="00A75B0C">
          <w:pPr>
            <w:pStyle w:val="TM3"/>
            <w:numPr>
              <w:ilvl w:val="2"/>
              <w:numId w:val="5"/>
            </w:numPr>
            <w:tabs>
              <w:tab w:val="left" w:pos="1815"/>
              <w:tab w:val="right" w:leader="dot" w:pos="9213"/>
            </w:tabs>
          </w:pPr>
          <w:hyperlink w:anchor="_bookmark9" w:history="1">
            <w:r>
              <w:t>Comment</w:t>
            </w:r>
            <w:r>
              <w:rPr>
                <w:spacing w:val="32"/>
              </w:rPr>
              <w:t xml:space="preserve"> </w:t>
            </w:r>
            <w:r>
              <w:t>classifier</w:t>
            </w:r>
            <w:r>
              <w:rPr>
                <w:spacing w:val="33"/>
              </w:rPr>
              <w:t xml:space="preserve"> </w:t>
            </w:r>
            <w:r>
              <w:t>les</w:t>
            </w:r>
            <w:r>
              <w:rPr>
                <w:spacing w:val="33"/>
              </w:rPr>
              <w:t xml:space="preserve"> </w:t>
            </w:r>
            <w:r>
              <w:t>émotions</w:t>
            </w:r>
            <w:r>
              <w:rPr>
                <w:spacing w:val="-14"/>
              </w:rPr>
              <w:t xml:space="preserve"> </w:t>
            </w:r>
            <w:r>
              <w:rPr>
                <w:spacing w:val="-10"/>
              </w:rPr>
              <w:t>?</w:t>
            </w:r>
          </w:hyperlink>
          <w:r>
            <w:tab/>
          </w:r>
          <w:r>
            <w:rPr>
              <w:spacing w:val="-5"/>
            </w:rPr>
            <w:t>16</w:t>
          </w:r>
        </w:p>
        <w:p w14:paraId="214191A6" w14:textId="77777777" w:rsidR="00C91026" w:rsidRDefault="00A75B0C">
          <w:pPr>
            <w:pStyle w:val="TM2"/>
            <w:numPr>
              <w:ilvl w:val="1"/>
              <w:numId w:val="5"/>
            </w:numPr>
            <w:tabs>
              <w:tab w:val="left" w:pos="1042"/>
              <w:tab w:val="right" w:leader="dot" w:pos="9213"/>
            </w:tabs>
            <w:spacing w:before="83"/>
            <w:ind w:left="1042" w:hanging="542"/>
          </w:pPr>
          <w:hyperlink w:anchor="_bookmark11" w:history="1">
            <w:r>
              <w:t>Théorie</w:t>
            </w:r>
            <w:r>
              <w:rPr>
                <w:spacing w:val="39"/>
              </w:rPr>
              <w:t xml:space="preserve"> </w:t>
            </w:r>
            <w:r>
              <w:t>du</w:t>
            </w:r>
            <w:r>
              <w:rPr>
                <w:spacing w:val="40"/>
              </w:rPr>
              <w:t xml:space="preserve"> </w:t>
            </w:r>
            <w:r>
              <w:t>pouvoir</w:t>
            </w:r>
            <w:r>
              <w:rPr>
                <w:spacing w:val="39"/>
              </w:rPr>
              <w:t xml:space="preserve"> </w:t>
            </w:r>
            <w:r>
              <w:t>et</w:t>
            </w:r>
            <w:r>
              <w:rPr>
                <w:spacing w:val="40"/>
              </w:rPr>
              <w:t xml:space="preserve"> </w:t>
            </w:r>
            <w:r>
              <w:t>du</w:t>
            </w:r>
            <w:r>
              <w:rPr>
                <w:spacing w:val="40"/>
              </w:rPr>
              <w:t xml:space="preserve"> </w:t>
            </w:r>
            <w:r>
              <w:rPr>
                <w:spacing w:val="-2"/>
              </w:rPr>
              <w:t>statut</w:t>
            </w:r>
          </w:hyperlink>
          <w:r>
            <w:tab/>
          </w:r>
          <w:r>
            <w:rPr>
              <w:spacing w:val="-5"/>
            </w:rPr>
            <w:t>18</w:t>
          </w:r>
        </w:p>
        <w:p w14:paraId="6B7D5EAD" w14:textId="77777777" w:rsidR="00C91026" w:rsidRDefault="00A75B0C">
          <w:pPr>
            <w:pStyle w:val="TM2"/>
            <w:numPr>
              <w:ilvl w:val="1"/>
              <w:numId w:val="5"/>
            </w:numPr>
            <w:tabs>
              <w:tab w:val="left" w:pos="1042"/>
              <w:tab w:val="right" w:leader="dot" w:pos="9213"/>
            </w:tabs>
            <w:spacing w:before="83"/>
            <w:ind w:left="1042" w:hanging="542"/>
          </w:pPr>
          <w:hyperlink w:anchor="_bookmark12" w:history="1">
            <w:r>
              <w:t>Théorie</w:t>
            </w:r>
            <w:r>
              <w:rPr>
                <w:spacing w:val="46"/>
              </w:rPr>
              <w:t xml:space="preserve"> </w:t>
            </w:r>
            <w:r>
              <w:rPr>
                <w:spacing w:val="-2"/>
              </w:rPr>
              <w:t>dramaturgique</w:t>
            </w:r>
          </w:hyperlink>
          <w:r>
            <w:tab/>
          </w:r>
          <w:r>
            <w:rPr>
              <w:spacing w:val="-5"/>
            </w:rPr>
            <w:t>18</w:t>
          </w:r>
        </w:p>
        <w:p w14:paraId="43A5F6BA" w14:textId="77777777" w:rsidR="00C91026" w:rsidRDefault="00A75B0C">
          <w:pPr>
            <w:pStyle w:val="TM1"/>
            <w:numPr>
              <w:ilvl w:val="0"/>
              <w:numId w:val="5"/>
            </w:numPr>
            <w:tabs>
              <w:tab w:val="left" w:pos="500"/>
              <w:tab w:val="right" w:pos="9213"/>
            </w:tabs>
            <w:ind w:hanging="358"/>
          </w:pPr>
          <w:hyperlink w:anchor="_bookmark14" w:history="1">
            <w:r>
              <w:rPr>
                <w:spacing w:val="-2"/>
              </w:rPr>
              <w:t>Méthodologie</w:t>
            </w:r>
          </w:hyperlink>
          <w:r>
            <w:tab/>
          </w:r>
          <w:r>
            <w:rPr>
              <w:spacing w:val="-5"/>
            </w:rPr>
            <w:t>20</w:t>
          </w:r>
        </w:p>
        <w:p w14:paraId="50F71C5B" w14:textId="77777777" w:rsidR="00C91026" w:rsidRDefault="00A75B0C">
          <w:pPr>
            <w:pStyle w:val="TM2"/>
            <w:numPr>
              <w:ilvl w:val="1"/>
              <w:numId w:val="5"/>
            </w:numPr>
            <w:tabs>
              <w:tab w:val="left" w:pos="1050"/>
              <w:tab w:val="right" w:leader="dot" w:pos="9213"/>
            </w:tabs>
          </w:pPr>
          <w:hyperlink w:anchor="_bookmark17" w:history="1">
            <w:r>
              <w:rPr>
                <w:spacing w:val="-2"/>
              </w:rPr>
              <w:t>Données</w:t>
            </w:r>
          </w:hyperlink>
          <w:r>
            <w:tab/>
          </w:r>
          <w:r>
            <w:rPr>
              <w:spacing w:val="-5"/>
            </w:rPr>
            <w:t>23</w:t>
          </w:r>
        </w:p>
        <w:p w14:paraId="3307A048" w14:textId="77777777" w:rsidR="00C91026" w:rsidRDefault="00A75B0C">
          <w:pPr>
            <w:pStyle w:val="TM2"/>
            <w:numPr>
              <w:ilvl w:val="1"/>
              <w:numId w:val="5"/>
            </w:numPr>
            <w:tabs>
              <w:tab w:val="left" w:pos="1050"/>
              <w:tab w:val="right" w:leader="dot" w:pos="9213"/>
            </w:tabs>
            <w:spacing w:before="83"/>
          </w:pPr>
          <w:hyperlink w:anchor="_bookmark19" w:history="1">
            <w:r>
              <w:t>Sélection</w:t>
            </w:r>
            <w:r>
              <w:rPr>
                <w:spacing w:val="27"/>
              </w:rPr>
              <w:t xml:space="preserve"> </w:t>
            </w:r>
            <w:r>
              <w:t>de</w:t>
            </w:r>
            <w:r>
              <w:rPr>
                <w:spacing w:val="28"/>
              </w:rPr>
              <w:t xml:space="preserve"> </w:t>
            </w:r>
            <w:r>
              <w:rPr>
                <w:spacing w:val="-2"/>
              </w:rPr>
              <w:t>méthode</w:t>
            </w:r>
          </w:hyperlink>
          <w:r>
            <w:tab/>
          </w:r>
          <w:r>
            <w:rPr>
              <w:spacing w:val="-5"/>
            </w:rPr>
            <w:t>23</w:t>
          </w:r>
        </w:p>
        <w:p w14:paraId="469CC019" w14:textId="77777777" w:rsidR="00C91026" w:rsidRDefault="00A75B0C">
          <w:pPr>
            <w:pStyle w:val="TM3"/>
            <w:numPr>
              <w:ilvl w:val="2"/>
              <w:numId w:val="5"/>
            </w:numPr>
            <w:tabs>
              <w:tab w:val="left" w:pos="1815"/>
              <w:tab w:val="right" w:leader="dot" w:pos="9213"/>
            </w:tabs>
          </w:pPr>
          <w:hyperlink w:anchor="_bookmark20" w:history="1">
            <w:r>
              <w:t>Résultats</w:t>
            </w:r>
            <w:r>
              <w:rPr>
                <w:spacing w:val="57"/>
                <w:w w:val="150"/>
              </w:rPr>
              <w:t xml:space="preserve"> </w:t>
            </w:r>
            <w:r>
              <w:rPr>
                <w:spacing w:val="-2"/>
              </w:rPr>
              <w:t>multiméthodes</w:t>
            </w:r>
          </w:hyperlink>
          <w:r>
            <w:tab/>
          </w:r>
          <w:r>
            <w:rPr>
              <w:spacing w:val="-5"/>
            </w:rPr>
            <w:t>24</w:t>
          </w:r>
        </w:p>
        <w:p w14:paraId="0682660A" w14:textId="77777777" w:rsidR="00C91026" w:rsidRDefault="00A75B0C">
          <w:pPr>
            <w:pStyle w:val="TM3"/>
            <w:numPr>
              <w:ilvl w:val="2"/>
              <w:numId w:val="5"/>
            </w:numPr>
            <w:tabs>
              <w:tab w:val="left" w:pos="1815"/>
              <w:tab w:val="right" w:leader="dot" w:pos="9213"/>
            </w:tabs>
            <w:spacing w:before="83"/>
          </w:pPr>
          <w:hyperlink w:anchor="_bookmark22" w:history="1">
            <w:r>
              <w:rPr>
                <w:w w:val="110"/>
              </w:rPr>
              <w:t>Résultats</w:t>
            </w:r>
            <w:r>
              <w:rPr>
                <w:spacing w:val="-7"/>
                <w:w w:val="110"/>
              </w:rPr>
              <w:t xml:space="preserve"> </w:t>
            </w:r>
            <w:proofErr w:type="spellStart"/>
            <w:r>
              <w:rPr>
                <w:spacing w:val="-2"/>
                <w:w w:val="110"/>
              </w:rPr>
              <w:t>multitraits</w:t>
            </w:r>
            <w:proofErr w:type="spellEnd"/>
          </w:hyperlink>
          <w:r>
            <w:tab/>
          </w:r>
          <w:r>
            <w:rPr>
              <w:spacing w:val="-5"/>
              <w:w w:val="110"/>
            </w:rPr>
            <w:t>25</w:t>
          </w:r>
        </w:p>
        <w:p w14:paraId="539130C6" w14:textId="77777777" w:rsidR="00C91026" w:rsidRDefault="00A75B0C">
          <w:pPr>
            <w:pStyle w:val="TM1"/>
            <w:numPr>
              <w:ilvl w:val="0"/>
              <w:numId w:val="5"/>
            </w:numPr>
            <w:tabs>
              <w:tab w:val="left" w:pos="500"/>
              <w:tab w:val="right" w:pos="9213"/>
            </w:tabs>
            <w:ind w:hanging="358"/>
          </w:pPr>
          <w:hyperlink w:anchor="_bookmark24" w:history="1">
            <w:r>
              <w:rPr>
                <w:spacing w:val="-8"/>
              </w:rPr>
              <w:t>Comment</w:t>
            </w:r>
            <w:r>
              <w:rPr>
                <w:spacing w:val="4"/>
              </w:rPr>
              <w:t xml:space="preserve"> </w:t>
            </w:r>
            <w:r>
              <w:rPr>
                <w:spacing w:val="-8"/>
              </w:rPr>
              <w:t>les</w:t>
            </w:r>
            <w:r>
              <w:rPr>
                <w:spacing w:val="4"/>
              </w:rPr>
              <w:t xml:space="preserve"> </w:t>
            </w:r>
            <w:r>
              <w:rPr>
                <w:spacing w:val="-8"/>
              </w:rPr>
              <w:t>services</w:t>
            </w:r>
            <w:r>
              <w:rPr>
                <w:spacing w:val="5"/>
              </w:rPr>
              <w:t xml:space="preserve"> </w:t>
            </w:r>
            <w:r>
              <w:rPr>
                <w:spacing w:val="-8"/>
              </w:rPr>
              <w:t>publics</w:t>
            </w:r>
            <w:r>
              <w:rPr>
                <w:spacing w:val="4"/>
              </w:rPr>
              <w:t xml:space="preserve"> </w:t>
            </w:r>
            <w:r>
              <w:rPr>
                <w:spacing w:val="-8"/>
              </w:rPr>
              <w:t>génèrent</w:t>
            </w:r>
            <w:r>
              <w:rPr>
                <w:spacing w:val="4"/>
              </w:rPr>
              <w:t xml:space="preserve"> </w:t>
            </w:r>
            <w:r>
              <w:rPr>
                <w:spacing w:val="-8"/>
              </w:rPr>
              <w:t>des</w:t>
            </w:r>
            <w:r>
              <w:rPr>
                <w:spacing w:val="5"/>
              </w:rPr>
              <w:t xml:space="preserve"> </w:t>
            </w:r>
            <w:r>
              <w:rPr>
                <w:spacing w:val="-8"/>
              </w:rPr>
              <w:t>émotions</w:t>
            </w:r>
            <w:r>
              <w:rPr>
                <w:spacing w:val="4"/>
              </w:rPr>
              <w:t xml:space="preserve"> </w:t>
            </w:r>
            <w:r>
              <w:rPr>
                <w:spacing w:val="-8"/>
              </w:rPr>
              <w:t>chez</w:t>
            </w:r>
            <w:r>
              <w:rPr>
                <w:spacing w:val="5"/>
              </w:rPr>
              <w:t xml:space="preserve"> </w:t>
            </w:r>
            <w:r>
              <w:rPr>
                <w:spacing w:val="-8"/>
              </w:rPr>
              <w:t>les</w:t>
            </w:r>
            <w:r>
              <w:rPr>
                <w:spacing w:val="4"/>
              </w:rPr>
              <w:t xml:space="preserve"> </w:t>
            </w:r>
            <w:r>
              <w:rPr>
                <w:spacing w:val="-8"/>
              </w:rPr>
              <w:t>usagers</w:t>
            </w:r>
          </w:hyperlink>
          <w:r>
            <w:tab/>
          </w:r>
          <w:r>
            <w:rPr>
              <w:spacing w:val="-5"/>
            </w:rPr>
            <w:t>27</w:t>
          </w:r>
        </w:p>
        <w:p w14:paraId="0408FD0A" w14:textId="77777777" w:rsidR="00C91026" w:rsidRDefault="00A75B0C">
          <w:pPr>
            <w:pStyle w:val="TM2"/>
            <w:numPr>
              <w:ilvl w:val="1"/>
              <w:numId w:val="5"/>
            </w:numPr>
            <w:tabs>
              <w:tab w:val="left" w:pos="1050"/>
              <w:tab w:val="right" w:leader="dot" w:pos="9213"/>
            </w:tabs>
          </w:pPr>
          <w:hyperlink w:anchor="_bookmark25" w:history="1">
            <w:r>
              <w:t>Les</w:t>
            </w:r>
            <w:r>
              <w:rPr>
                <w:spacing w:val="25"/>
              </w:rPr>
              <w:t xml:space="preserve"> </w:t>
            </w:r>
            <w:r>
              <w:t>différents</w:t>
            </w:r>
            <w:r>
              <w:rPr>
                <w:spacing w:val="25"/>
              </w:rPr>
              <w:t xml:space="preserve"> </w:t>
            </w:r>
            <w:r>
              <w:t>profils</w:t>
            </w:r>
            <w:r>
              <w:rPr>
                <w:spacing w:val="25"/>
              </w:rPr>
              <w:t xml:space="preserve"> </w:t>
            </w:r>
            <w:r>
              <w:t>émotionnels</w:t>
            </w:r>
            <w:r>
              <w:rPr>
                <w:spacing w:val="25"/>
              </w:rPr>
              <w:t xml:space="preserve"> </w:t>
            </w:r>
            <w:r>
              <w:t>des</w:t>
            </w:r>
            <w:r>
              <w:rPr>
                <w:spacing w:val="25"/>
              </w:rPr>
              <w:t xml:space="preserve"> </w:t>
            </w:r>
            <w:r>
              <w:rPr>
                <w:spacing w:val="-2"/>
              </w:rPr>
              <w:t>usagers</w:t>
            </w:r>
          </w:hyperlink>
          <w:r>
            <w:tab/>
          </w:r>
          <w:r>
            <w:rPr>
              <w:spacing w:val="-5"/>
            </w:rPr>
            <w:t>27</w:t>
          </w:r>
        </w:p>
        <w:p w14:paraId="67E02BB1" w14:textId="77777777" w:rsidR="00C91026" w:rsidRDefault="00A75B0C">
          <w:pPr>
            <w:pStyle w:val="TM2"/>
            <w:numPr>
              <w:ilvl w:val="1"/>
              <w:numId w:val="5"/>
            </w:numPr>
            <w:tabs>
              <w:tab w:val="left" w:pos="1050"/>
              <w:tab w:val="right" w:leader="dot" w:pos="9213"/>
            </w:tabs>
            <w:spacing w:before="83"/>
          </w:pPr>
          <w:hyperlink w:anchor="_bookmark26" w:history="1">
            <w:r>
              <w:t>Les</w:t>
            </w:r>
            <w:r>
              <w:rPr>
                <w:spacing w:val="10"/>
              </w:rPr>
              <w:t xml:space="preserve"> </w:t>
            </w:r>
            <w:r>
              <w:rPr>
                <w:spacing w:val="-2"/>
              </w:rPr>
              <w:t>services</w:t>
            </w:r>
          </w:hyperlink>
          <w:r>
            <w:tab/>
          </w:r>
          <w:r>
            <w:rPr>
              <w:spacing w:val="-5"/>
            </w:rPr>
            <w:t>27</w:t>
          </w:r>
        </w:p>
        <w:p w14:paraId="1DF914F2" w14:textId="77777777" w:rsidR="00C91026" w:rsidRDefault="00A75B0C">
          <w:pPr>
            <w:pStyle w:val="TM2"/>
            <w:numPr>
              <w:ilvl w:val="1"/>
              <w:numId w:val="5"/>
            </w:numPr>
            <w:tabs>
              <w:tab w:val="left" w:pos="1050"/>
              <w:tab w:val="right" w:leader="dot" w:pos="9213"/>
            </w:tabs>
          </w:pPr>
          <w:hyperlink w:anchor="_bookmark27" w:history="1">
            <w:r>
              <w:t>Les</w:t>
            </w:r>
            <w:r>
              <w:rPr>
                <w:spacing w:val="10"/>
              </w:rPr>
              <w:t xml:space="preserve"> </w:t>
            </w:r>
            <w:r>
              <w:rPr>
                <w:spacing w:val="-2"/>
              </w:rPr>
              <w:t>sujets</w:t>
            </w:r>
          </w:hyperlink>
          <w:r>
            <w:tab/>
          </w:r>
          <w:r>
            <w:rPr>
              <w:spacing w:val="-5"/>
            </w:rPr>
            <w:t>27</w:t>
          </w:r>
        </w:p>
        <w:p w14:paraId="77A5541D" w14:textId="77777777" w:rsidR="00C91026" w:rsidRDefault="00A75B0C">
          <w:pPr>
            <w:pStyle w:val="TM2"/>
            <w:numPr>
              <w:ilvl w:val="1"/>
              <w:numId w:val="5"/>
            </w:numPr>
            <w:tabs>
              <w:tab w:val="left" w:pos="1050"/>
              <w:tab w:val="right" w:leader="dot" w:pos="9213"/>
            </w:tabs>
            <w:spacing w:before="83"/>
          </w:pPr>
          <w:hyperlink w:anchor="_bookmark28" w:history="1">
            <w:r>
              <w:t>Les</w:t>
            </w:r>
            <w:r>
              <w:rPr>
                <w:spacing w:val="10"/>
              </w:rPr>
              <w:t xml:space="preserve"> </w:t>
            </w:r>
            <w:r>
              <w:rPr>
                <w:spacing w:val="-2"/>
              </w:rPr>
              <w:t>problèmes</w:t>
            </w:r>
          </w:hyperlink>
          <w:r>
            <w:tab/>
          </w:r>
          <w:r>
            <w:rPr>
              <w:spacing w:val="-5"/>
            </w:rPr>
            <w:t>27</w:t>
          </w:r>
        </w:p>
        <w:p w14:paraId="1C98D253" w14:textId="77777777" w:rsidR="00C91026" w:rsidRDefault="00A75B0C">
          <w:pPr>
            <w:pStyle w:val="TM1"/>
            <w:numPr>
              <w:ilvl w:val="0"/>
              <w:numId w:val="5"/>
            </w:numPr>
            <w:tabs>
              <w:tab w:val="left" w:pos="500"/>
              <w:tab w:val="right" w:pos="9213"/>
            </w:tabs>
            <w:spacing w:before="326"/>
            <w:ind w:hanging="358"/>
          </w:pPr>
          <w:hyperlink w:anchor="_bookmark29" w:history="1">
            <w:r>
              <w:rPr>
                <w:spacing w:val="-6"/>
              </w:rPr>
              <w:t>L’expression</w:t>
            </w:r>
            <w:r>
              <w:rPr>
                <w:spacing w:val="-2"/>
              </w:rPr>
              <w:t xml:space="preserve"> </w:t>
            </w:r>
            <w:r>
              <w:rPr>
                <w:spacing w:val="-6"/>
              </w:rPr>
              <w:t>des</w:t>
            </w:r>
            <w:r>
              <w:rPr>
                <w:spacing w:val="-2"/>
              </w:rPr>
              <w:t xml:space="preserve"> </w:t>
            </w:r>
            <w:r>
              <w:rPr>
                <w:spacing w:val="-6"/>
              </w:rPr>
              <w:t>émotions</w:t>
            </w:r>
            <w:r>
              <w:rPr>
                <w:spacing w:val="-1"/>
              </w:rPr>
              <w:t xml:space="preserve"> </w:t>
            </w:r>
            <w:r>
              <w:rPr>
                <w:spacing w:val="-6"/>
              </w:rPr>
              <w:t>:</w:t>
            </w:r>
            <w:r>
              <w:rPr>
                <w:spacing w:val="-2"/>
              </w:rPr>
              <w:t xml:space="preserve"> </w:t>
            </w:r>
            <w:r>
              <w:rPr>
                <w:spacing w:val="-6"/>
              </w:rPr>
              <w:t>le</w:t>
            </w:r>
            <w:r>
              <w:rPr>
                <w:spacing w:val="-1"/>
              </w:rPr>
              <w:t xml:space="preserve"> </w:t>
            </w:r>
            <w:r>
              <w:rPr>
                <w:spacing w:val="-6"/>
              </w:rPr>
              <w:t>rôle</w:t>
            </w:r>
            <w:r>
              <w:rPr>
                <w:spacing w:val="-2"/>
              </w:rPr>
              <w:t xml:space="preserve"> </w:t>
            </w:r>
            <w:r>
              <w:rPr>
                <w:spacing w:val="-6"/>
              </w:rPr>
              <w:t>que</w:t>
            </w:r>
            <w:r>
              <w:rPr>
                <w:spacing w:val="-2"/>
              </w:rPr>
              <w:t xml:space="preserve"> </w:t>
            </w:r>
            <w:r>
              <w:rPr>
                <w:spacing w:val="-6"/>
              </w:rPr>
              <w:t>l’on</w:t>
            </w:r>
            <w:r>
              <w:rPr>
                <w:spacing w:val="-1"/>
              </w:rPr>
              <w:t xml:space="preserve"> </w:t>
            </w:r>
            <w:r>
              <w:rPr>
                <w:spacing w:val="-6"/>
              </w:rPr>
              <w:t>se</w:t>
            </w:r>
            <w:r>
              <w:rPr>
                <w:spacing w:val="-2"/>
              </w:rPr>
              <w:t xml:space="preserve"> </w:t>
            </w:r>
            <w:r>
              <w:rPr>
                <w:spacing w:val="-6"/>
              </w:rPr>
              <w:t>donne</w:t>
            </w:r>
            <w:r>
              <w:rPr>
                <w:spacing w:val="-1"/>
              </w:rPr>
              <w:t xml:space="preserve"> </w:t>
            </w:r>
            <w:r>
              <w:rPr>
                <w:spacing w:val="-6"/>
              </w:rPr>
              <w:t>(temporaire)</w:t>
            </w:r>
          </w:hyperlink>
          <w:r>
            <w:tab/>
          </w:r>
          <w:r>
            <w:rPr>
              <w:spacing w:val="-5"/>
            </w:rPr>
            <w:t>28</w:t>
          </w:r>
        </w:p>
        <w:p w14:paraId="2DC9824F" w14:textId="77777777" w:rsidR="00C91026" w:rsidRDefault="00A75B0C">
          <w:pPr>
            <w:pStyle w:val="TM1"/>
            <w:numPr>
              <w:ilvl w:val="0"/>
              <w:numId w:val="5"/>
            </w:numPr>
            <w:tabs>
              <w:tab w:val="left" w:pos="500"/>
              <w:tab w:val="right" w:pos="9213"/>
            </w:tabs>
            <w:ind w:hanging="358"/>
          </w:pPr>
          <w:hyperlink w:anchor="_bookmark30" w:history="1">
            <w:r>
              <w:rPr>
                <w:spacing w:val="-4"/>
              </w:rPr>
              <w:t>L’importance de</w:t>
            </w:r>
            <w:r>
              <w:rPr>
                <w:spacing w:val="-3"/>
              </w:rPr>
              <w:t xml:space="preserve"> </w:t>
            </w:r>
            <w:r>
              <w:rPr>
                <w:spacing w:val="-4"/>
              </w:rPr>
              <w:t>l’injustice</w:t>
            </w:r>
            <w:r>
              <w:rPr>
                <w:spacing w:val="-3"/>
              </w:rPr>
              <w:t xml:space="preserve"> </w:t>
            </w:r>
            <w:r>
              <w:rPr>
                <w:spacing w:val="-4"/>
              </w:rPr>
              <w:t>:</w:t>
            </w:r>
            <w:r>
              <w:rPr>
                <w:spacing w:val="-3"/>
              </w:rPr>
              <w:t xml:space="preserve"> </w:t>
            </w:r>
            <w:r>
              <w:rPr>
                <w:spacing w:val="-4"/>
              </w:rPr>
              <w:t>acquis</w:t>
            </w:r>
            <w:r>
              <w:rPr>
                <w:spacing w:val="-3"/>
              </w:rPr>
              <w:t xml:space="preserve"> </w:t>
            </w:r>
            <w:r>
              <w:rPr>
                <w:spacing w:val="-4"/>
              </w:rPr>
              <w:t>vs</w:t>
            </w:r>
            <w:r>
              <w:rPr>
                <w:spacing w:val="-3"/>
              </w:rPr>
              <w:t xml:space="preserve"> </w:t>
            </w:r>
            <w:r>
              <w:rPr>
                <w:spacing w:val="-4"/>
              </w:rPr>
              <w:t>demandes</w:t>
            </w:r>
          </w:hyperlink>
          <w:r>
            <w:tab/>
          </w:r>
          <w:r>
            <w:rPr>
              <w:spacing w:val="-5"/>
            </w:rPr>
            <w:t>29</w:t>
          </w:r>
        </w:p>
      </w:sdtContent>
    </w:sdt>
    <w:p w14:paraId="2698E778" w14:textId="77777777" w:rsidR="00C91026" w:rsidRDefault="00C91026">
      <w:pPr>
        <w:pStyle w:val="TM1"/>
        <w:sectPr w:rsidR="00C91026">
          <w:footerReference w:type="default" r:id="rId7"/>
          <w:pgSz w:w="11910" w:h="16840"/>
          <w:pgMar w:top="1920" w:right="1133" w:bottom="1080" w:left="1275" w:header="0" w:footer="889" w:gutter="0"/>
          <w:pgNumType w:start="1"/>
          <w:cols w:space="720"/>
        </w:sectPr>
      </w:pPr>
    </w:p>
    <w:p w14:paraId="52F4A71B" w14:textId="77777777" w:rsidR="00C91026" w:rsidRDefault="00C91026">
      <w:pPr>
        <w:pStyle w:val="Corpsdetexte"/>
        <w:rPr>
          <w:rFonts w:ascii="Georgia"/>
          <w:b/>
          <w:sz w:val="49"/>
        </w:rPr>
      </w:pPr>
    </w:p>
    <w:p w14:paraId="0EBB9FB6" w14:textId="77777777" w:rsidR="00C91026" w:rsidRDefault="00C91026">
      <w:pPr>
        <w:pStyle w:val="Corpsdetexte"/>
        <w:spacing w:before="85"/>
        <w:rPr>
          <w:rFonts w:ascii="Georgia"/>
          <w:b/>
          <w:sz w:val="49"/>
        </w:rPr>
      </w:pPr>
    </w:p>
    <w:p w14:paraId="4EEAC7FB" w14:textId="77777777" w:rsidR="00C91026" w:rsidRDefault="00A75B0C">
      <w:pPr>
        <w:spacing w:line="573" w:lineRule="auto"/>
        <w:ind w:left="142" w:right="6034"/>
        <w:rPr>
          <w:rFonts w:ascii="Georgia"/>
          <w:b/>
          <w:sz w:val="49"/>
        </w:rPr>
      </w:pPr>
      <w:bookmarkStart w:id="0" w:name="Introduction"/>
      <w:bookmarkStart w:id="1" w:name="_bookmark0"/>
      <w:bookmarkEnd w:id="0"/>
      <w:bookmarkEnd w:id="1"/>
      <w:r>
        <w:rPr>
          <w:rFonts w:ascii="Georgia"/>
          <w:b/>
          <w:sz w:val="49"/>
        </w:rPr>
        <w:t xml:space="preserve">Chapitre 1 </w:t>
      </w:r>
      <w:r>
        <w:rPr>
          <w:rFonts w:ascii="Georgia"/>
          <w:b/>
          <w:spacing w:val="-2"/>
          <w:w w:val="90"/>
          <w:sz w:val="49"/>
        </w:rPr>
        <w:t>Introduction</w:t>
      </w:r>
    </w:p>
    <w:p w14:paraId="2006D13C" w14:textId="77777777" w:rsidR="00C91026" w:rsidRDefault="00A75B0C">
      <w:pPr>
        <w:pStyle w:val="Titre1"/>
        <w:numPr>
          <w:ilvl w:val="1"/>
          <w:numId w:val="4"/>
        </w:numPr>
        <w:tabs>
          <w:tab w:val="left" w:pos="982"/>
        </w:tabs>
        <w:spacing w:before="340"/>
      </w:pPr>
      <w:bookmarkStart w:id="2" w:name="La_relation_client_:_le_cas_général"/>
      <w:bookmarkStart w:id="3" w:name="_bookmark1"/>
      <w:bookmarkEnd w:id="2"/>
      <w:bookmarkEnd w:id="3"/>
      <w:r>
        <w:rPr>
          <w:spacing w:val="-2"/>
        </w:rPr>
        <w:t>La</w:t>
      </w:r>
      <w:r>
        <w:rPr>
          <w:spacing w:val="2"/>
        </w:rPr>
        <w:t xml:space="preserve"> </w:t>
      </w:r>
      <w:r>
        <w:rPr>
          <w:spacing w:val="-2"/>
        </w:rPr>
        <w:t>relation</w:t>
      </w:r>
      <w:r>
        <w:rPr>
          <w:spacing w:val="2"/>
        </w:rPr>
        <w:t xml:space="preserve"> </w:t>
      </w:r>
      <w:r>
        <w:rPr>
          <w:spacing w:val="-2"/>
        </w:rPr>
        <w:t>client</w:t>
      </w:r>
      <w:r>
        <w:rPr>
          <w:spacing w:val="2"/>
        </w:rPr>
        <w:t xml:space="preserve"> </w:t>
      </w:r>
      <w:r>
        <w:rPr>
          <w:spacing w:val="-2"/>
        </w:rPr>
        <w:t>:</w:t>
      </w:r>
      <w:r>
        <w:rPr>
          <w:spacing w:val="2"/>
        </w:rPr>
        <w:t xml:space="preserve"> </w:t>
      </w:r>
      <w:r>
        <w:rPr>
          <w:spacing w:val="-2"/>
        </w:rPr>
        <w:t>le</w:t>
      </w:r>
      <w:r>
        <w:rPr>
          <w:spacing w:val="2"/>
        </w:rPr>
        <w:t xml:space="preserve"> </w:t>
      </w:r>
      <w:r>
        <w:rPr>
          <w:spacing w:val="-2"/>
        </w:rPr>
        <w:t>cas</w:t>
      </w:r>
      <w:r>
        <w:rPr>
          <w:spacing w:val="2"/>
        </w:rPr>
        <w:t xml:space="preserve"> </w:t>
      </w:r>
      <w:r>
        <w:rPr>
          <w:spacing w:val="-2"/>
        </w:rPr>
        <w:t>général</w:t>
      </w:r>
    </w:p>
    <w:p w14:paraId="4095B799" w14:textId="77777777" w:rsidR="00C91026" w:rsidRDefault="00C91026">
      <w:pPr>
        <w:pStyle w:val="Corpsdetexte"/>
        <w:spacing w:before="143"/>
        <w:rPr>
          <w:rFonts w:ascii="Georgia"/>
          <w:b/>
          <w:sz w:val="34"/>
        </w:rPr>
      </w:pPr>
    </w:p>
    <w:p w14:paraId="4AB14964" w14:textId="77777777" w:rsidR="00C91026" w:rsidRDefault="00A75B0C">
      <w:pPr>
        <w:pStyle w:val="Titre3"/>
        <w:tabs>
          <w:tab w:val="left" w:pos="5191"/>
        </w:tabs>
        <w:spacing w:before="1"/>
        <w:rPr>
          <w:rFonts w:ascii="Times New Roman" w:hAnsi="Times New Roman"/>
          <w:b w:val="0"/>
        </w:rPr>
      </w:pPr>
      <w:commentRangeStart w:id="4"/>
      <w:r>
        <w:rPr>
          <w:spacing w:val="-8"/>
        </w:rPr>
        <w:t>Émergence</w:t>
      </w:r>
      <w:r>
        <w:rPr>
          <w:spacing w:val="2"/>
        </w:rPr>
        <w:t xml:space="preserve"> </w:t>
      </w:r>
      <w:r>
        <w:rPr>
          <w:spacing w:val="-8"/>
        </w:rPr>
        <w:t>de</w:t>
      </w:r>
      <w:r>
        <w:rPr>
          <w:spacing w:val="3"/>
        </w:rPr>
        <w:t xml:space="preserve"> </w:t>
      </w:r>
      <w:r>
        <w:rPr>
          <w:spacing w:val="-8"/>
        </w:rPr>
        <w:t>l’économie</w:t>
      </w:r>
      <w:r>
        <w:rPr>
          <w:spacing w:val="2"/>
        </w:rPr>
        <w:t xml:space="preserve"> </w:t>
      </w:r>
      <w:r>
        <w:rPr>
          <w:spacing w:val="-8"/>
        </w:rPr>
        <w:t>de</w:t>
      </w:r>
      <w:r>
        <w:rPr>
          <w:spacing w:val="3"/>
        </w:rPr>
        <w:t xml:space="preserve"> </w:t>
      </w:r>
      <w:r>
        <w:rPr>
          <w:spacing w:val="-8"/>
        </w:rPr>
        <w:t>l’expérience</w:t>
      </w:r>
      <w:r>
        <w:tab/>
      </w:r>
      <w:r>
        <w:rPr>
          <w:rFonts w:ascii="Times New Roman" w:hAnsi="Times New Roman"/>
          <w:b w:val="0"/>
          <w:spacing w:val="-10"/>
        </w:rPr>
        <w:t>A</w:t>
      </w:r>
    </w:p>
    <w:p w14:paraId="0E594EE2" w14:textId="77777777" w:rsidR="00C91026" w:rsidRDefault="00A75B0C">
      <w:pPr>
        <w:pStyle w:val="Corpsdetexte"/>
        <w:spacing w:before="273" w:line="312" w:lineRule="auto"/>
        <w:ind w:left="142" w:right="243" w:firstLine="398"/>
        <w:jc w:val="both"/>
      </w:pPr>
      <w:r>
        <w:rPr>
          <w:w w:val="105"/>
        </w:rPr>
        <w:t>Le</w:t>
      </w:r>
      <w:r>
        <w:rPr>
          <w:spacing w:val="-16"/>
          <w:w w:val="105"/>
        </w:rPr>
        <w:t xml:space="preserve"> </w:t>
      </w:r>
      <w:r>
        <w:rPr>
          <w:w w:val="105"/>
        </w:rPr>
        <w:t>passage</w:t>
      </w:r>
      <w:r>
        <w:rPr>
          <w:spacing w:val="-16"/>
          <w:w w:val="105"/>
        </w:rPr>
        <w:t xml:space="preserve"> </w:t>
      </w:r>
      <w:r>
        <w:rPr>
          <w:w w:val="105"/>
        </w:rPr>
        <w:t>de</w:t>
      </w:r>
      <w:r>
        <w:rPr>
          <w:spacing w:val="-16"/>
          <w:w w:val="105"/>
        </w:rPr>
        <w:t xml:space="preserve"> </w:t>
      </w:r>
      <w:r>
        <w:rPr>
          <w:w w:val="105"/>
        </w:rPr>
        <w:t>l’ère</w:t>
      </w:r>
      <w:r>
        <w:rPr>
          <w:spacing w:val="-15"/>
          <w:w w:val="105"/>
        </w:rPr>
        <w:t xml:space="preserve"> </w:t>
      </w:r>
      <w:r>
        <w:rPr>
          <w:w w:val="105"/>
        </w:rPr>
        <w:t>industrielle</w:t>
      </w:r>
      <w:r>
        <w:rPr>
          <w:spacing w:val="-16"/>
          <w:w w:val="105"/>
        </w:rPr>
        <w:t xml:space="preserve"> </w:t>
      </w:r>
      <w:r>
        <w:rPr>
          <w:w w:val="105"/>
        </w:rPr>
        <w:t>à</w:t>
      </w:r>
      <w:r>
        <w:rPr>
          <w:spacing w:val="-16"/>
          <w:w w:val="105"/>
        </w:rPr>
        <w:t xml:space="preserve"> </w:t>
      </w:r>
      <w:r>
        <w:rPr>
          <w:w w:val="105"/>
        </w:rPr>
        <w:t>l’ère</w:t>
      </w:r>
      <w:r>
        <w:rPr>
          <w:spacing w:val="-16"/>
          <w:w w:val="105"/>
        </w:rPr>
        <w:t xml:space="preserve"> </w:t>
      </w:r>
      <w:r>
        <w:rPr>
          <w:w w:val="105"/>
        </w:rPr>
        <w:t>informationnelle</w:t>
      </w:r>
      <w:r>
        <w:rPr>
          <w:spacing w:val="-15"/>
          <w:w w:val="105"/>
        </w:rPr>
        <w:t xml:space="preserve"> </w:t>
      </w:r>
      <w:r>
        <w:rPr>
          <w:w w:val="105"/>
        </w:rPr>
        <w:t>a</w:t>
      </w:r>
      <w:r>
        <w:rPr>
          <w:spacing w:val="-16"/>
          <w:w w:val="105"/>
        </w:rPr>
        <w:t xml:space="preserve"> </w:t>
      </w:r>
      <w:r>
        <w:rPr>
          <w:w w:val="105"/>
        </w:rPr>
        <w:t>entraîné</w:t>
      </w:r>
      <w:r>
        <w:rPr>
          <w:spacing w:val="-16"/>
          <w:w w:val="105"/>
        </w:rPr>
        <w:t xml:space="preserve"> </w:t>
      </w:r>
      <w:r>
        <w:rPr>
          <w:w w:val="105"/>
        </w:rPr>
        <w:t>l’émergence</w:t>
      </w:r>
      <w:r>
        <w:rPr>
          <w:spacing w:val="-16"/>
          <w:w w:val="105"/>
        </w:rPr>
        <w:t xml:space="preserve"> </w:t>
      </w:r>
      <w:r>
        <w:rPr>
          <w:w w:val="105"/>
        </w:rPr>
        <w:t>de</w:t>
      </w:r>
      <w:r>
        <w:rPr>
          <w:spacing w:val="-15"/>
          <w:w w:val="105"/>
        </w:rPr>
        <w:t xml:space="preserve"> </w:t>
      </w:r>
      <w:r>
        <w:rPr>
          <w:w w:val="105"/>
        </w:rPr>
        <w:t>l’économie de l’expérience, un terme introduit par Pine et Gilmore (</w:t>
      </w:r>
      <w:hyperlink w:anchor="_bookmark117" w:history="1">
        <w:r>
          <w:rPr>
            <w:w w:val="105"/>
          </w:rPr>
          <w:t>1999</w:t>
        </w:r>
      </w:hyperlink>
      <w:r>
        <w:rPr>
          <w:w w:val="105"/>
        </w:rPr>
        <w:t>) pour décrire l’étape succédant</w:t>
      </w:r>
      <w:r>
        <w:rPr>
          <w:spacing w:val="-11"/>
          <w:w w:val="105"/>
        </w:rPr>
        <w:t xml:space="preserve"> </w:t>
      </w:r>
      <w:r>
        <w:rPr>
          <w:w w:val="105"/>
        </w:rPr>
        <w:t>à</w:t>
      </w:r>
      <w:r>
        <w:rPr>
          <w:spacing w:val="-11"/>
          <w:w w:val="105"/>
        </w:rPr>
        <w:t xml:space="preserve"> </w:t>
      </w:r>
      <w:r>
        <w:rPr>
          <w:w w:val="105"/>
        </w:rPr>
        <w:t>l’économie</w:t>
      </w:r>
      <w:r>
        <w:rPr>
          <w:spacing w:val="-11"/>
          <w:w w:val="105"/>
        </w:rPr>
        <w:t xml:space="preserve"> </w:t>
      </w:r>
      <w:r>
        <w:rPr>
          <w:w w:val="105"/>
        </w:rPr>
        <w:t>de</w:t>
      </w:r>
      <w:r>
        <w:rPr>
          <w:spacing w:val="-11"/>
          <w:w w:val="105"/>
        </w:rPr>
        <w:t xml:space="preserve"> </w:t>
      </w:r>
      <w:r>
        <w:rPr>
          <w:w w:val="105"/>
        </w:rPr>
        <w:t>services.</w:t>
      </w:r>
      <w:r>
        <w:rPr>
          <w:spacing w:val="-11"/>
          <w:w w:val="105"/>
        </w:rPr>
        <w:t xml:space="preserve"> </w:t>
      </w:r>
      <w:r>
        <w:rPr>
          <w:w w:val="105"/>
        </w:rPr>
        <w:t>L’économie</w:t>
      </w:r>
      <w:r>
        <w:rPr>
          <w:spacing w:val="-11"/>
          <w:w w:val="105"/>
        </w:rPr>
        <w:t xml:space="preserve"> </w:t>
      </w:r>
      <w:r>
        <w:rPr>
          <w:w w:val="105"/>
        </w:rPr>
        <w:t>de</w:t>
      </w:r>
      <w:r>
        <w:rPr>
          <w:spacing w:val="-11"/>
          <w:w w:val="105"/>
        </w:rPr>
        <w:t xml:space="preserve"> </w:t>
      </w:r>
      <w:r>
        <w:rPr>
          <w:w w:val="105"/>
        </w:rPr>
        <w:t>l’expérience</w:t>
      </w:r>
      <w:r>
        <w:rPr>
          <w:spacing w:val="-11"/>
          <w:w w:val="105"/>
        </w:rPr>
        <w:t xml:space="preserve"> </w:t>
      </w:r>
      <w:r>
        <w:rPr>
          <w:w w:val="105"/>
        </w:rPr>
        <w:t>ne</w:t>
      </w:r>
      <w:r>
        <w:rPr>
          <w:spacing w:val="-11"/>
          <w:w w:val="105"/>
        </w:rPr>
        <w:t xml:space="preserve"> </w:t>
      </w:r>
      <w:r>
        <w:rPr>
          <w:w w:val="105"/>
        </w:rPr>
        <w:t>se</w:t>
      </w:r>
      <w:r>
        <w:rPr>
          <w:spacing w:val="-11"/>
          <w:w w:val="105"/>
        </w:rPr>
        <w:t xml:space="preserve"> </w:t>
      </w:r>
      <w:r>
        <w:rPr>
          <w:w w:val="105"/>
        </w:rPr>
        <w:t>limite</w:t>
      </w:r>
      <w:r>
        <w:rPr>
          <w:spacing w:val="-11"/>
          <w:w w:val="105"/>
        </w:rPr>
        <w:t xml:space="preserve"> </w:t>
      </w:r>
      <w:r>
        <w:rPr>
          <w:w w:val="105"/>
        </w:rPr>
        <w:t>plus</w:t>
      </w:r>
      <w:r>
        <w:rPr>
          <w:spacing w:val="-11"/>
          <w:w w:val="105"/>
        </w:rPr>
        <w:t xml:space="preserve"> </w:t>
      </w:r>
      <w:r>
        <w:rPr>
          <w:w w:val="105"/>
        </w:rPr>
        <w:t>à</w:t>
      </w:r>
      <w:r>
        <w:rPr>
          <w:spacing w:val="-11"/>
          <w:w w:val="105"/>
        </w:rPr>
        <w:t xml:space="preserve"> </w:t>
      </w:r>
      <w:r>
        <w:rPr>
          <w:w w:val="105"/>
        </w:rPr>
        <w:t>la</w:t>
      </w:r>
      <w:r>
        <w:rPr>
          <w:spacing w:val="-11"/>
          <w:w w:val="105"/>
        </w:rPr>
        <w:t xml:space="preserve"> </w:t>
      </w:r>
      <w:r>
        <w:rPr>
          <w:w w:val="105"/>
        </w:rPr>
        <w:t>vente de services intangibles</w:t>
      </w:r>
      <w:r>
        <w:rPr>
          <w:spacing w:val="-16"/>
          <w:w w:val="105"/>
        </w:rPr>
        <w:t xml:space="preserve"> </w:t>
      </w:r>
      <w:r>
        <w:rPr>
          <w:w w:val="105"/>
        </w:rPr>
        <w:t>; elle se concentre sur l’offre d’une expérience mémorable. Selon Pine et Gilmore (</w:t>
      </w:r>
      <w:hyperlink w:anchor="_bookmark117" w:history="1">
        <w:r>
          <w:rPr>
            <w:w w:val="105"/>
          </w:rPr>
          <w:t>1999</w:t>
        </w:r>
      </w:hyperlink>
      <w:r>
        <w:rPr>
          <w:w w:val="105"/>
        </w:rPr>
        <w:t>), cette nouvelle approche de la transaction économique permet de se différencier de ses concurrents, d’augmenter ses prix, de renouveler constamment son produit a moindre effort et de créer une valeur continue dans le temps pour le consom</w:t>
      </w:r>
      <w:r>
        <w:rPr>
          <w:spacing w:val="-2"/>
          <w:w w:val="105"/>
        </w:rPr>
        <w:t>mateur.</w:t>
      </w:r>
    </w:p>
    <w:p w14:paraId="1333E781" w14:textId="77777777" w:rsidR="00C91026" w:rsidRDefault="00C91026">
      <w:pPr>
        <w:pStyle w:val="Corpsdetexte"/>
        <w:spacing w:before="248"/>
      </w:pPr>
    </w:p>
    <w:p w14:paraId="49450A91" w14:textId="77777777" w:rsidR="00C91026" w:rsidRDefault="00A75B0C">
      <w:pPr>
        <w:pStyle w:val="Titre3"/>
        <w:tabs>
          <w:tab w:val="left" w:pos="4049"/>
        </w:tabs>
        <w:rPr>
          <w:rFonts w:ascii="Times New Roman" w:hAnsi="Times New Roman"/>
          <w:b w:val="0"/>
        </w:rPr>
      </w:pPr>
      <w:r>
        <w:rPr>
          <w:spacing w:val="-6"/>
        </w:rPr>
        <w:t>L’expérience</w:t>
      </w:r>
      <w:r>
        <w:rPr>
          <w:spacing w:val="-2"/>
        </w:rPr>
        <w:t xml:space="preserve"> </w:t>
      </w:r>
      <w:r>
        <w:rPr>
          <w:spacing w:val="-6"/>
        </w:rPr>
        <w:t>dans</w:t>
      </w:r>
      <w:r>
        <w:rPr>
          <w:spacing w:val="-2"/>
        </w:rPr>
        <w:t xml:space="preserve"> </w:t>
      </w:r>
      <w:r>
        <w:rPr>
          <w:spacing w:val="-6"/>
        </w:rPr>
        <w:t>le</w:t>
      </w:r>
      <w:r>
        <w:rPr>
          <w:spacing w:val="-1"/>
        </w:rPr>
        <w:t xml:space="preserve"> </w:t>
      </w:r>
      <w:r>
        <w:rPr>
          <w:spacing w:val="-6"/>
        </w:rPr>
        <w:t>marketing</w:t>
      </w:r>
      <w:r>
        <w:tab/>
      </w:r>
      <w:r>
        <w:rPr>
          <w:rFonts w:ascii="Times New Roman" w:hAnsi="Times New Roman"/>
          <w:b w:val="0"/>
          <w:spacing w:val="-10"/>
        </w:rPr>
        <w:t>B</w:t>
      </w:r>
    </w:p>
    <w:p w14:paraId="78B33A2F" w14:textId="77777777" w:rsidR="00C91026" w:rsidRDefault="00A75B0C">
      <w:pPr>
        <w:pStyle w:val="Corpsdetexte"/>
        <w:spacing w:before="273" w:line="312" w:lineRule="auto"/>
        <w:ind w:left="136" w:right="243" w:firstLine="404"/>
        <w:jc w:val="both"/>
      </w:pPr>
      <w:r>
        <w:rPr>
          <w:w w:val="105"/>
        </w:rPr>
        <w:t xml:space="preserve">Cette prise en compte de l’expérience des consommateurs </w:t>
      </w:r>
      <w:commentRangeEnd w:id="4"/>
      <w:r>
        <w:rPr>
          <w:rStyle w:val="Marquedecommentaire"/>
        </w:rPr>
        <w:commentReference w:id="4"/>
      </w:r>
      <w:r>
        <w:rPr>
          <w:w w:val="105"/>
        </w:rPr>
        <w:t>a donné lieu à une trans- formation profonde des approches marketing, que B. Schmitt (</w:t>
      </w:r>
      <w:hyperlink w:anchor="_bookmark130" w:history="1">
        <w:r>
          <w:rPr>
            <w:w w:val="105"/>
          </w:rPr>
          <w:t>1999</w:t>
        </w:r>
      </w:hyperlink>
      <w:r>
        <w:rPr>
          <w:w w:val="105"/>
        </w:rPr>
        <w:t>) décrit comme la transition d’un marketing traditionnel à un marketing expérientiel. Le marketing traditionnel</w:t>
      </w:r>
      <w:r>
        <w:rPr>
          <w:spacing w:val="31"/>
          <w:w w:val="105"/>
        </w:rPr>
        <w:t xml:space="preserve"> </w:t>
      </w:r>
      <w:r>
        <w:rPr>
          <w:w w:val="105"/>
        </w:rPr>
        <w:t>repose</w:t>
      </w:r>
      <w:r>
        <w:rPr>
          <w:spacing w:val="31"/>
          <w:w w:val="105"/>
        </w:rPr>
        <w:t xml:space="preserve"> </w:t>
      </w:r>
      <w:r>
        <w:rPr>
          <w:w w:val="105"/>
        </w:rPr>
        <w:t>sur</w:t>
      </w:r>
      <w:r>
        <w:rPr>
          <w:spacing w:val="31"/>
          <w:w w:val="105"/>
        </w:rPr>
        <w:t xml:space="preserve"> </w:t>
      </w:r>
      <w:r>
        <w:rPr>
          <w:w w:val="105"/>
        </w:rPr>
        <w:t>les</w:t>
      </w:r>
      <w:r>
        <w:rPr>
          <w:spacing w:val="31"/>
          <w:w w:val="105"/>
        </w:rPr>
        <w:t xml:space="preserve"> </w:t>
      </w:r>
      <w:r>
        <w:rPr>
          <w:w w:val="105"/>
        </w:rPr>
        <w:t>spécificités</w:t>
      </w:r>
      <w:r>
        <w:rPr>
          <w:spacing w:val="31"/>
          <w:w w:val="105"/>
        </w:rPr>
        <w:t xml:space="preserve"> </w:t>
      </w:r>
      <w:r>
        <w:rPr>
          <w:w w:val="105"/>
        </w:rPr>
        <w:t>du</w:t>
      </w:r>
      <w:r>
        <w:rPr>
          <w:spacing w:val="31"/>
          <w:w w:val="105"/>
        </w:rPr>
        <w:t xml:space="preserve"> </w:t>
      </w:r>
      <w:r>
        <w:rPr>
          <w:w w:val="105"/>
        </w:rPr>
        <w:t>produit</w:t>
      </w:r>
      <w:r>
        <w:rPr>
          <w:spacing w:val="31"/>
          <w:w w:val="105"/>
        </w:rPr>
        <w:t xml:space="preserve"> </w:t>
      </w:r>
      <w:r>
        <w:rPr>
          <w:w w:val="105"/>
        </w:rPr>
        <w:t>et</w:t>
      </w:r>
      <w:r>
        <w:rPr>
          <w:spacing w:val="31"/>
          <w:w w:val="105"/>
        </w:rPr>
        <w:t xml:space="preserve"> </w:t>
      </w:r>
      <w:r>
        <w:rPr>
          <w:w w:val="105"/>
        </w:rPr>
        <w:t>des</w:t>
      </w:r>
      <w:r>
        <w:rPr>
          <w:spacing w:val="31"/>
          <w:w w:val="105"/>
        </w:rPr>
        <w:t xml:space="preserve"> </w:t>
      </w:r>
      <w:r>
        <w:rPr>
          <w:w w:val="105"/>
        </w:rPr>
        <w:t>catégories</w:t>
      </w:r>
      <w:r>
        <w:rPr>
          <w:spacing w:val="31"/>
          <w:w w:val="105"/>
        </w:rPr>
        <w:t xml:space="preserve"> </w:t>
      </w:r>
      <w:r>
        <w:rPr>
          <w:w w:val="105"/>
        </w:rPr>
        <w:t>de</w:t>
      </w:r>
      <w:r>
        <w:rPr>
          <w:spacing w:val="31"/>
          <w:w w:val="105"/>
        </w:rPr>
        <w:t xml:space="preserve"> </w:t>
      </w:r>
      <w:r>
        <w:rPr>
          <w:w w:val="105"/>
        </w:rPr>
        <w:t>produit,</w:t>
      </w:r>
      <w:r>
        <w:rPr>
          <w:spacing w:val="31"/>
          <w:w w:val="105"/>
        </w:rPr>
        <w:t xml:space="preserve"> </w:t>
      </w:r>
      <w:r>
        <w:rPr>
          <w:w w:val="105"/>
        </w:rPr>
        <w:t>de</w:t>
      </w:r>
      <w:r>
        <w:rPr>
          <w:spacing w:val="31"/>
          <w:w w:val="105"/>
        </w:rPr>
        <w:t xml:space="preserve"> </w:t>
      </w:r>
      <w:r>
        <w:rPr>
          <w:w w:val="105"/>
        </w:rPr>
        <w:t>secteur</w:t>
      </w:r>
      <w:r>
        <w:rPr>
          <w:spacing w:val="31"/>
          <w:w w:val="105"/>
        </w:rPr>
        <w:t xml:space="preserve"> </w:t>
      </w:r>
      <w:r>
        <w:rPr>
          <w:w w:val="105"/>
        </w:rPr>
        <w:t>et de concurrents précis</w:t>
      </w:r>
      <w:r>
        <w:rPr>
          <w:spacing w:val="-16"/>
          <w:w w:val="105"/>
        </w:rPr>
        <w:t xml:space="preserve"> </w:t>
      </w:r>
      <w:r>
        <w:rPr>
          <w:w w:val="105"/>
        </w:rPr>
        <w:t>; il considère les clients comme rationnels et réfléchis et il utilise principalement des méthodes quantitatives et analytiques. À l’inverse, le marketing expérientiel est centré autour de l’expérience du client</w:t>
      </w:r>
      <w:r>
        <w:rPr>
          <w:spacing w:val="-16"/>
          <w:w w:val="105"/>
        </w:rPr>
        <w:t xml:space="preserve"> </w:t>
      </w:r>
      <w:r>
        <w:rPr>
          <w:w w:val="105"/>
        </w:rPr>
        <w:t>; il approche la consommation comme une</w:t>
      </w:r>
      <w:r>
        <w:rPr>
          <w:spacing w:val="-7"/>
          <w:w w:val="105"/>
        </w:rPr>
        <w:t xml:space="preserve"> </w:t>
      </w:r>
      <w:r>
        <w:rPr>
          <w:w w:val="105"/>
        </w:rPr>
        <w:t>expérience holistique</w:t>
      </w:r>
      <w:r>
        <w:rPr>
          <w:spacing w:val="-16"/>
          <w:w w:val="105"/>
        </w:rPr>
        <w:t xml:space="preserve"> </w:t>
      </w:r>
      <w:r>
        <w:rPr>
          <w:w w:val="105"/>
        </w:rPr>
        <w:t xml:space="preserve">; considère les clients comme des êtres simultanément rationnels et émotionnels et enfin le marketing expérientiel s’appuie sur des méthodes diverses et </w:t>
      </w:r>
      <w:r>
        <w:rPr>
          <w:spacing w:val="-2"/>
          <w:w w:val="105"/>
        </w:rPr>
        <w:t>variées.</w:t>
      </w:r>
    </w:p>
    <w:p w14:paraId="0ECC114B" w14:textId="77777777" w:rsidR="00C91026" w:rsidRDefault="00C91026">
      <w:pPr>
        <w:pStyle w:val="Corpsdetexte"/>
        <w:spacing w:line="312" w:lineRule="auto"/>
        <w:jc w:val="both"/>
        <w:sectPr w:rsidR="00C91026">
          <w:pgSz w:w="11910" w:h="16840"/>
          <w:pgMar w:top="1920" w:right="1133" w:bottom="1080" w:left="1275" w:header="0" w:footer="889" w:gutter="0"/>
          <w:cols w:space="720"/>
        </w:sectPr>
      </w:pPr>
    </w:p>
    <w:p w14:paraId="45C0133B" w14:textId="77777777" w:rsidR="00C91026" w:rsidRDefault="00A75B0C">
      <w:pPr>
        <w:pStyle w:val="Titre3"/>
        <w:tabs>
          <w:tab w:val="left" w:pos="4858"/>
        </w:tabs>
        <w:spacing w:before="134"/>
        <w:rPr>
          <w:rFonts w:ascii="Times New Roman" w:hAnsi="Times New Roman"/>
          <w:b w:val="0"/>
        </w:rPr>
      </w:pPr>
      <w:r>
        <w:rPr>
          <w:spacing w:val="-6"/>
        </w:rPr>
        <w:lastRenderedPageBreak/>
        <w:t>Prise</w:t>
      </w:r>
      <w:r>
        <w:rPr>
          <w:spacing w:val="3"/>
        </w:rPr>
        <w:t xml:space="preserve"> </w:t>
      </w:r>
      <w:r>
        <w:rPr>
          <w:spacing w:val="-6"/>
        </w:rPr>
        <w:t>en</w:t>
      </w:r>
      <w:r>
        <w:rPr>
          <w:spacing w:val="3"/>
        </w:rPr>
        <w:t xml:space="preserve"> </w:t>
      </w:r>
      <w:r>
        <w:rPr>
          <w:spacing w:val="-6"/>
        </w:rPr>
        <w:t>compte</w:t>
      </w:r>
      <w:r>
        <w:rPr>
          <w:spacing w:val="3"/>
        </w:rPr>
        <w:t xml:space="preserve"> </w:t>
      </w:r>
      <w:r>
        <w:rPr>
          <w:spacing w:val="-6"/>
        </w:rPr>
        <w:t>de</w:t>
      </w:r>
      <w:r>
        <w:rPr>
          <w:spacing w:val="4"/>
        </w:rPr>
        <w:t xml:space="preserve"> </w:t>
      </w:r>
      <w:r>
        <w:rPr>
          <w:spacing w:val="-6"/>
        </w:rPr>
        <w:t>l’expérience</w:t>
      </w:r>
      <w:r>
        <w:rPr>
          <w:spacing w:val="3"/>
        </w:rPr>
        <w:t xml:space="preserve"> </w:t>
      </w:r>
      <w:r>
        <w:rPr>
          <w:spacing w:val="-6"/>
        </w:rPr>
        <w:t>client</w:t>
      </w:r>
      <w:r>
        <w:tab/>
      </w:r>
      <w:r>
        <w:rPr>
          <w:rFonts w:ascii="Times New Roman" w:hAnsi="Times New Roman"/>
          <w:b w:val="0"/>
          <w:spacing w:val="-10"/>
        </w:rPr>
        <w:t>C</w:t>
      </w:r>
    </w:p>
    <w:p w14:paraId="74AEA5FB" w14:textId="77777777" w:rsidR="00C91026" w:rsidRDefault="00A75B0C">
      <w:pPr>
        <w:pStyle w:val="Corpsdetexte"/>
        <w:spacing w:before="273" w:line="312" w:lineRule="auto"/>
        <w:ind w:left="142" w:right="243" w:firstLine="398"/>
        <w:jc w:val="both"/>
      </w:pPr>
      <w:commentRangeStart w:id="5"/>
      <w:r>
        <w:t>L’idée</w:t>
      </w:r>
      <w:r>
        <w:rPr>
          <w:spacing w:val="40"/>
        </w:rPr>
        <w:t xml:space="preserve"> </w:t>
      </w:r>
      <w:r>
        <w:t>selon</w:t>
      </w:r>
      <w:r>
        <w:rPr>
          <w:spacing w:val="40"/>
        </w:rPr>
        <w:t xml:space="preserve"> </w:t>
      </w:r>
      <w:r>
        <w:t>laquelle</w:t>
      </w:r>
      <w:r>
        <w:rPr>
          <w:spacing w:val="40"/>
        </w:rPr>
        <w:t xml:space="preserve"> </w:t>
      </w:r>
      <w:r>
        <w:t>les</w:t>
      </w:r>
      <w:r>
        <w:rPr>
          <w:spacing w:val="40"/>
        </w:rPr>
        <w:t xml:space="preserve"> </w:t>
      </w:r>
      <w:r>
        <w:t>consommateurs</w:t>
      </w:r>
      <w:r>
        <w:rPr>
          <w:spacing w:val="40"/>
        </w:rPr>
        <w:t xml:space="preserve"> </w:t>
      </w:r>
      <w:r>
        <w:t>recherchent</w:t>
      </w:r>
      <w:r>
        <w:rPr>
          <w:spacing w:val="40"/>
        </w:rPr>
        <w:t xml:space="preserve"> </w:t>
      </w:r>
      <w:r>
        <w:t>des</w:t>
      </w:r>
      <w:r>
        <w:rPr>
          <w:spacing w:val="40"/>
        </w:rPr>
        <w:t xml:space="preserve"> </w:t>
      </w:r>
      <w:r>
        <w:t>expériences</w:t>
      </w:r>
      <w:r>
        <w:rPr>
          <w:spacing w:val="40"/>
        </w:rPr>
        <w:t xml:space="preserve"> </w:t>
      </w:r>
      <w:r>
        <w:t>plutôt</w:t>
      </w:r>
      <w:r>
        <w:rPr>
          <w:spacing w:val="40"/>
        </w:rPr>
        <w:t xml:space="preserve"> </w:t>
      </w:r>
      <w:r>
        <w:t>que</w:t>
      </w:r>
      <w:r>
        <w:rPr>
          <w:spacing w:val="40"/>
        </w:rPr>
        <w:t xml:space="preserve"> </w:t>
      </w:r>
      <w:r>
        <w:t xml:space="preserve">des biens et services apparaît dès les années 1950 (Abbott, </w:t>
      </w:r>
      <w:hyperlink w:anchor="_bookmark31" w:history="1">
        <w:r>
          <w:t>1955</w:t>
        </w:r>
      </w:hyperlink>
      <w:r>
        <w:rPr>
          <w:spacing w:val="-11"/>
        </w:rPr>
        <w:t xml:space="preserve"> </w:t>
      </w:r>
      <w:r>
        <w:t xml:space="preserve">; </w:t>
      </w:r>
      <w:proofErr w:type="spellStart"/>
      <w:r>
        <w:t>Alderson</w:t>
      </w:r>
      <w:proofErr w:type="spellEnd"/>
      <w:r>
        <w:t xml:space="preserve">, </w:t>
      </w:r>
      <w:hyperlink w:anchor="_bookmark32" w:history="1">
        <w:r>
          <w:t>1957</w:t>
        </w:r>
      </w:hyperlink>
      <w:r>
        <w:rPr>
          <w:spacing w:val="-11"/>
        </w:rPr>
        <w:t xml:space="preserve"> </w:t>
      </w:r>
      <w:r>
        <w:t xml:space="preserve">; Gardner &amp; Levy, </w:t>
      </w:r>
      <w:hyperlink w:anchor="_bookmark65" w:history="1">
        <w:r>
          <w:t>1955</w:t>
        </w:r>
      </w:hyperlink>
      <w:r>
        <w:rPr>
          <w:spacing w:val="-15"/>
        </w:rPr>
        <w:t xml:space="preserve"> </w:t>
      </w:r>
      <w:r>
        <w:t xml:space="preserve">; Levy, </w:t>
      </w:r>
      <w:hyperlink w:anchor="_bookmark91" w:history="1">
        <w:r>
          <w:t>1959</w:t>
        </w:r>
      </w:hyperlink>
      <w:r>
        <w:t xml:space="preserve">). </w:t>
      </w:r>
      <w:commentRangeEnd w:id="5"/>
      <w:r>
        <w:rPr>
          <w:rStyle w:val="Marquedecommentaire"/>
        </w:rPr>
        <w:commentReference w:id="5"/>
      </w:r>
      <w:r>
        <w:t xml:space="preserve">Dans les années 1980, cette idée est reprise pour défendre l’importance d’adopter une perspective plus large des comportements individuels incluant, notamment l’expérience de l’usager (Fennell, </w:t>
      </w:r>
      <w:hyperlink w:anchor="_bookmark63" w:history="1">
        <w:r>
          <w:t>1985</w:t>
        </w:r>
      </w:hyperlink>
      <w:r>
        <w:rPr>
          <w:spacing w:val="-15"/>
        </w:rPr>
        <w:t xml:space="preserve"> </w:t>
      </w:r>
      <w:r>
        <w:t xml:space="preserve">; E. C. Hirschman &amp; Holbrook, </w:t>
      </w:r>
      <w:hyperlink w:anchor="_bookmark74" w:history="1">
        <w:r>
          <w:t>1982</w:t>
        </w:r>
      </w:hyperlink>
      <w:r>
        <w:rPr>
          <w:spacing w:val="-15"/>
        </w:rPr>
        <w:t xml:space="preserve"> </w:t>
      </w:r>
      <w:r>
        <w:t xml:space="preserve">; Holbrook &amp; Hirschman, </w:t>
      </w:r>
      <w:hyperlink w:anchor="_bookmark75" w:history="1">
        <w:r>
          <w:t>1982</w:t>
        </w:r>
      </w:hyperlink>
      <w:r>
        <w:rPr>
          <w:spacing w:val="-13"/>
        </w:rPr>
        <w:t xml:space="preserve"> </w:t>
      </w:r>
      <w:r>
        <w:t xml:space="preserve">; Thompson et al., </w:t>
      </w:r>
      <w:hyperlink w:anchor="_bookmark137" w:history="1">
        <w:r>
          <w:t>1989</w:t>
        </w:r>
      </w:hyperlink>
      <w:r>
        <w:t>). Aujourd’hui, l’importance de l’expérience client est solidement établie à la fois dans la recherche académique et dans les pratiques</w:t>
      </w:r>
      <w:r>
        <w:rPr>
          <w:spacing w:val="40"/>
        </w:rPr>
        <w:t xml:space="preserve"> </w:t>
      </w:r>
      <w:r>
        <w:t>professionnelles</w:t>
      </w:r>
      <w:r>
        <w:rPr>
          <w:spacing w:val="40"/>
        </w:rPr>
        <w:t xml:space="preserve"> </w:t>
      </w:r>
      <w:r>
        <w:t>(</w:t>
      </w:r>
      <w:proofErr w:type="spellStart"/>
      <w:r>
        <w:t>Arkadan</w:t>
      </w:r>
      <w:proofErr w:type="spellEnd"/>
      <w:r>
        <w:rPr>
          <w:spacing w:val="40"/>
        </w:rPr>
        <w:t xml:space="preserve"> </w:t>
      </w:r>
      <w:r>
        <w:t>et</w:t>
      </w:r>
      <w:r>
        <w:rPr>
          <w:spacing w:val="40"/>
        </w:rPr>
        <w:t xml:space="preserve"> </w:t>
      </w:r>
      <w:r>
        <w:t>al.,</w:t>
      </w:r>
      <w:r>
        <w:rPr>
          <w:spacing w:val="40"/>
        </w:rPr>
        <w:t xml:space="preserve"> </w:t>
      </w:r>
      <w:hyperlink w:anchor="_bookmark34" w:history="1">
        <w:r>
          <w:t>2024</w:t>
        </w:r>
      </w:hyperlink>
      <w:r>
        <w:rPr>
          <w:spacing w:val="-6"/>
        </w:rPr>
        <w:t xml:space="preserve"> </w:t>
      </w:r>
      <w:r>
        <w:t>;</w:t>
      </w:r>
      <w:r>
        <w:rPr>
          <w:spacing w:val="40"/>
        </w:rPr>
        <w:t xml:space="preserve"> </w:t>
      </w:r>
      <w:proofErr w:type="spellStart"/>
      <w:r>
        <w:t>Balo</w:t>
      </w:r>
      <w:proofErr w:type="spellEnd"/>
      <w:r>
        <w:rPr>
          <w:spacing w:val="40"/>
        </w:rPr>
        <w:t xml:space="preserve"> </w:t>
      </w:r>
      <w:r>
        <w:t>et</w:t>
      </w:r>
      <w:r>
        <w:rPr>
          <w:spacing w:val="40"/>
        </w:rPr>
        <w:t xml:space="preserve"> </w:t>
      </w:r>
      <w:r>
        <w:t>al.,</w:t>
      </w:r>
      <w:r>
        <w:rPr>
          <w:spacing w:val="40"/>
        </w:rPr>
        <w:t xml:space="preserve"> </w:t>
      </w:r>
      <w:hyperlink w:anchor="_bookmark37" w:history="1">
        <w:r>
          <w:t>2025</w:t>
        </w:r>
      </w:hyperlink>
      <w:r>
        <w:rPr>
          <w:spacing w:val="-6"/>
        </w:rPr>
        <w:t xml:space="preserve"> </w:t>
      </w:r>
      <w:r>
        <w:t>;</w:t>
      </w:r>
      <w:r>
        <w:rPr>
          <w:spacing w:val="40"/>
        </w:rPr>
        <w:t xml:space="preserve"> </w:t>
      </w:r>
      <w:proofErr w:type="spellStart"/>
      <w:r>
        <w:t>Meehan</w:t>
      </w:r>
      <w:proofErr w:type="spellEnd"/>
      <w:r>
        <w:t>,</w:t>
      </w:r>
      <w:r>
        <w:rPr>
          <w:spacing w:val="40"/>
        </w:rPr>
        <w:t xml:space="preserve"> </w:t>
      </w:r>
      <w:hyperlink w:anchor="_bookmark101" w:history="1">
        <w:r>
          <w:t>2024</w:t>
        </w:r>
      </w:hyperlink>
      <w:r>
        <w:t>).</w:t>
      </w:r>
    </w:p>
    <w:p w14:paraId="6B228F6F" w14:textId="77777777" w:rsidR="00C91026" w:rsidRDefault="00C91026">
      <w:pPr>
        <w:pStyle w:val="Corpsdetexte"/>
        <w:spacing w:before="249"/>
      </w:pPr>
    </w:p>
    <w:p w14:paraId="27E57BE7" w14:textId="77777777" w:rsidR="00C91026" w:rsidRDefault="00A75B0C">
      <w:pPr>
        <w:pStyle w:val="Titre3"/>
        <w:tabs>
          <w:tab w:val="left" w:pos="3970"/>
        </w:tabs>
        <w:rPr>
          <w:rFonts w:ascii="Times New Roman" w:hAnsi="Times New Roman"/>
          <w:b w:val="0"/>
        </w:rPr>
      </w:pPr>
      <w:r>
        <w:rPr>
          <w:w w:val="90"/>
        </w:rPr>
        <w:t>Définition</w:t>
      </w:r>
      <w:r>
        <w:rPr>
          <w:spacing w:val="42"/>
        </w:rPr>
        <w:t xml:space="preserve"> </w:t>
      </w:r>
      <w:r>
        <w:rPr>
          <w:w w:val="90"/>
        </w:rPr>
        <w:t>de</w:t>
      </w:r>
      <w:r>
        <w:rPr>
          <w:spacing w:val="43"/>
        </w:rPr>
        <w:t xml:space="preserve"> </w:t>
      </w:r>
      <w:r>
        <w:rPr>
          <w:w w:val="90"/>
        </w:rPr>
        <w:t>expérience</w:t>
      </w:r>
      <w:r>
        <w:rPr>
          <w:spacing w:val="42"/>
        </w:rPr>
        <w:t xml:space="preserve"> </w:t>
      </w:r>
      <w:r>
        <w:rPr>
          <w:spacing w:val="-2"/>
          <w:w w:val="90"/>
        </w:rPr>
        <w:t>client</w:t>
      </w:r>
      <w:r>
        <w:tab/>
      </w:r>
      <w:r>
        <w:rPr>
          <w:rFonts w:ascii="Times New Roman" w:hAnsi="Times New Roman"/>
          <w:b w:val="0"/>
          <w:spacing w:val="-10"/>
        </w:rPr>
        <w:t>D</w:t>
      </w:r>
    </w:p>
    <w:p w14:paraId="29CF1A05" w14:textId="77777777" w:rsidR="00C91026" w:rsidRDefault="00A75B0C">
      <w:pPr>
        <w:pStyle w:val="Corpsdetexte"/>
        <w:spacing w:before="273" w:line="309" w:lineRule="auto"/>
        <w:ind w:left="115" w:right="237" w:firstLine="425"/>
        <w:jc w:val="both"/>
      </w:pPr>
      <w:commentRangeStart w:id="6"/>
      <w:r>
        <w:rPr>
          <w:w w:val="105"/>
        </w:rPr>
        <w:t>Il</w:t>
      </w:r>
      <w:r>
        <w:rPr>
          <w:spacing w:val="-12"/>
          <w:w w:val="105"/>
        </w:rPr>
        <w:t xml:space="preserve"> </w:t>
      </w:r>
      <w:r>
        <w:rPr>
          <w:w w:val="105"/>
        </w:rPr>
        <w:t>existe</w:t>
      </w:r>
      <w:r>
        <w:rPr>
          <w:spacing w:val="-12"/>
          <w:w w:val="105"/>
        </w:rPr>
        <w:t xml:space="preserve"> </w:t>
      </w:r>
      <w:r>
        <w:rPr>
          <w:w w:val="105"/>
        </w:rPr>
        <w:t>plusieurs</w:t>
      </w:r>
      <w:r>
        <w:rPr>
          <w:spacing w:val="-12"/>
          <w:w w:val="105"/>
        </w:rPr>
        <w:t xml:space="preserve"> </w:t>
      </w:r>
      <w:r>
        <w:rPr>
          <w:w w:val="105"/>
        </w:rPr>
        <w:t>définitions</w:t>
      </w:r>
      <w:r>
        <w:rPr>
          <w:spacing w:val="-12"/>
          <w:w w:val="105"/>
        </w:rPr>
        <w:t xml:space="preserve"> </w:t>
      </w:r>
      <w:r>
        <w:rPr>
          <w:w w:val="105"/>
        </w:rPr>
        <w:t>de</w:t>
      </w:r>
      <w:r>
        <w:rPr>
          <w:spacing w:val="-12"/>
          <w:w w:val="105"/>
        </w:rPr>
        <w:t xml:space="preserve"> </w:t>
      </w:r>
      <w:r>
        <w:rPr>
          <w:w w:val="105"/>
        </w:rPr>
        <w:t>ce</w:t>
      </w:r>
      <w:r>
        <w:rPr>
          <w:spacing w:val="-12"/>
          <w:w w:val="105"/>
        </w:rPr>
        <w:t xml:space="preserve"> </w:t>
      </w:r>
      <w:r>
        <w:rPr>
          <w:w w:val="105"/>
        </w:rPr>
        <w:t>qu’est</w:t>
      </w:r>
      <w:r>
        <w:rPr>
          <w:spacing w:val="-12"/>
          <w:w w:val="105"/>
        </w:rPr>
        <w:t xml:space="preserve"> </w:t>
      </w:r>
      <w:r>
        <w:rPr>
          <w:w w:val="105"/>
        </w:rPr>
        <w:t>l’expérience</w:t>
      </w:r>
      <w:r>
        <w:rPr>
          <w:spacing w:val="-12"/>
          <w:w w:val="105"/>
        </w:rPr>
        <w:t xml:space="preserve"> </w:t>
      </w:r>
      <w:r>
        <w:rPr>
          <w:w w:val="105"/>
        </w:rPr>
        <w:t>client,</w:t>
      </w:r>
      <w:r>
        <w:rPr>
          <w:spacing w:val="-12"/>
          <w:w w:val="105"/>
        </w:rPr>
        <w:t xml:space="preserve"> </w:t>
      </w:r>
      <w:r>
        <w:rPr>
          <w:w w:val="105"/>
        </w:rPr>
        <w:t>Lemon</w:t>
      </w:r>
      <w:r>
        <w:rPr>
          <w:spacing w:val="-12"/>
          <w:w w:val="105"/>
        </w:rPr>
        <w:t xml:space="preserve"> </w:t>
      </w:r>
      <w:r>
        <w:rPr>
          <w:w w:val="105"/>
        </w:rPr>
        <w:t>et</w:t>
      </w:r>
      <w:r>
        <w:rPr>
          <w:spacing w:val="-12"/>
          <w:w w:val="105"/>
        </w:rPr>
        <w:t xml:space="preserve"> </w:t>
      </w:r>
      <w:proofErr w:type="spellStart"/>
      <w:r>
        <w:rPr>
          <w:w w:val="105"/>
        </w:rPr>
        <w:t>Verhoef</w:t>
      </w:r>
      <w:proofErr w:type="spellEnd"/>
      <w:r>
        <w:rPr>
          <w:spacing w:val="-12"/>
          <w:w w:val="105"/>
        </w:rPr>
        <w:t xml:space="preserve"> </w:t>
      </w:r>
      <w:r>
        <w:rPr>
          <w:w w:val="105"/>
        </w:rPr>
        <w:t>(</w:t>
      </w:r>
      <w:hyperlink w:anchor="_bookmark90" w:history="1">
        <w:r>
          <w:rPr>
            <w:w w:val="105"/>
          </w:rPr>
          <w:t>2016</w:t>
        </w:r>
      </w:hyperlink>
      <w:r>
        <w:rPr>
          <w:w w:val="105"/>
        </w:rPr>
        <w:t>) sélectionnent</w:t>
      </w:r>
      <w:r>
        <w:rPr>
          <w:spacing w:val="-3"/>
          <w:w w:val="105"/>
        </w:rPr>
        <w:t xml:space="preserve"> </w:t>
      </w:r>
      <w:r>
        <w:rPr>
          <w:w w:val="105"/>
        </w:rPr>
        <w:t>les</w:t>
      </w:r>
      <w:r>
        <w:rPr>
          <w:spacing w:val="-3"/>
          <w:w w:val="105"/>
        </w:rPr>
        <w:t xml:space="preserve"> </w:t>
      </w:r>
      <w:r>
        <w:rPr>
          <w:w w:val="105"/>
        </w:rPr>
        <w:t>principales.</w:t>
      </w:r>
      <w:r>
        <w:rPr>
          <w:spacing w:val="-3"/>
          <w:w w:val="105"/>
        </w:rPr>
        <w:t xml:space="preserve"> </w:t>
      </w:r>
      <w:r>
        <w:rPr>
          <w:w w:val="105"/>
        </w:rPr>
        <w:t>Celles-ci</w:t>
      </w:r>
      <w:r>
        <w:rPr>
          <w:spacing w:val="-3"/>
          <w:w w:val="105"/>
        </w:rPr>
        <w:t xml:space="preserve"> </w:t>
      </w:r>
      <w:r>
        <w:rPr>
          <w:w w:val="105"/>
        </w:rPr>
        <w:t>convergent</w:t>
      </w:r>
      <w:r>
        <w:rPr>
          <w:spacing w:val="-3"/>
          <w:w w:val="105"/>
        </w:rPr>
        <w:t xml:space="preserve"> </w:t>
      </w:r>
      <w:r>
        <w:rPr>
          <w:w w:val="105"/>
        </w:rPr>
        <w:t>vers</w:t>
      </w:r>
      <w:r>
        <w:rPr>
          <w:spacing w:val="-3"/>
          <w:w w:val="105"/>
        </w:rPr>
        <w:t xml:space="preserve"> </w:t>
      </w:r>
      <w:r>
        <w:rPr>
          <w:w w:val="105"/>
        </w:rPr>
        <w:t>une</w:t>
      </w:r>
      <w:r>
        <w:rPr>
          <w:spacing w:val="-3"/>
          <w:w w:val="105"/>
        </w:rPr>
        <w:t xml:space="preserve"> </w:t>
      </w:r>
      <w:r>
        <w:rPr>
          <w:w w:val="105"/>
        </w:rPr>
        <w:t>définition</w:t>
      </w:r>
      <w:r>
        <w:rPr>
          <w:spacing w:val="-3"/>
          <w:w w:val="105"/>
        </w:rPr>
        <w:t xml:space="preserve"> </w:t>
      </w:r>
      <w:r>
        <w:rPr>
          <w:w w:val="105"/>
        </w:rPr>
        <w:t>multidimensionnelle et holistique du phénomène. Les dimensions spécifiques prises en compte diffèrent d’une définition à l’autre, cependant le cœur reste majoritairement semblable. B. Schmitt (</w:t>
      </w:r>
      <w:hyperlink w:anchor="_bookmark130" w:history="1">
        <w:r>
          <w:rPr>
            <w:w w:val="105"/>
          </w:rPr>
          <w:t>1999</w:t>
        </w:r>
      </w:hyperlink>
      <w:r>
        <w:rPr>
          <w:w w:val="105"/>
        </w:rPr>
        <w:t xml:space="preserve">) propose une première structuration en identifiant cinq types d’expériences : sensorielles, affectives, cognitives, physiques et sociales. </w:t>
      </w:r>
      <w:proofErr w:type="spellStart"/>
      <w:r>
        <w:rPr>
          <w:w w:val="105"/>
        </w:rPr>
        <w:t>Verhoef</w:t>
      </w:r>
      <w:proofErr w:type="spellEnd"/>
      <w:r>
        <w:rPr>
          <w:w w:val="105"/>
        </w:rPr>
        <w:t xml:space="preserve"> et al. (</w:t>
      </w:r>
      <w:hyperlink w:anchor="_bookmark139" w:history="1">
        <w:r>
          <w:rPr>
            <w:w w:val="105"/>
          </w:rPr>
          <w:t>2009</w:t>
        </w:r>
      </w:hyperlink>
      <w:r>
        <w:rPr>
          <w:w w:val="105"/>
        </w:rPr>
        <w:t>) définissent l’expérience client de manière similaire avec les dimensions cognitives, affectives, physiques, sociales et y ajoutent la dimension émotionnelle</w:t>
      </w:r>
      <w:commentRangeEnd w:id="6"/>
      <w:r>
        <w:rPr>
          <w:rStyle w:val="Marquedecommentaire"/>
        </w:rPr>
        <w:commentReference w:id="6"/>
      </w:r>
      <w:r>
        <w:rPr>
          <w:w w:val="105"/>
        </w:rPr>
        <w:t xml:space="preserve">. Les dimensions affectives et émotionnelles se distinguent par leur temporalité, une émotion est de court terme. Dans le domaine des marques, </w:t>
      </w:r>
      <w:proofErr w:type="spellStart"/>
      <w:r>
        <w:rPr>
          <w:w w:val="105"/>
        </w:rPr>
        <w:t>Brakus</w:t>
      </w:r>
      <w:proofErr w:type="spellEnd"/>
      <w:r>
        <w:rPr>
          <w:w w:val="105"/>
        </w:rPr>
        <w:t xml:space="preserve"> et al. (</w:t>
      </w:r>
      <w:hyperlink w:anchor="_bookmark43" w:history="1">
        <w:r>
          <w:rPr>
            <w:w w:val="105"/>
          </w:rPr>
          <w:t>2009</w:t>
        </w:r>
      </w:hyperlink>
      <w:r>
        <w:rPr>
          <w:w w:val="105"/>
        </w:rPr>
        <w:t xml:space="preserve">) distinguent les différentes dimensions internes au consommateur et subjectives — sensations, émotions et cognitives — de la dimension comporte- mentale. D’autres travaux mettent en avant la diversité de ces expériences en les reliant, par exemple, aux composantes du </w:t>
      </w:r>
      <w:proofErr w:type="spellStart"/>
      <w:r>
        <w:rPr>
          <w:rFonts w:ascii="Palatino Linotype" w:hAnsi="Palatino Linotype"/>
          <w:i/>
          <w:w w:val="105"/>
        </w:rPr>
        <w:t>retail</w:t>
      </w:r>
      <w:proofErr w:type="spellEnd"/>
      <w:r>
        <w:rPr>
          <w:rFonts w:ascii="Palatino Linotype" w:hAnsi="Palatino Linotype"/>
          <w:i/>
          <w:w w:val="105"/>
        </w:rPr>
        <w:t xml:space="preserve"> mix </w:t>
      </w:r>
      <w:r>
        <w:rPr>
          <w:w w:val="105"/>
        </w:rPr>
        <w:t>(</w:t>
      </w:r>
      <w:proofErr w:type="spellStart"/>
      <w:r>
        <w:rPr>
          <w:w w:val="105"/>
        </w:rPr>
        <w:t>Grewal</w:t>
      </w:r>
      <w:proofErr w:type="spellEnd"/>
      <w:r>
        <w:rPr>
          <w:w w:val="105"/>
        </w:rPr>
        <w:t xml:space="preserve"> et al., </w:t>
      </w:r>
      <w:hyperlink w:anchor="_bookmark68" w:history="1">
        <w:r>
          <w:rPr>
            <w:w w:val="105"/>
          </w:rPr>
          <w:t>2009</w:t>
        </w:r>
      </w:hyperlink>
      <w:r>
        <w:rPr>
          <w:w w:val="105"/>
        </w:rPr>
        <w:t xml:space="preserve">). Enfin, De Keyser et al. </w:t>
      </w:r>
      <w:r>
        <w:rPr>
          <w:spacing w:val="-2"/>
          <w:w w:val="105"/>
        </w:rPr>
        <w:t>(</w:t>
      </w:r>
      <w:hyperlink w:anchor="_bookmark56" w:history="1">
        <w:r>
          <w:rPr>
            <w:spacing w:val="-2"/>
            <w:w w:val="105"/>
          </w:rPr>
          <w:t>2015</w:t>
        </w:r>
      </w:hyperlink>
      <w:r>
        <w:rPr>
          <w:spacing w:val="-2"/>
          <w:w w:val="105"/>
        </w:rPr>
        <w:t>)</w:t>
      </w:r>
      <w:r>
        <w:rPr>
          <w:spacing w:val="-4"/>
          <w:w w:val="105"/>
        </w:rPr>
        <w:t xml:space="preserve"> </w:t>
      </w:r>
      <w:r>
        <w:rPr>
          <w:spacing w:val="-2"/>
          <w:w w:val="105"/>
        </w:rPr>
        <w:t>décrivent</w:t>
      </w:r>
      <w:r>
        <w:rPr>
          <w:spacing w:val="-4"/>
          <w:w w:val="105"/>
        </w:rPr>
        <w:t xml:space="preserve"> </w:t>
      </w:r>
      <w:r>
        <w:rPr>
          <w:spacing w:val="-2"/>
          <w:w w:val="105"/>
        </w:rPr>
        <w:t>l’expérience</w:t>
      </w:r>
      <w:r>
        <w:rPr>
          <w:spacing w:val="-4"/>
          <w:w w:val="105"/>
        </w:rPr>
        <w:t xml:space="preserve"> </w:t>
      </w:r>
      <w:r>
        <w:rPr>
          <w:spacing w:val="-2"/>
          <w:w w:val="105"/>
        </w:rPr>
        <w:t>client</w:t>
      </w:r>
      <w:r>
        <w:rPr>
          <w:spacing w:val="-4"/>
          <w:w w:val="105"/>
        </w:rPr>
        <w:t xml:space="preserve"> </w:t>
      </w:r>
      <w:r>
        <w:rPr>
          <w:spacing w:val="-2"/>
          <w:w w:val="105"/>
        </w:rPr>
        <w:t>comme</w:t>
      </w:r>
      <w:r>
        <w:rPr>
          <w:spacing w:val="-4"/>
          <w:w w:val="105"/>
        </w:rPr>
        <w:t xml:space="preserve"> </w:t>
      </w:r>
      <w:r>
        <w:rPr>
          <w:spacing w:val="-2"/>
          <w:w w:val="105"/>
        </w:rPr>
        <w:t>l’ensemble</w:t>
      </w:r>
      <w:r>
        <w:rPr>
          <w:spacing w:val="-4"/>
          <w:w w:val="105"/>
        </w:rPr>
        <w:t xml:space="preserve"> </w:t>
      </w:r>
      <w:r>
        <w:rPr>
          <w:spacing w:val="-2"/>
          <w:w w:val="105"/>
        </w:rPr>
        <w:t>des</w:t>
      </w:r>
      <w:r>
        <w:rPr>
          <w:spacing w:val="-4"/>
          <w:w w:val="105"/>
        </w:rPr>
        <w:t xml:space="preserve"> </w:t>
      </w:r>
      <w:r>
        <w:rPr>
          <w:spacing w:val="-2"/>
          <w:w w:val="105"/>
        </w:rPr>
        <w:t>éléments</w:t>
      </w:r>
      <w:r>
        <w:rPr>
          <w:spacing w:val="-4"/>
          <w:w w:val="105"/>
        </w:rPr>
        <w:t xml:space="preserve"> </w:t>
      </w:r>
      <w:r>
        <w:rPr>
          <w:spacing w:val="-2"/>
          <w:w w:val="105"/>
        </w:rPr>
        <w:t>cognitifs,</w:t>
      </w:r>
      <w:r>
        <w:rPr>
          <w:spacing w:val="-4"/>
          <w:w w:val="105"/>
        </w:rPr>
        <w:t xml:space="preserve"> </w:t>
      </w:r>
      <w:r>
        <w:rPr>
          <w:spacing w:val="-2"/>
          <w:w w:val="105"/>
        </w:rPr>
        <w:t xml:space="preserve">émotionnels, </w:t>
      </w:r>
      <w:r>
        <w:rPr>
          <w:w w:val="105"/>
        </w:rPr>
        <w:t xml:space="preserve">physiques, sensoriels, spirituels et sociaux qui marquent l’interaction directe ou indirecte avec un acteur du marché. Malgré leurs divergences, ces définitions s’accordent sur le besoin d’une approche holistique et qu’il y a au moins une dimension liée à l’affect et aux </w:t>
      </w:r>
      <w:r>
        <w:rPr>
          <w:spacing w:val="-2"/>
          <w:w w:val="105"/>
        </w:rPr>
        <w:t>émotions.</w:t>
      </w:r>
    </w:p>
    <w:p w14:paraId="09260823" w14:textId="77777777" w:rsidR="00C91026" w:rsidRDefault="00C91026">
      <w:pPr>
        <w:pStyle w:val="Corpsdetexte"/>
        <w:spacing w:before="234"/>
      </w:pPr>
    </w:p>
    <w:p w14:paraId="1312E3C9" w14:textId="77777777" w:rsidR="00C91026" w:rsidRDefault="00A75B0C">
      <w:pPr>
        <w:pStyle w:val="Titre3"/>
        <w:tabs>
          <w:tab w:val="left" w:pos="4210"/>
        </w:tabs>
        <w:rPr>
          <w:rFonts w:ascii="Times New Roman" w:hAnsi="Times New Roman"/>
          <w:b w:val="0"/>
        </w:rPr>
      </w:pPr>
      <w:commentRangeStart w:id="7"/>
      <w:r>
        <w:rPr>
          <w:spacing w:val="-6"/>
        </w:rPr>
        <w:t>Relation</w:t>
      </w:r>
      <w:r>
        <w:rPr>
          <w:spacing w:val="3"/>
        </w:rPr>
        <w:t xml:space="preserve"> </w:t>
      </w:r>
      <w:r>
        <w:rPr>
          <w:spacing w:val="-6"/>
        </w:rPr>
        <w:t>client</w:t>
      </w:r>
      <w:r>
        <w:rPr>
          <w:spacing w:val="4"/>
        </w:rPr>
        <w:t xml:space="preserve"> </w:t>
      </w:r>
      <w:r>
        <w:rPr>
          <w:spacing w:val="-6"/>
        </w:rPr>
        <w:t>dans</w:t>
      </w:r>
      <w:r>
        <w:rPr>
          <w:spacing w:val="3"/>
        </w:rPr>
        <w:t xml:space="preserve"> </w:t>
      </w:r>
      <w:r>
        <w:rPr>
          <w:spacing w:val="-6"/>
        </w:rPr>
        <w:t>l’expérience</w:t>
      </w:r>
      <w:r>
        <w:tab/>
      </w:r>
      <w:r>
        <w:rPr>
          <w:rFonts w:ascii="Times New Roman" w:hAnsi="Times New Roman"/>
          <w:b w:val="0"/>
          <w:spacing w:val="-10"/>
        </w:rPr>
        <w:t>E</w:t>
      </w:r>
      <w:commentRangeEnd w:id="7"/>
      <w:r>
        <w:rPr>
          <w:rStyle w:val="Marquedecommentaire"/>
          <w:rFonts w:ascii="Times New Roman" w:eastAsia="Times New Roman" w:hAnsi="Times New Roman" w:cs="Times New Roman"/>
          <w:b w:val="0"/>
          <w:bCs w:val="0"/>
        </w:rPr>
        <w:commentReference w:id="7"/>
      </w:r>
    </w:p>
    <w:p w14:paraId="56B94AEB" w14:textId="77777777" w:rsidR="00C91026" w:rsidRDefault="00A75B0C">
      <w:pPr>
        <w:pStyle w:val="Corpsdetexte"/>
        <w:spacing w:before="134" w:line="312" w:lineRule="auto"/>
        <w:ind w:right="282"/>
        <w:jc w:val="both"/>
      </w:pPr>
      <w:r>
        <w:rPr>
          <w:w w:val="105"/>
        </w:rPr>
        <w:t xml:space="preserve">L’expérience client prend en compte l’intégralité de l’offre d’une entreprise que cela soit avant, pendant ou après la transaction. Cette expérience peut être présentée comme une succession d’interactions distinctes entre l’entreprise et le consommateur qui sont appelées des « points de contact » (Homburg et al., </w:t>
      </w:r>
      <w:hyperlink w:anchor="_bookmark76" w:history="1">
        <w:r>
          <w:rPr>
            <w:w w:val="105"/>
          </w:rPr>
          <w:t>2017</w:t>
        </w:r>
      </w:hyperlink>
      <w:r>
        <w:rPr>
          <w:w w:val="105"/>
        </w:rPr>
        <w:t>). Ces points de contact sont nécessaires</w:t>
      </w:r>
      <w:r>
        <w:rPr>
          <w:spacing w:val="14"/>
          <w:w w:val="105"/>
        </w:rPr>
        <w:t xml:space="preserve"> </w:t>
      </w:r>
      <w:r>
        <w:rPr>
          <w:w w:val="105"/>
        </w:rPr>
        <w:t>à</w:t>
      </w:r>
      <w:r>
        <w:rPr>
          <w:spacing w:val="14"/>
          <w:w w:val="105"/>
        </w:rPr>
        <w:t xml:space="preserve"> </w:t>
      </w:r>
      <w:r>
        <w:rPr>
          <w:w w:val="105"/>
        </w:rPr>
        <w:t>la</w:t>
      </w:r>
      <w:r>
        <w:rPr>
          <w:spacing w:val="14"/>
          <w:w w:val="105"/>
        </w:rPr>
        <w:t xml:space="preserve"> </w:t>
      </w:r>
      <w:r>
        <w:rPr>
          <w:w w:val="105"/>
        </w:rPr>
        <w:t>création</w:t>
      </w:r>
      <w:r>
        <w:rPr>
          <w:spacing w:val="14"/>
          <w:w w:val="105"/>
        </w:rPr>
        <w:t xml:space="preserve"> </w:t>
      </w:r>
      <w:r>
        <w:rPr>
          <w:w w:val="105"/>
        </w:rPr>
        <w:t>et</w:t>
      </w:r>
      <w:r>
        <w:rPr>
          <w:spacing w:val="14"/>
          <w:w w:val="105"/>
        </w:rPr>
        <w:t xml:space="preserve"> </w:t>
      </w:r>
      <w:r>
        <w:rPr>
          <w:w w:val="105"/>
        </w:rPr>
        <w:t>l’entretien</w:t>
      </w:r>
      <w:r>
        <w:rPr>
          <w:spacing w:val="14"/>
          <w:w w:val="105"/>
        </w:rPr>
        <w:t xml:space="preserve"> </w:t>
      </w:r>
      <w:r>
        <w:rPr>
          <w:w w:val="105"/>
        </w:rPr>
        <w:t>d’une</w:t>
      </w:r>
      <w:r>
        <w:rPr>
          <w:spacing w:val="14"/>
          <w:w w:val="105"/>
        </w:rPr>
        <w:t xml:space="preserve"> </w:t>
      </w:r>
      <w:r>
        <w:rPr>
          <w:w w:val="105"/>
        </w:rPr>
        <w:t>relation</w:t>
      </w:r>
      <w:r>
        <w:rPr>
          <w:spacing w:val="14"/>
          <w:w w:val="105"/>
        </w:rPr>
        <w:t xml:space="preserve"> </w:t>
      </w:r>
      <w:r>
        <w:rPr>
          <w:w w:val="105"/>
        </w:rPr>
        <w:t>entre</w:t>
      </w:r>
      <w:r>
        <w:rPr>
          <w:spacing w:val="15"/>
          <w:w w:val="105"/>
        </w:rPr>
        <w:t xml:space="preserve"> </w:t>
      </w:r>
      <w:r>
        <w:rPr>
          <w:w w:val="105"/>
        </w:rPr>
        <w:t>le</w:t>
      </w:r>
      <w:r>
        <w:rPr>
          <w:spacing w:val="14"/>
          <w:w w:val="105"/>
        </w:rPr>
        <w:t xml:space="preserve"> </w:t>
      </w:r>
      <w:r>
        <w:rPr>
          <w:w w:val="105"/>
        </w:rPr>
        <w:t>client</w:t>
      </w:r>
      <w:r>
        <w:rPr>
          <w:spacing w:val="14"/>
          <w:w w:val="105"/>
        </w:rPr>
        <w:t xml:space="preserve"> </w:t>
      </w:r>
      <w:r>
        <w:rPr>
          <w:w w:val="105"/>
        </w:rPr>
        <w:t>et</w:t>
      </w:r>
      <w:r>
        <w:rPr>
          <w:spacing w:val="14"/>
          <w:w w:val="105"/>
        </w:rPr>
        <w:t xml:space="preserve"> </w:t>
      </w:r>
      <w:r>
        <w:rPr>
          <w:w w:val="105"/>
        </w:rPr>
        <w:t>l’entreprise,</w:t>
      </w:r>
      <w:r>
        <w:rPr>
          <w:spacing w:val="14"/>
          <w:w w:val="105"/>
        </w:rPr>
        <w:t xml:space="preserve"> </w:t>
      </w:r>
      <w:r>
        <w:rPr>
          <w:w w:val="105"/>
        </w:rPr>
        <w:t>qui</w:t>
      </w:r>
      <w:r>
        <w:rPr>
          <w:spacing w:val="14"/>
          <w:w w:val="105"/>
        </w:rPr>
        <w:t xml:space="preserve"> </w:t>
      </w:r>
      <w:r>
        <w:rPr>
          <w:spacing w:val="-5"/>
          <w:w w:val="105"/>
        </w:rPr>
        <w:t xml:space="preserve">est </w:t>
      </w:r>
      <w:r>
        <w:rPr>
          <w:w w:val="105"/>
        </w:rPr>
        <w:t xml:space="preserve">indispensable à l’offre d’une expérience au client (B. H. Schmitt, </w:t>
      </w:r>
      <w:hyperlink w:anchor="_bookmark131" w:history="1">
        <w:r>
          <w:rPr>
            <w:w w:val="105"/>
          </w:rPr>
          <w:t>2003</w:t>
        </w:r>
      </w:hyperlink>
      <w:r>
        <w:rPr>
          <w:w w:val="105"/>
        </w:rPr>
        <w:t xml:space="preserve">). En effet, une relation solide avec les clients permet également d’améliorer l’expérience vécue à chaque point de contact, en renforçant la satisfaction, le sentiment d’engagement et la qualité perçue de l’interaction </w:t>
      </w:r>
      <w:r>
        <w:rPr>
          <w:w w:val="105"/>
        </w:rPr>
        <w:lastRenderedPageBreak/>
        <w:t xml:space="preserve">(Lemon &amp; </w:t>
      </w:r>
      <w:proofErr w:type="spellStart"/>
      <w:r>
        <w:rPr>
          <w:w w:val="105"/>
        </w:rPr>
        <w:t>Verhoef</w:t>
      </w:r>
      <w:proofErr w:type="spellEnd"/>
      <w:r>
        <w:rPr>
          <w:w w:val="105"/>
        </w:rPr>
        <w:t xml:space="preserve">, </w:t>
      </w:r>
      <w:hyperlink w:anchor="_bookmark90" w:history="1">
        <w:r>
          <w:rPr>
            <w:w w:val="105"/>
          </w:rPr>
          <w:t>2016</w:t>
        </w:r>
      </w:hyperlink>
      <w:r>
        <w:rPr>
          <w:w w:val="105"/>
        </w:rPr>
        <w:t xml:space="preserve">). Ce qui génère des bénéfices multiples et durables. Une relation de confiance favorise une plus grande fidélité, une réduction du taux d’attrition et une amélioration de la valeur générée par chaque client au cours du temps (Kumar et al., </w:t>
      </w:r>
      <w:hyperlink w:anchor="_bookmark87" w:history="1">
        <w:r>
          <w:rPr>
            <w:w w:val="105"/>
          </w:rPr>
          <w:t>2006</w:t>
        </w:r>
      </w:hyperlink>
      <w:r>
        <w:rPr>
          <w:spacing w:val="-14"/>
          <w:w w:val="105"/>
        </w:rPr>
        <w:t xml:space="preserve"> </w:t>
      </w:r>
      <w:r>
        <w:rPr>
          <w:w w:val="105"/>
        </w:rPr>
        <w:t xml:space="preserve">; </w:t>
      </w:r>
      <w:proofErr w:type="spellStart"/>
      <w:r>
        <w:rPr>
          <w:w w:val="105"/>
        </w:rPr>
        <w:t>Palmatier</w:t>
      </w:r>
      <w:proofErr w:type="spellEnd"/>
      <w:r>
        <w:rPr>
          <w:w w:val="105"/>
        </w:rPr>
        <w:t xml:space="preserve"> et al., </w:t>
      </w:r>
      <w:hyperlink w:anchor="_bookmark113" w:history="1">
        <w:r>
          <w:rPr>
            <w:w w:val="105"/>
          </w:rPr>
          <w:t>2006</w:t>
        </w:r>
      </w:hyperlink>
      <w:r>
        <w:rPr>
          <w:w w:val="105"/>
        </w:rPr>
        <w:t>).</w:t>
      </w:r>
    </w:p>
    <w:p w14:paraId="1D7BFC5B" w14:textId="77777777" w:rsidR="00C91026" w:rsidRDefault="00C91026">
      <w:pPr>
        <w:pStyle w:val="Corpsdetexte"/>
        <w:spacing w:before="134" w:line="312" w:lineRule="auto"/>
        <w:ind w:right="282"/>
        <w:jc w:val="both"/>
      </w:pPr>
    </w:p>
    <w:p w14:paraId="388CE083" w14:textId="77777777" w:rsidR="00C91026" w:rsidRDefault="00A75B0C">
      <w:pPr>
        <w:pStyle w:val="Titre3"/>
        <w:tabs>
          <w:tab w:val="left" w:pos="6724"/>
        </w:tabs>
        <w:rPr>
          <w:rFonts w:ascii="Times New Roman" w:hAnsi="Times New Roman"/>
          <w:b w:val="0"/>
        </w:rPr>
      </w:pPr>
      <w:r>
        <w:rPr>
          <w:spacing w:val="-6"/>
        </w:rPr>
        <w:t>L’importance</w:t>
      </w:r>
      <w:r>
        <w:rPr>
          <w:spacing w:val="-1"/>
        </w:rPr>
        <w:t xml:space="preserve"> </w:t>
      </w:r>
      <w:r>
        <w:rPr>
          <w:spacing w:val="-6"/>
        </w:rPr>
        <w:t>de</w:t>
      </w:r>
      <w:r>
        <w:rPr>
          <w:spacing w:val="-1"/>
        </w:rPr>
        <w:t xml:space="preserve"> </w:t>
      </w:r>
      <w:r>
        <w:rPr>
          <w:spacing w:val="-6"/>
        </w:rPr>
        <w:t>la</w:t>
      </w:r>
      <w:r>
        <w:t xml:space="preserve"> </w:t>
      </w:r>
      <w:r>
        <w:rPr>
          <w:spacing w:val="-6"/>
        </w:rPr>
        <w:t>réclamation</w:t>
      </w:r>
      <w:r>
        <w:rPr>
          <w:spacing w:val="-1"/>
        </w:rPr>
        <w:t xml:space="preserve"> </w:t>
      </w:r>
      <w:r>
        <w:rPr>
          <w:spacing w:val="-6"/>
        </w:rPr>
        <w:t>pour</w:t>
      </w:r>
      <w:r>
        <w:rPr>
          <w:spacing w:val="-1"/>
        </w:rPr>
        <w:t xml:space="preserve"> </w:t>
      </w:r>
      <w:r>
        <w:rPr>
          <w:spacing w:val="-6"/>
        </w:rPr>
        <w:t>la</w:t>
      </w:r>
      <w:r>
        <w:t xml:space="preserve"> </w:t>
      </w:r>
      <w:r>
        <w:rPr>
          <w:spacing w:val="-6"/>
        </w:rPr>
        <w:t>relation</w:t>
      </w:r>
      <w:r>
        <w:rPr>
          <w:spacing w:val="-1"/>
        </w:rPr>
        <w:t xml:space="preserve"> </w:t>
      </w:r>
      <w:r>
        <w:rPr>
          <w:spacing w:val="-6"/>
        </w:rPr>
        <w:t>client</w:t>
      </w:r>
      <w:r>
        <w:tab/>
      </w:r>
      <w:r>
        <w:rPr>
          <w:rFonts w:ascii="Times New Roman" w:hAnsi="Times New Roman"/>
          <w:b w:val="0"/>
          <w:spacing w:val="-10"/>
        </w:rPr>
        <w:t>F</w:t>
      </w:r>
    </w:p>
    <w:p w14:paraId="0F8DD6F0" w14:textId="77777777" w:rsidR="00C91026" w:rsidRDefault="00A75B0C">
      <w:pPr>
        <w:pStyle w:val="Corpsdetexte"/>
        <w:spacing w:before="273" w:line="312" w:lineRule="auto"/>
        <w:ind w:left="142" w:right="275" w:firstLine="398"/>
        <w:jc w:val="both"/>
      </w:pPr>
      <w:r>
        <w:rPr>
          <w:w w:val="105"/>
        </w:rPr>
        <w:t>La littérature souligne que la gestion des réclamations constitue un élément central</w:t>
      </w:r>
      <w:r>
        <w:rPr>
          <w:spacing w:val="80"/>
          <w:w w:val="150"/>
        </w:rPr>
        <w:t xml:space="preserve"> </w:t>
      </w:r>
      <w:r>
        <w:rPr>
          <w:w w:val="105"/>
        </w:rPr>
        <w:t>de la relation client. En effet, la manière dont une organisation traite les réclamations influence</w:t>
      </w:r>
      <w:r>
        <w:rPr>
          <w:spacing w:val="-3"/>
          <w:w w:val="105"/>
        </w:rPr>
        <w:t xml:space="preserve"> </w:t>
      </w:r>
      <w:r>
        <w:rPr>
          <w:w w:val="105"/>
        </w:rPr>
        <w:t>directement</w:t>
      </w:r>
      <w:r>
        <w:rPr>
          <w:spacing w:val="-3"/>
          <w:w w:val="105"/>
        </w:rPr>
        <w:t xml:space="preserve"> </w:t>
      </w:r>
      <w:r>
        <w:rPr>
          <w:w w:val="105"/>
        </w:rPr>
        <w:t>la</w:t>
      </w:r>
      <w:r>
        <w:rPr>
          <w:spacing w:val="-3"/>
          <w:w w:val="105"/>
        </w:rPr>
        <w:t xml:space="preserve"> </w:t>
      </w:r>
      <w:r>
        <w:rPr>
          <w:w w:val="105"/>
        </w:rPr>
        <w:t>satisfaction,</w:t>
      </w:r>
      <w:r>
        <w:rPr>
          <w:spacing w:val="-3"/>
          <w:w w:val="105"/>
        </w:rPr>
        <w:t xml:space="preserve"> </w:t>
      </w:r>
      <w:r>
        <w:rPr>
          <w:w w:val="105"/>
        </w:rPr>
        <w:t>la</w:t>
      </w:r>
      <w:r>
        <w:rPr>
          <w:spacing w:val="-3"/>
          <w:w w:val="105"/>
        </w:rPr>
        <w:t xml:space="preserve"> </w:t>
      </w:r>
      <w:r>
        <w:rPr>
          <w:w w:val="105"/>
        </w:rPr>
        <w:t>confiance</w:t>
      </w:r>
      <w:r>
        <w:rPr>
          <w:spacing w:val="-3"/>
          <w:w w:val="105"/>
        </w:rPr>
        <w:t xml:space="preserve"> </w:t>
      </w:r>
      <w:r>
        <w:rPr>
          <w:w w:val="105"/>
        </w:rPr>
        <w:t>et</w:t>
      </w:r>
      <w:r>
        <w:rPr>
          <w:spacing w:val="-3"/>
          <w:w w:val="105"/>
        </w:rPr>
        <w:t xml:space="preserve"> </w:t>
      </w:r>
      <w:r>
        <w:rPr>
          <w:w w:val="105"/>
        </w:rPr>
        <w:t>l’engagement</w:t>
      </w:r>
      <w:r>
        <w:rPr>
          <w:spacing w:val="-3"/>
          <w:w w:val="105"/>
        </w:rPr>
        <w:t xml:space="preserve"> </w:t>
      </w:r>
      <w:r>
        <w:rPr>
          <w:w w:val="105"/>
        </w:rPr>
        <w:t>des</w:t>
      </w:r>
      <w:r>
        <w:rPr>
          <w:spacing w:val="-3"/>
          <w:w w:val="105"/>
        </w:rPr>
        <w:t xml:space="preserve"> </w:t>
      </w:r>
      <w:r>
        <w:rPr>
          <w:w w:val="105"/>
        </w:rPr>
        <w:t>clients,</w:t>
      </w:r>
      <w:r>
        <w:rPr>
          <w:spacing w:val="-3"/>
          <w:w w:val="105"/>
        </w:rPr>
        <w:t xml:space="preserve"> </w:t>
      </w:r>
      <w:r>
        <w:rPr>
          <w:w w:val="105"/>
        </w:rPr>
        <w:t xml:space="preserve">c’est-à-dire les fondements mêmes du marketing relationnel (Lewis, </w:t>
      </w:r>
      <w:hyperlink w:anchor="_bookmark92" w:history="1">
        <w:r>
          <w:rPr>
            <w:w w:val="105"/>
          </w:rPr>
          <w:t>1983</w:t>
        </w:r>
      </w:hyperlink>
      <w:r>
        <w:rPr>
          <w:spacing w:val="-16"/>
          <w:w w:val="105"/>
        </w:rPr>
        <w:t xml:space="preserve"> </w:t>
      </w:r>
      <w:r>
        <w:rPr>
          <w:w w:val="105"/>
        </w:rPr>
        <w:t xml:space="preserve">; </w:t>
      </w:r>
      <w:proofErr w:type="spellStart"/>
      <w:r>
        <w:rPr>
          <w:w w:val="105"/>
        </w:rPr>
        <w:t>Tax</w:t>
      </w:r>
      <w:proofErr w:type="spellEnd"/>
      <w:r>
        <w:rPr>
          <w:w w:val="105"/>
        </w:rPr>
        <w:t xml:space="preserve"> et al., </w:t>
      </w:r>
      <w:hyperlink w:anchor="_bookmark135" w:history="1">
        <w:r>
          <w:rPr>
            <w:w w:val="105"/>
          </w:rPr>
          <w:t>1998</w:t>
        </w:r>
      </w:hyperlink>
      <w:r>
        <w:rPr>
          <w:w w:val="105"/>
        </w:rPr>
        <w:t xml:space="preserve">). Une réponse </w:t>
      </w:r>
      <w:proofErr w:type="spellStart"/>
      <w:r>
        <w:rPr>
          <w:w w:val="105"/>
        </w:rPr>
        <w:t>eﬀicace</w:t>
      </w:r>
      <w:proofErr w:type="spellEnd"/>
      <w:r>
        <w:rPr>
          <w:w w:val="105"/>
        </w:rPr>
        <w:t xml:space="preserve"> aux réclamations renforce la relation en améliorant la justice perçue et</w:t>
      </w:r>
      <w:r>
        <w:rPr>
          <w:spacing w:val="80"/>
          <w:w w:val="105"/>
        </w:rPr>
        <w:t xml:space="preserve"> </w:t>
      </w:r>
      <w:r>
        <w:rPr>
          <w:w w:val="105"/>
        </w:rPr>
        <w:t>en réduisant le risque de rupture de la relation (</w:t>
      </w:r>
      <w:proofErr w:type="spellStart"/>
      <w:r>
        <w:rPr>
          <w:w w:val="105"/>
        </w:rPr>
        <w:t>Davidow</w:t>
      </w:r>
      <w:proofErr w:type="spellEnd"/>
      <w:r>
        <w:rPr>
          <w:w w:val="105"/>
        </w:rPr>
        <w:t xml:space="preserve">, </w:t>
      </w:r>
      <w:hyperlink w:anchor="_bookmark50" w:history="1">
        <w:r>
          <w:rPr>
            <w:w w:val="105"/>
          </w:rPr>
          <w:t>2003</w:t>
        </w:r>
      </w:hyperlink>
      <w:r>
        <w:rPr>
          <w:w w:val="105"/>
        </w:rPr>
        <w:t>). Certains auteurs vont jusqu’à</w:t>
      </w:r>
      <w:r>
        <w:rPr>
          <w:spacing w:val="-11"/>
          <w:w w:val="105"/>
        </w:rPr>
        <w:t xml:space="preserve"> </w:t>
      </w:r>
      <w:r>
        <w:rPr>
          <w:w w:val="105"/>
        </w:rPr>
        <w:t>considérer</w:t>
      </w:r>
      <w:r>
        <w:rPr>
          <w:spacing w:val="-11"/>
          <w:w w:val="105"/>
        </w:rPr>
        <w:t xml:space="preserve"> </w:t>
      </w:r>
      <w:r>
        <w:rPr>
          <w:w w:val="105"/>
        </w:rPr>
        <w:t>la</w:t>
      </w:r>
      <w:r>
        <w:rPr>
          <w:spacing w:val="-10"/>
          <w:w w:val="105"/>
        </w:rPr>
        <w:t xml:space="preserve"> </w:t>
      </w:r>
      <w:r>
        <w:rPr>
          <w:w w:val="105"/>
        </w:rPr>
        <w:t>gestion</w:t>
      </w:r>
      <w:r>
        <w:rPr>
          <w:spacing w:val="-11"/>
          <w:w w:val="105"/>
        </w:rPr>
        <w:t xml:space="preserve"> </w:t>
      </w:r>
      <w:r>
        <w:rPr>
          <w:w w:val="105"/>
        </w:rPr>
        <w:t>des</w:t>
      </w:r>
      <w:r>
        <w:rPr>
          <w:spacing w:val="-11"/>
          <w:w w:val="105"/>
        </w:rPr>
        <w:t xml:space="preserve"> </w:t>
      </w:r>
      <w:r>
        <w:rPr>
          <w:w w:val="105"/>
        </w:rPr>
        <w:t>réclamations</w:t>
      </w:r>
      <w:r>
        <w:rPr>
          <w:spacing w:val="-10"/>
          <w:w w:val="105"/>
        </w:rPr>
        <w:t xml:space="preserve"> </w:t>
      </w:r>
      <w:r>
        <w:rPr>
          <w:w w:val="105"/>
        </w:rPr>
        <w:t>comme</w:t>
      </w:r>
      <w:r>
        <w:rPr>
          <w:spacing w:val="-11"/>
          <w:w w:val="105"/>
        </w:rPr>
        <w:t xml:space="preserve"> </w:t>
      </w:r>
      <w:r>
        <w:rPr>
          <w:w w:val="105"/>
        </w:rPr>
        <w:t>«</w:t>
      </w:r>
      <w:r>
        <w:rPr>
          <w:spacing w:val="-11"/>
          <w:w w:val="105"/>
        </w:rPr>
        <w:t xml:space="preserve"> </w:t>
      </w:r>
      <w:r>
        <w:rPr>
          <w:w w:val="105"/>
        </w:rPr>
        <w:t>le</w:t>
      </w:r>
      <w:r>
        <w:rPr>
          <w:spacing w:val="-10"/>
          <w:w w:val="105"/>
        </w:rPr>
        <w:t xml:space="preserve"> </w:t>
      </w:r>
      <w:r>
        <w:rPr>
          <w:w w:val="105"/>
        </w:rPr>
        <w:t>cœur</w:t>
      </w:r>
      <w:r>
        <w:rPr>
          <w:spacing w:val="-11"/>
          <w:w w:val="105"/>
        </w:rPr>
        <w:t xml:space="preserve"> </w:t>
      </w:r>
      <w:r>
        <w:rPr>
          <w:w w:val="105"/>
        </w:rPr>
        <w:t>du</w:t>
      </w:r>
      <w:r>
        <w:rPr>
          <w:spacing w:val="-11"/>
          <w:w w:val="105"/>
        </w:rPr>
        <w:t xml:space="preserve"> </w:t>
      </w:r>
      <w:r>
        <w:rPr>
          <w:w w:val="105"/>
        </w:rPr>
        <w:t>CRM</w:t>
      </w:r>
      <w:r>
        <w:rPr>
          <w:spacing w:val="-10"/>
          <w:w w:val="105"/>
        </w:rPr>
        <w:t xml:space="preserve"> </w:t>
      </w:r>
      <w:r>
        <w:rPr>
          <w:w w:val="105"/>
        </w:rPr>
        <w:t>»,</w:t>
      </w:r>
      <w:r>
        <w:rPr>
          <w:spacing w:val="-11"/>
          <w:w w:val="105"/>
        </w:rPr>
        <w:t xml:space="preserve"> </w:t>
      </w:r>
      <w:r>
        <w:rPr>
          <w:w w:val="105"/>
        </w:rPr>
        <w:t>dans</w:t>
      </w:r>
      <w:r>
        <w:rPr>
          <w:spacing w:val="-11"/>
          <w:w w:val="105"/>
        </w:rPr>
        <w:t xml:space="preserve"> </w:t>
      </w:r>
      <w:r>
        <w:rPr>
          <w:w w:val="105"/>
        </w:rPr>
        <w:t>la</w:t>
      </w:r>
      <w:r>
        <w:rPr>
          <w:spacing w:val="-10"/>
          <w:w w:val="105"/>
        </w:rPr>
        <w:t xml:space="preserve"> </w:t>
      </w:r>
      <w:r>
        <w:rPr>
          <w:w w:val="105"/>
        </w:rPr>
        <w:t>mesure où</w:t>
      </w:r>
      <w:r>
        <w:rPr>
          <w:spacing w:val="24"/>
          <w:w w:val="105"/>
        </w:rPr>
        <w:t xml:space="preserve"> </w:t>
      </w:r>
      <w:r>
        <w:rPr>
          <w:w w:val="105"/>
        </w:rPr>
        <w:t>les</w:t>
      </w:r>
      <w:r>
        <w:rPr>
          <w:spacing w:val="24"/>
          <w:w w:val="105"/>
        </w:rPr>
        <w:t xml:space="preserve"> </w:t>
      </w:r>
      <w:r>
        <w:rPr>
          <w:w w:val="105"/>
        </w:rPr>
        <w:t>réclamations</w:t>
      </w:r>
      <w:r>
        <w:rPr>
          <w:spacing w:val="24"/>
          <w:w w:val="105"/>
        </w:rPr>
        <w:t xml:space="preserve"> </w:t>
      </w:r>
      <w:r>
        <w:rPr>
          <w:w w:val="105"/>
        </w:rPr>
        <w:t>représentent</w:t>
      </w:r>
      <w:r>
        <w:rPr>
          <w:spacing w:val="24"/>
          <w:w w:val="105"/>
        </w:rPr>
        <w:t xml:space="preserve"> </w:t>
      </w:r>
      <w:r>
        <w:rPr>
          <w:w w:val="105"/>
        </w:rPr>
        <w:t>des</w:t>
      </w:r>
      <w:r>
        <w:rPr>
          <w:spacing w:val="24"/>
          <w:w w:val="105"/>
        </w:rPr>
        <w:t xml:space="preserve"> </w:t>
      </w:r>
      <w:r>
        <w:rPr>
          <w:w w:val="105"/>
        </w:rPr>
        <w:t>moments</w:t>
      </w:r>
      <w:r>
        <w:rPr>
          <w:spacing w:val="24"/>
          <w:w w:val="105"/>
        </w:rPr>
        <w:t xml:space="preserve"> </w:t>
      </w:r>
      <w:r>
        <w:rPr>
          <w:w w:val="105"/>
        </w:rPr>
        <w:t>de</w:t>
      </w:r>
      <w:r>
        <w:rPr>
          <w:spacing w:val="24"/>
          <w:w w:val="105"/>
        </w:rPr>
        <w:t xml:space="preserve"> </w:t>
      </w:r>
      <w:r>
        <w:rPr>
          <w:w w:val="105"/>
        </w:rPr>
        <w:t>vérité</w:t>
      </w:r>
      <w:r>
        <w:rPr>
          <w:spacing w:val="24"/>
          <w:w w:val="105"/>
        </w:rPr>
        <w:t xml:space="preserve"> </w:t>
      </w:r>
      <w:r>
        <w:rPr>
          <w:w w:val="105"/>
        </w:rPr>
        <w:t>déterminants</w:t>
      </w:r>
      <w:r>
        <w:rPr>
          <w:spacing w:val="24"/>
          <w:w w:val="105"/>
        </w:rPr>
        <w:t xml:space="preserve"> </w:t>
      </w:r>
      <w:r>
        <w:rPr>
          <w:w w:val="105"/>
        </w:rPr>
        <w:t>pour</w:t>
      </w:r>
      <w:r>
        <w:rPr>
          <w:spacing w:val="24"/>
          <w:w w:val="105"/>
        </w:rPr>
        <w:t xml:space="preserve"> </w:t>
      </w:r>
      <w:r>
        <w:rPr>
          <w:w w:val="105"/>
        </w:rPr>
        <w:t>la</w:t>
      </w:r>
      <w:r>
        <w:rPr>
          <w:spacing w:val="24"/>
          <w:w w:val="105"/>
        </w:rPr>
        <w:t xml:space="preserve"> </w:t>
      </w:r>
      <w:r>
        <w:rPr>
          <w:w w:val="105"/>
        </w:rPr>
        <w:t>qualité</w:t>
      </w:r>
      <w:r>
        <w:rPr>
          <w:spacing w:val="24"/>
          <w:w w:val="105"/>
        </w:rPr>
        <w:t xml:space="preserve"> </w:t>
      </w:r>
      <w:r>
        <w:rPr>
          <w:w w:val="105"/>
        </w:rPr>
        <w:t xml:space="preserve">de la relation et la fidélité à long terme (Wirtz, </w:t>
      </w:r>
      <w:hyperlink w:anchor="_bookmark147" w:history="1">
        <w:r>
          <w:rPr>
            <w:w w:val="105"/>
          </w:rPr>
          <w:t>2006</w:t>
        </w:r>
      </w:hyperlink>
      <w:r>
        <w:rPr>
          <w:w w:val="105"/>
        </w:rPr>
        <w:t>). Ainsi, loin d’être un simple dispositif correctif, la gestion des réclamations s’inscrit au cœur des stratégies relationnelles visant</w:t>
      </w:r>
      <w:r>
        <w:rPr>
          <w:spacing w:val="40"/>
          <w:w w:val="105"/>
        </w:rPr>
        <w:t xml:space="preserve"> </w:t>
      </w:r>
      <w:r>
        <w:rPr>
          <w:w w:val="105"/>
        </w:rPr>
        <w:t>à maintenir et développer la relation client.</w:t>
      </w:r>
    </w:p>
    <w:p w14:paraId="4F7B6464" w14:textId="77777777" w:rsidR="00C91026" w:rsidRDefault="00C91026">
      <w:pPr>
        <w:pStyle w:val="Corpsdetexte"/>
        <w:spacing w:before="248"/>
      </w:pPr>
    </w:p>
    <w:p w14:paraId="4BC73ACD" w14:textId="77777777" w:rsidR="00C91026" w:rsidRDefault="00A75B0C">
      <w:pPr>
        <w:pStyle w:val="Titre3"/>
        <w:tabs>
          <w:tab w:val="left" w:pos="6244"/>
        </w:tabs>
        <w:rPr>
          <w:rFonts w:ascii="Times New Roman" w:hAnsi="Times New Roman"/>
          <w:b w:val="0"/>
        </w:rPr>
      </w:pPr>
      <w:commentRangeStart w:id="8"/>
      <w:r>
        <w:rPr>
          <w:spacing w:val="-8"/>
        </w:rPr>
        <w:t>Bonne</w:t>
      </w:r>
      <w:r>
        <w:rPr>
          <w:spacing w:val="6"/>
        </w:rPr>
        <w:t xml:space="preserve"> </w:t>
      </w:r>
      <w:r>
        <w:rPr>
          <w:spacing w:val="-8"/>
        </w:rPr>
        <w:t>relation</w:t>
      </w:r>
      <w:r>
        <w:rPr>
          <w:spacing w:val="6"/>
        </w:rPr>
        <w:t xml:space="preserve"> </w:t>
      </w:r>
      <w:r>
        <w:rPr>
          <w:spacing w:val="-8"/>
        </w:rPr>
        <w:t>améliore</w:t>
      </w:r>
      <w:r>
        <w:rPr>
          <w:spacing w:val="7"/>
        </w:rPr>
        <w:t xml:space="preserve"> </w:t>
      </w:r>
      <w:r>
        <w:rPr>
          <w:spacing w:val="-8"/>
        </w:rPr>
        <w:t>la</w:t>
      </w:r>
      <w:r>
        <w:rPr>
          <w:spacing w:val="6"/>
        </w:rPr>
        <w:t xml:space="preserve"> </w:t>
      </w:r>
      <w:r>
        <w:rPr>
          <w:spacing w:val="-8"/>
        </w:rPr>
        <w:t>gestion</w:t>
      </w:r>
      <w:r>
        <w:rPr>
          <w:spacing w:val="7"/>
        </w:rPr>
        <w:t xml:space="preserve"> </w:t>
      </w:r>
      <w:r>
        <w:rPr>
          <w:spacing w:val="-8"/>
        </w:rPr>
        <w:t>de</w:t>
      </w:r>
      <w:r>
        <w:rPr>
          <w:spacing w:val="6"/>
        </w:rPr>
        <w:t xml:space="preserve"> </w:t>
      </w:r>
      <w:r>
        <w:rPr>
          <w:spacing w:val="-8"/>
        </w:rPr>
        <w:t>réclamation</w:t>
      </w:r>
      <w:commentRangeEnd w:id="8"/>
      <w:r>
        <w:rPr>
          <w:rStyle w:val="Marquedecommentaire"/>
          <w:rFonts w:ascii="Times New Roman" w:eastAsia="Times New Roman" w:hAnsi="Times New Roman" w:cs="Times New Roman"/>
          <w:b w:val="0"/>
          <w:bCs w:val="0"/>
        </w:rPr>
        <w:commentReference w:id="8"/>
      </w:r>
      <w:r>
        <w:tab/>
      </w:r>
      <w:r>
        <w:rPr>
          <w:rFonts w:ascii="Times New Roman" w:hAnsi="Times New Roman"/>
          <w:b w:val="0"/>
          <w:spacing w:val="-10"/>
        </w:rPr>
        <w:t>G</w:t>
      </w:r>
    </w:p>
    <w:p w14:paraId="3527A895" w14:textId="77777777" w:rsidR="00C91026" w:rsidRDefault="00A75B0C">
      <w:pPr>
        <w:pStyle w:val="Corpsdetexte"/>
        <w:spacing w:before="273" w:line="312" w:lineRule="auto"/>
        <w:ind w:left="142" w:right="243" w:firstLine="398"/>
        <w:jc w:val="both"/>
      </w:pPr>
      <w:r>
        <w:rPr>
          <w:w w:val="105"/>
        </w:rPr>
        <w:t>Par</w:t>
      </w:r>
      <w:r>
        <w:rPr>
          <w:spacing w:val="-9"/>
          <w:w w:val="105"/>
        </w:rPr>
        <w:t xml:space="preserve"> </w:t>
      </w:r>
      <w:r>
        <w:rPr>
          <w:w w:val="105"/>
        </w:rPr>
        <w:t>ailleurs,</w:t>
      </w:r>
      <w:r>
        <w:rPr>
          <w:spacing w:val="-9"/>
          <w:w w:val="105"/>
        </w:rPr>
        <w:t xml:space="preserve"> </w:t>
      </w:r>
      <w:r>
        <w:rPr>
          <w:w w:val="105"/>
        </w:rPr>
        <w:t>une</w:t>
      </w:r>
      <w:r>
        <w:rPr>
          <w:spacing w:val="-9"/>
          <w:w w:val="105"/>
        </w:rPr>
        <w:t xml:space="preserve"> </w:t>
      </w:r>
      <w:r>
        <w:rPr>
          <w:w w:val="105"/>
        </w:rPr>
        <w:t>relation</w:t>
      </w:r>
      <w:r>
        <w:rPr>
          <w:spacing w:val="-9"/>
          <w:w w:val="105"/>
        </w:rPr>
        <w:t xml:space="preserve"> </w:t>
      </w:r>
      <w:r>
        <w:rPr>
          <w:w w:val="105"/>
        </w:rPr>
        <w:t>bien</w:t>
      </w:r>
      <w:r>
        <w:rPr>
          <w:spacing w:val="-9"/>
          <w:w w:val="105"/>
        </w:rPr>
        <w:t xml:space="preserve"> </w:t>
      </w:r>
      <w:r>
        <w:rPr>
          <w:w w:val="105"/>
        </w:rPr>
        <w:t>établie</w:t>
      </w:r>
      <w:r>
        <w:rPr>
          <w:spacing w:val="-9"/>
          <w:w w:val="105"/>
        </w:rPr>
        <w:t xml:space="preserve"> </w:t>
      </w:r>
      <w:r>
        <w:rPr>
          <w:w w:val="105"/>
        </w:rPr>
        <w:t>rend</w:t>
      </w:r>
      <w:r>
        <w:rPr>
          <w:spacing w:val="-8"/>
          <w:w w:val="105"/>
        </w:rPr>
        <w:t xml:space="preserve"> </w:t>
      </w:r>
      <w:r>
        <w:rPr>
          <w:w w:val="105"/>
        </w:rPr>
        <w:t>la</w:t>
      </w:r>
      <w:r>
        <w:rPr>
          <w:spacing w:val="-9"/>
          <w:w w:val="105"/>
        </w:rPr>
        <w:t xml:space="preserve"> </w:t>
      </w:r>
      <w:r>
        <w:rPr>
          <w:w w:val="105"/>
        </w:rPr>
        <w:t>gestion</w:t>
      </w:r>
      <w:r>
        <w:rPr>
          <w:spacing w:val="-9"/>
          <w:w w:val="105"/>
        </w:rPr>
        <w:t xml:space="preserve"> </w:t>
      </w:r>
      <w:r>
        <w:rPr>
          <w:w w:val="105"/>
        </w:rPr>
        <w:t>des</w:t>
      </w:r>
      <w:r>
        <w:rPr>
          <w:spacing w:val="-9"/>
          <w:w w:val="105"/>
        </w:rPr>
        <w:t xml:space="preserve"> </w:t>
      </w:r>
      <w:r>
        <w:rPr>
          <w:w w:val="105"/>
        </w:rPr>
        <w:t>réclamations</w:t>
      </w:r>
      <w:r>
        <w:rPr>
          <w:spacing w:val="-9"/>
          <w:w w:val="105"/>
        </w:rPr>
        <w:t xml:space="preserve"> </w:t>
      </w:r>
      <w:r>
        <w:rPr>
          <w:w w:val="105"/>
        </w:rPr>
        <w:t>plus</w:t>
      </w:r>
      <w:r>
        <w:rPr>
          <w:spacing w:val="-9"/>
          <w:w w:val="105"/>
        </w:rPr>
        <w:t xml:space="preserve"> </w:t>
      </w:r>
      <w:proofErr w:type="spellStart"/>
      <w:r>
        <w:rPr>
          <w:w w:val="105"/>
        </w:rPr>
        <w:t>eﬀicace</w:t>
      </w:r>
      <w:proofErr w:type="spellEnd"/>
      <w:r>
        <w:rPr>
          <w:spacing w:val="-8"/>
          <w:w w:val="105"/>
        </w:rPr>
        <w:t xml:space="preserve"> </w:t>
      </w:r>
      <w:r>
        <w:rPr>
          <w:w w:val="105"/>
        </w:rPr>
        <w:t>:</w:t>
      </w:r>
      <w:r>
        <w:rPr>
          <w:spacing w:val="-9"/>
          <w:w w:val="105"/>
        </w:rPr>
        <w:t xml:space="preserve"> </w:t>
      </w:r>
      <w:r>
        <w:rPr>
          <w:w w:val="105"/>
        </w:rPr>
        <w:t>les clients engagés sont plus enclins à exprimer leurs insatisfactions plutôt qu’à se détourner silencieusement, et ils se montrent généralement plus indulgents face aux défaillances de service</w:t>
      </w:r>
      <w:r>
        <w:rPr>
          <w:spacing w:val="-2"/>
          <w:w w:val="105"/>
        </w:rPr>
        <w:t xml:space="preserve"> </w:t>
      </w:r>
      <w:r>
        <w:rPr>
          <w:w w:val="105"/>
        </w:rPr>
        <w:t>(</w:t>
      </w:r>
      <w:proofErr w:type="spellStart"/>
      <w:r>
        <w:rPr>
          <w:w w:val="105"/>
        </w:rPr>
        <w:t>Davidow</w:t>
      </w:r>
      <w:proofErr w:type="spellEnd"/>
      <w:r>
        <w:rPr>
          <w:w w:val="105"/>
        </w:rPr>
        <w:t xml:space="preserve">, </w:t>
      </w:r>
      <w:hyperlink w:anchor="_bookmark50" w:history="1">
        <w:r>
          <w:rPr>
            <w:w w:val="105"/>
          </w:rPr>
          <w:t>2003</w:t>
        </w:r>
      </w:hyperlink>
      <w:r>
        <w:rPr>
          <w:spacing w:val="-16"/>
          <w:w w:val="105"/>
        </w:rPr>
        <w:t xml:space="preserve"> </w:t>
      </w:r>
      <w:r>
        <w:rPr>
          <w:w w:val="105"/>
        </w:rPr>
        <w:t xml:space="preserve">; </w:t>
      </w:r>
      <w:proofErr w:type="spellStart"/>
      <w:r>
        <w:rPr>
          <w:w w:val="105"/>
        </w:rPr>
        <w:t>Tax</w:t>
      </w:r>
      <w:proofErr w:type="spellEnd"/>
      <w:r>
        <w:rPr>
          <w:w w:val="105"/>
        </w:rPr>
        <w:t xml:space="preserve"> et al., </w:t>
      </w:r>
      <w:hyperlink w:anchor="_bookmark135" w:history="1">
        <w:r>
          <w:rPr>
            <w:w w:val="105"/>
          </w:rPr>
          <w:t>1998</w:t>
        </w:r>
      </w:hyperlink>
      <w:r>
        <w:rPr>
          <w:w w:val="105"/>
        </w:rPr>
        <w:t xml:space="preserve">). Ainsi, la relation client agit comme un amortisseur des expériences négatives et comme un catalyseur des expériences positives. Elle contribue également à réduire les coûts d’acquisition et de rétention, les clients fidèles nécessitant moins d’incitations marketing et générant davantage de recommandations spontanées (Brown et al., </w:t>
      </w:r>
      <w:hyperlink w:anchor="_bookmark44" w:history="1">
        <w:r>
          <w:rPr>
            <w:w w:val="105"/>
          </w:rPr>
          <w:t>2005</w:t>
        </w:r>
      </w:hyperlink>
      <w:r>
        <w:rPr>
          <w:spacing w:val="-23"/>
          <w:w w:val="105"/>
        </w:rPr>
        <w:t xml:space="preserve"> </w:t>
      </w:r>
      <w:r>
        <w:rPr>
          <w:w w:val="105"/>
        </w:rPr>
        <w:t xml:space="preserve">; </w:t>
      </w:r>
      <w:proofErr w:type="spellStart"/>
      <w:r>
        <w:rPr>
          <w:w w:val="105"/>
        </w:rPr>
        <w:t>Reichheld</w:t>
      </w:r>
      <w:proofErr w:type="spellEnd"/>
      <w:r>
        <w:rPr>
          <w:w w:val="105"/>
        </w:rPr>
        <w:t xml:space="preserve"> &amp; Sasser, </w:t>
      </w:r>
      <w:hyperlink w:anchor="_bookmark122" w:history="1">
        <w:r>
          <w:rPr>
            <w:w w:val="105"/>
          </w:rPr>
          <w:t>1990</w:t>
        </w:r>
      </w:hyperlink>
      <w:r>
        <w:rPr>
          <w:w w:val="105"/>
        </w:rPr>
        <w:t>).</w:t>
      </w:r>
    </w:p>
    <w:p w14:paraId="4D7B3B5D" w14:textId="77777777" w:rsidR="00C91026" w:rsidRDefault="00C91026">
      <w:pPr>
        <w:pStyle w:val="Corpsdetexte"/>
      </w:pPr>
    </w:p>
    <w:p w14:paraId="0BA13375" w14:textId="77777777" w:rsidR="00C91026" w:rsidRDefault="00C91026">
      <w:pPr>
        <w:pStyle w:val="Corpsdetexte"/>
        <w:spacing w:before="26"/>
      </w:pPr>
    </w:p>
    <w:p w14:paraId="423FCCB8" w14:textId="77777777" w:rsidR="00C91026" w:rsidRDefault="00A75B0C">
      <w:pPr>
        <w:pStyle w:val="Titre2"/>
        <w:numPr>
          <w:ilvl w:val="2"/>
          <w:numId w:val="4"/>
        </w:numPr>
        <w:tabs>
          <w:tab w:val="left" w:pos="1093"/>
        </w:tabs>
        <w:ind w:hanging="951"/>
      </w:pPr>
      <w:bookmarkStart w:id="9" w:name="Models_théoriques_de_la_réclamation_clie"/>
      <w:bookmarkStart w:id="10" w:name="_bookmark2"/>
      <w:bookmarkEnd w:id="9"/>
      <w:bookmarkEnd w:id="10"/>
      <w:r>
        <w:rPr>
          <w:spacing w:val="-4"/>
        </w:rPr>
        <w:t>Modèles</w:t>
      </w:r>
      <w:r>
        <w:rPr>
          <w:spacing w:val="3"/>
        </w:rPr>
        <w:t xml:space="preserve"> </w:t>
      </w:r>
      <w:r>
        <w:rPr>
          <w:spacing w:val="-4"/>
        </w:rPr>
        <w:t>théoriques</w:t>
      </w:r>
      <w:r>
        <w:rPr>
          <w:spacing w:val="3"/>
        </w:rPr>
        <w:t xml:space="preserve"> </w:t>
      </w:r>
      <w:r>
        <w:rPr>
          <w:spacing w:val="-4"/>
        </w:rPr>
        <w:t>de</w:t>
      </w:r>
      <w:r>
        <w:rPr>
          <w:spacing w:val="2"/>
        </w:rPr>
        <w:t xml:space="preserve"> </w:t>
      </w:r>
      <w:r>
        <w:rPr>
          <w:spacing w:val="-4"/>
        </w:rPr>
        <w:t>la</w:t>
      </w:r>
      <w:r>
        <w:rPr>
          <w:spacing w:val="3"/>
        </w:rPr>
        <w:t xml:space="preserve"> </w:t>
      </w:r>
      <w:r>
        <w:rPr>
          <w:spacing w:val="-4"/>
        </w:rPr>
        <w:t>réclamation</w:t>
      </w:r>
      <w:r>
        <w:rPr>
          <w:spacing w:val="3"/>
        </w:rPr>
        <w:t xml:space="preserve"> </w:t>
      </w:r>
      <w:r>
        <w:rPr>
          <w:spacing w:val="-4"/>
        </w:rPr>
        <w:t>client</w:t>
      </w:r>
    </w:p>
    <w:p w14:paraId="249D980C" w14:textId="77777777" w:rsidR="00C91026" w:rsidRDefault="00C91026">
      <w:pPr>
        <w:pStyle w:val="Corpsdetexte"/>
        <w:spacing w:before="101"/>
        <w:rPr>
          <w:rFonts w:ascii="Georgia"/>
          <w:b/>
          <w:sz w:val="28"/>
        </w:rPr>
      </w:pPr>
    </w:p>
    <w:p w14:paraId="4CDEB8BC" w14:textId="77777777" w:rsidR="00C91026" w:rsidRDefault="00A75B0C">
      <w:pPr>
        <w:pStyle w:val="Titre3"/>
        <w:tabs>
          <w:tab w:val="left" w:pos="4466"/>
        </w:tabs>
        <w:rPr>
          <w:rFonts w:ascii="Times New Roman" w:hAnsi="Times New Roman"/>
          <w:b w:val="0"/>
        </w:rPr>
      </w:pPr>
      <w:r>
        <w:rPr>
          <w:spacing w:val="-6"/>
        </w:rPr>
        <w:t>Qu’est-ce</w:t>
      </w:r>
      <w:r>
        <w:rPr>
          <w:spacing w:val="3"/>
        </w:rPr>
        <w:t xml:space="preserve"> </w:t>
      </w:r>
      <w:r>
        <w:rPr>
          <w:spacing w:val="-6"/>
        </w:rPr>
        <w:t>que</w:t>
      </w:r>
      <w:r>
        <w:rPr>
          <w:spacing w:val="4"/>
        </w:rPr>
        <w:t xml:space="preserve"> </w:t>
      </w:r>
      <w:r>
        <w:rPr>
          <w:spacing w:val="-6"/>
        </w:rPr>
        <w:t>la</w:t>
      </w:r>
      <w:r>
        <w:rPr>
          <w:spacing w:val="4"/>
        </w:rPr>
        <w:t xml:space="preserve"> </w:t>
      </w:r>
      <w:r>
        <w:rPr>
          <w:spacing w:val="-6"/>
        </w:rPr>
        <w:t>réclamation</w:t>
      </w:r>
      <w:r>
        <w:rPr>
          <w:spacing w:val="4"/>
        </w:rPr>
        <w:t xml:space="preserve"> </w:t>
      </w:r>
      <w:r>
        <w:rPr>
          <w:spacing w:val="-6"/>
        </w:rPr>
        <w:t>client</w:t>
      </w:r>
      <w:r>
        <w:tab/>
      </w:r>
      <w:r>
        <w:rPr>
          <w:rFonts w:ascii="Times New Roman" w:hAnsi="Times New Roman"/>
          <w:b w:val="0"/>
          <w:spacing w:val="-10"/>
        </w:rPr>
        <w:t>A</w:t>
      </w:r>
    </w:p>
    <w:p w14:paraId="1761DCDD" w14:textId="77777777" w:rsidR="00C91026" w:rsidRDefault="00A75B0C">
      <w:pPr>
        <w:pStyle w:val="Corpsdetexte"/>
        <w:spacing w:before="273" w:line="312" w:lineRule="auto"/>
        <w:ind w:left="142" w:right="243" w:firstLine="398"/>
        <w:jc w:val="both"/>
      </w:pPr>
      <w:r>
        <w:rPr>
          <w:w w:val="105"/>
        </w:rPr>
        <w:t>Le</w:t>
      </w:r>
      <w:r>
        <w:rPr>
          <w:spacing w:val="-8"/>
          <w:w w:val="105"/>
        </w:rPr>
        <w:t xml:space="preserve"> </w:t>
      </w:r>
      <w:r>
        <w:rPr>
          <w:w w:val="105"/>
        </w:rPr>
        <w:t>développement</w:t>
      </w:r>
      <w:r>
        <w:rPr>
          <w:spacing w:val="-8"/>
          <w:w w:val="105"/>
        </w:rPr>
        <w:t xml:space="preserve"> </w:t>
      </w:r>
      <w:r>
        <w:rPr>
          <w:w w:val="105"/>
        </w:rPr>
        <w:t>d’Internet,</w:t>
      </w:r>
      <w:r>
        <w:rPr>
          <w:spacing w:val="-8"/>
          <w:w w:val="105"/>
        </w:rPr>
        <w:t xml:space="preserve"> </w:t>
      </w:r>
      <w:r>
        <w:rPr>
          <w:w w:val="105"/>
        </w:rPr>
        <w:t>et</w:t>
      </w:r>
      <w:r>
        <w:rPr>
          <w:spacing w:val="-8"/>
          <w:w w:val="105"/>
        </w:rPr>
        <w:t xml:space="preserve"> </w:t>
      </w:r>
      <w:r>
        <w:rPr>
          <w:w w:val="105"/>
        </w:rPr>
        <w:t>plus</w:t>
      </w:r>
      <w:r>
        <w:rPr>
          <w:spacing w:val="-8"/>
          <w:w w:val="105"/>
        </w:rPr>
        <w:t xml:space="preserve"> </w:t>
      </w:r>
      <w:r>
        <w:rPr>
          <w:w w:val="105"/>
        </w:rPr>
        <w:t>particulièrement</w:t>
      </w:r>
      <w:r>
        <w:rPr>
          <w:spacing w:val="-8"/>
          <w:w w:val="105"/>
        </w:rPr>
        <w:t xml:space="preserve"> </w:t>
      </w:r>
      <w:r>
        <w:rPr>
          <w:w w:val="105"/>
        </w:rPr>
        <w:t>la</w:t>
      </w:r>
      <w:r>
        <w:rPr>
          <w:spacing w:val="-8"/>
          <w:w w:val="105"/>
        </w:rPr>
        <w:t xml:space="preserve"> </w:t>
      </w:r>
      <w:r>
        <w:rPr>
          <w:w w:val="105"/>
        </w:rPr>
        <w:t>possibilité</w:t>
      </w:r>
      <w:r>
        <w:rPr>
          <w:spacing w:val="-8"/>
          <w:w w:val="105"/>
        </w:rPr>
        <w:t xml:space="preserve"> </w:t>
      </w:r>
      <w:r>
        <w:rPr>
          <w:w w:val="105"/>
        </w:rPr>
        <w:t>de</w:t>
      </w:r>
      <w:r>
        <w:rPr>
          <w:spacing w:val="-8"/>
          <w:w w:val="105"/>
        </w:rPr>
        <w:t xml:space="preserve"> </w:t>
      </w:r>
      <w:r>
        <w:rPr>
          <w:w w:val="105"/>
        </w:rPr>
        <w:t>formuler</w:t>
      </w:r>
      <w:r>
        <w:rPr>
          <w:spacing w:val="-8"/>
          <w:w w:val="105"/>
        </w:rPr>
        <w:t xml:space="preserve"> </w:t>
      </w:r>
      <w:r>
        <w:rPr>
          <w:w w:val="105"/>
        </w:rPr>
        <w:t>des</w:t>
      </w:r>
      <w:r>
        <w:rPr>
          <w:spacing w:val="-8"/>
          <w:w w:val="105"/>
        </w:rPr>
        <w:t xml:space="preserve"> </w:t>
      </w:r>
      <w:r>
        <w:rPr>
          <w:w w:val="105"/>
        </w:rPr>
        <w:t>réclamations</w:t>
      </w:r>
      <w:r>
        <w:rPr>
          <w:spacing w:val="-4"/>
          <w:w w:val="105"/>
        </w:rPr>
        <w:t xml:space="preserve"> </w:t>
      </w:r>
      <w:r>
        <w:rPr>
          <w:w w:val="105"/>
        </w:rPr>
        <w:t>en</w:t>
      </w:r>
      <w:r>
        <w:rPr>
          <w:spacing w:val="-4"/>
          <w:w w:val="105"/>
        </w:rPr>
        <w:t xml:space="preserve"> </w:t>
      </w:r>
      <w:r>
        <w:rPr>
          <w:w w:val="105"/>
        </w:rPr>
        <w:t>ligne,</w:t>
      </w:r>
      <w:r>
        <w:rPr>
          <w:spacing w:val="-4"/>
          <w:w w:val="105"/>
        </w:rPr>
        <w:t xml:space="preserve"> </w:t>
      </w:r>
      <w:r>
        <w:rPr>
          <w:w w:val="105"/>
        </w:rPr>
        <w:t>a</w:t>
      </w:r>
      <w:r>
        <w:rPr>
          <w:spacing w:val="-4"/>
          <w:w w:val="105"/>
        </w:rPr>
        <w:t xml:space="preserve"> </w:t>
      </w:r>
      <w:r>
        <w:rPr>
          <w:w w:val="105"/>
        </w:rPr>
        <w:t>renforcé</w:t>
      </w:r>
      <w:r>
        <w:rPr>
          <w:spacing w:val="-4"/>
          <w:w w:val="105"/>
        </w:rPr>
        <w:t xml:space="preserve"> </w:t>
      </w:r>
      <w:r>
        <w:rPr>
          <w:w w:val="105"/>
        </w:rPr>
        <w:t>l’importance</w:t>
      </w:r>
      <w:r>
        <w:rPr>
          <w:spacing w:val="-4"/>
          <w:w w:val="105"/>
        </w:rPr>
        <w:t xml:space="preserve"> </w:t>
      </w:r>
      <w:r>
        <w:rPr>
          <w:w w:val="105"/>
        </w:rPr>
        <w:t>de</w:t>
      </w:r>
      <w:r>
        <w:rPr>
          <w:spacing w:val="-4"/>
          <w:w w:val="105"/>
        </w:rPr>
        <w:t xml:space="preserve"> </w:t>
      </w:r>
      <w:r>
        <w:rPr>
          <w:w w:val="105"/>
        </w:rPr>
        <w:t>ce</w:t>
      </w:r>
      <w:r>
        <w:rPr>
          <w:spacing w:val="-4"/>
          <w:w w:val="105"/>
        </w:rPr>
        <w:t xml:space="preserve"> </w:t>
      </w:r>
      <w:r>
        <w:rPr>
          <w:w w:val="105"/>
        </w:rPr>
        <w:t>sujet</w:t>
      </w:r>
      <w:r>
        <w:rPr>
          <w:spacing w:val="-4"/>
          <w:w w:val="105"/>
        </w:rPr>
        <w:t xml:space="preserve"> </w:t>
      </w:r>
      <w:r>
        <w:rPr>
          <w:w w:val="105"/>
        </w:rPr>
        <w:t>(</w:t>
      </w:r>
      <w:proofErr w:type="spellStart"/>
      <w:r>
        <w:rPr>
          <w:w w:val="105"/>
        </w:rPr>
        <w:t>Kitapci</w:t>
      </w:r>
      <w:proofErr w:type="spellEnd"/>
      <w:r>
        <w:rPr>
          <w:spacing w:val="-4"/>
          <w:w w:val="105"/>
        </w:rPr>
        <w:t xml:space="preserve"> </w:t>
      </w:r>
      <w:r>
        <w:rPr>
          <w:w w:val="105"/>
        </w:rPr>
        <w:t>et</w:t>
      </w:r>
      <w:r>
        <w:rPr>
          <w:spacing w:val="-4"/>
          <w:w w:val="105"/>
        </w:rPr>
        <w:t xml:space="preserve"> </w:t>
      </w:r>
      <w:r>
        <w:rPr>
          <w:w w:val="105"/>
        </w:rPr>
        <w:t>al.,</w:t>
      </w:r>
      <w:r>
        <w:rPr>
          <w:spacing w:val="-4"/>
          <w:w w:val="105"/>
        </w:rPr>
        <w:t xml:space="preserve"> </w:t>
      </w:r>
      <w:hyperlink w:anchor="_bookmark86" w:history="1">
        <w:r>
          <w:rPr>
            <w:w w:val="105"/>
          </w:rPr>
          <w:t>2019</w:t>
        </w:r>
      </w:hyperlink>
      <w:r>
        <w:rPr>
          <w:w w:val="105"/>
        </w:rPr>
        <w:t>).</w:t>
      </w:r>
      <w:r>
        <w:rPr>
          <w:spacing w:val="-4"/>
          <w:w w:val="105"/>
        </w:rPr>
        <w:t xml:space="preserve"> </w:t>
      </w:r>
      <w:r>
        <w:rPr>
          <w:w w:val="105"/>
        </w:rPr>
        <w:t>Selon</w:t>
      </w:r>
      <w:r>
        <w:rPr>
          <w:spacing w:val="-4"/>
          <w:w w:val="105"/>
        </w:rPr>
        <w:t xml:space="preserve"> </w:t>
      </w:r>
      <w:r>
        <w:rPr>
          <w:w w:val="105"/>
        </w:rPr>
        <w:t>Jasper</w:t>
      </w:r>
      <w:r>
        <w:t xml:space="preserve"> </w:t>
      </w:r>
      <w:r>
        <w:rPr>
          <w:w w:val="105"/>
        </w:rPr>
        <w:t>et</w:t>
      </w:r>
      <w:r>
        <w:rPr>
          <w:spacing w:val="-2"/>
          <w:w w:val="105"/>
        </w:rPr>
        <w:t xml:space="preserve"> </w:t>
      </w:r>
      <w:proofErr w:type="spellStart"/>
      <w:r>
        <w:rPr>
          <w:w w:val="105"/>
        </w:rPr>
        <w:t>Waldhart</w:t>
      </w:r>
      <w:proofErr w:type="spellEnd"/>
      <w:r>
        <w:rPr>
          <w:spacing w:val="-2"/>
          <w:w w:val="105"/>
        </w:rPr>
        <w:t xml:space="preserve"> </w:t>
      </w:r>
      <w:r>
        <w:rPr>
          <w:w w:val="105"/>
        </w:rPr>
        <w:t>(</w:t>
      </w:r>
      <w:hyperlink w:anchor="_bookmark82" w:history="1">
        <w:r>
          <w:rPr>
            <w:w w:val="105"/>
          </w:rPr>
          <w:t>2013</w:t>
        </w:r>
      </w:hyperlink>
      <w:r>
        <w:rPr>
          <w:w w:val="105"/>
        </w:rPr>
        <w:t>), Internet</w:t>
      </w:r>
      <w:r>
        <w:rPr>
          <w:spacing w:val="-2"/>
          <w:w w:val="105"/>
        </w:rPr>
        <w:t xml:space="preserve"> </w:t>
      </w:r>
      <w:r>
        <w:rPr>
          <w:w w:val="105"/>
        </w:rPr>
        <w:t>a augmenté</w:t>
      </w:r>
      <w:r>
        <w:rPr>
          <w:spacing w:val="-2"/>
          <w:w w:val="105"/>
        </w:rPr>
        <w:t xml:space="preserve"> </w:t>
      </w:r>
      <w:r>
        <w:rPr>
          <w:w w:val="105"/>
        </w:rPr>
        <w:t>la probabilité d’émettre une réclamation. Landon (</w:t>
      </w:r>
      <w:hyperlink w:anchor="_bookmark89" w:history="1">
        <w:r>
          <w:rPr>
            <w:w w:val="105"/>
          </w:rPr>
          <w:t>1980</w:t>
        </w:r>
      </w:hyperlink>
      <w:r>
        <w:rPr>
          <w:w w:val="105"/>
        </w:rPr>
        <w:t>)</w:t>
      </w:r>
      <w:r>
        <w:rPr>
          <w:spacing w:val="-5"/>
          <w:w w:val="105"/>
        </w:rPr>
        <w:t xml:space="preserve"> </w:t>
      </w:r>
      <w:r>
        <w:rPr>
          <w:w w:val="105"/>
        </w:rPr>
        <w:t>définit</w:t>
      </w:r>
      <w:r>
        <w:rPr>
          <w:spacing w:val="-4"/>
          <w:w w:val="105"/>
        </w:rPr>
        <w:t xml:space="preserve"> </w:t>
      </w:r>
      <w:r>
        <w:rPr>
          <w:w w:val="105"/>
        </w:rPr>
        <w:t>une</w:t>
      </w:r>
      <w:r>
        <w:rPr>
          <w:spacing w:val="-4"/>
          <w:w w:val="105"/>
        </w:rPr>
        <w:t xml:space="preserve"> </w:t>
      </w:r>
      <w:r>
        <w:rPr>
          <w:w w:val="105"/>
        </w:rPr>
        <w:t>réclamation</w:t>
      </w:r>
      <w:r>
        <w:rPr>
          <w:spacing w:val="-4"/>
          <w:w w:val="105"/>
        </w:rPr>
        <w:t xml:space="preserve"> </w:t>
      </w:r>
      <w:r>
        <w:rPr>
          <w:w w:val="105"/>
        </w:rPr>
        <w:t>comme</w:t>
      </w:r>
      <w:r>
        <w:rPr>
          <w:spacing w:val="-5"/>
          <w:w w:val="105"/>
        </w:rPr>
        <w:t xml:space="preserve"> </w:t>
      </w:r>
      <w:r>
        <w:rPr>
          <w:w w:val="105"/>
        </w:rPr>
        <w:t>l’expression</w:t>
      </w:r>
      <w:r>
        <w:rPr>
          <w:spacing w:val="-4"/>
          <w:w w:val="105"/>
        </w:rPr>
        <w:t xml:space="preserve"> </w:t>
      </w:r>
      <w:r>
        <w:rPr>
          <w:w w:val="105"/>
        </w:rPr>
        <w:t>de</w:t>
      </w:r>
      <w:r>
        <w:rPr>
          <w:spacing w:val="-4"/>
          <w:w w:val="105"/>
        </w:rPr>
        <w:t xml:space="preserve"> </w:t>
      </w:r>
      <w:r>
        <w:rPr>
          <w:w w:val="105"/>
        </w:rPr>
        <w:t>l’insatisfaction</w:t>
      </w:r>
      <w:r>
        <w:rPr>
          <w:spacing w:val="-4"/>
          <w:w w:val="105"/>
        </w:rPr>
        <w:t xml:space="preserve"> </w:t>
      </w:r>
      <w:r>
        <w:rPr>
          <w:w w:val="105"/>
        </w:rPr>
        <w:t>d’un</w:t>
      </w:r>
      <w:r>
        <w:rPr>
          <w:spacing w:val="-4"/>
          <w:w w:val="105"/>
        </w:rPr>
        <w:t xml:space="preserve"> </w:t>
      </w:r>
      <w:r>
        <w:rPr>
          <w:w w:val="105"/>
        </w:rPr>
        <w:t xml:space="preserve">consommateur à l’attention d’un parti responsable. Cette expression ne comporte pas nécessairement la cause de l’insatisfaction et peut être formulée à l’écrit ou à l’oral. Le destinataire doit être le parti considéré comme responsable, ce qui permet de distinguer une réclamation d’un </w:t>
      </w:r>
      <w:r>
        <w:rPr>
          <w:w w:val="105"/>
        </w:rPr>
        <w:lastRenderedPageBreak/>
        <w:t>simple</w:t>
      </w:r>
      <w:r>
        <w:rPr>
          <w:spacing w:val="-12"/>
          <w:w w:val="105"/>
        </w:rPr>
        <w:t xml:space="preserve"> </w:t>
      </w:r>
      <w:r>
        <w:rPr>
          <w:w w:val="105"/>
        </w:rPr>
        <w:t>bouche-à-oreille.</w:t>
      </w:r>
      <w:r>
        <w:rPr>
          <w:spacing w:val="-12"/>
          <w:w w:val="105"/>
        </w:rPr>
        <w:t xml:space="preserve"> </w:t>
      </w:r>
      <w:r>
        <w:rPr>
          <w:w w:val="105"/>
        </w:rPr>
        <w:t>Singh</w:t>
      </w:r>
      <w:r>
        <w:rPr>
          <w:spacing w:val="-12"/>
          <w:w w:val="105"/>
        </w:rPr>
        <w:t xml:space="preserve"> </w:t>
      </w:r>
      <w:r>
        <w:rPr>
          <w:w w:val="105"/>
        </w:rPr>
        <w:t>(</w:t>
      </w:r>
      <w:hyperlink w:anchor="_bookmark132" w:history="1">
        <w:r>
          <w:rPr>
            <w:w w:val="105"/>
          </w:rPr>
          <w:t>1988</w:t>
        </w:r>
      </w:hyperlink>
      <w:r>
        <w:rPr>
          <w:w w:val="105"/>
        </w:rPr>
        <w:t>)</w:t>
      </w:r>
      <w:r>
        <w:rPr>
          <w:spacing w:val="-12"/>
          <w:w w:val="105"/>
        </w:rPr>
        <w:t xml:space="preserve"> </w:t>
      </w:r>
      <w:r>
        <w:rPr>
          <w:w w:val="105"/>
        </w:rPr>
        <w:t>revient</w:t>
      </w:r>
      <w:r>
        <w:rPr>
          <w:spacing w:val="-12"/>
          <w:w w:val="105"/>
        </w:rPr>
        <w:t xml:space="preserve"> </w:t>
      </w:r>
      <w:r>
        <w:rPr>
          <w:w w:val="105"/>
        </w:rPr>
        <w:t>sur</w:t>
      </w:r>
      <w:r>
        <w:rPr>
          <w:spacing w:val="-12"/>
          <w:w w:val="105"/>
        </w:rPr>
        <w:t xml:space="preserve"> </w:t>
      </w:r>
      <w:r>
        <w:rPr>
          <w:w w:val="105"/>
        </w:rPr>
        <w:t>les</w:t>
      </w:r>
      <w:r>
        <w:rPr>
          <w:spacing w:val="-12"/>
          <w:w w:val="105"/>
        </w:rPr>
        <w:t xml:space="preserve"> </w:t>
      </w:r>
      <w:r>
        <w:rPr>
          <w:w w:val="105"/>
        </w:rPr>
        <w:t>différentes</w:t>
      </w:r>
      <w:r>
        <w:rPr>
          <w:spacing w:val="-12"/>
          <w:w w:val="105"/>
        </w:rPr>
        <w:t xml:space="preserve"> </w:t>
      </w:r>
      <w:r>
        <w:rPr>
          <w:w w:val="105"/>
        </w:rPr>
        <w:t>définitions</w:t>
      </w:r>
      <w:r>
        <w:rPr>
          <w:spacing w:val="-12"/>
          <w:w w:val="105"/>
        </w:rPr>
        <w:t xml:space="preserve"> </w:t>
      </w:r>
      <w:r>
        <w:rPr>
          <w:w w:val="105"/>
        </w:rPr>
        <w:t>proposées</w:t>
      </w:r>
      <w:r>
        <w:rPr>
          <w:spacing w:val="-12"/>
          <w:w w:val="105"/>
        </w:rPr>
        <w:t xml:space="preserve"> </w:t>
      </w:r>
      <w:r>
        <w:rPr>
          <w:w w:val="105"/>
        </w:rPr>
        <w:t>dans la littérature et identifie trois niveaux de restriction :</w:t>
      </w:r>
    </w:p>
    <w:p w14:paraId="2062D896" w14:textId="77777777" w:rsidR="00C91026" w:rsidRDefault="00A75B0C">
      <w:pPr>
        <w:pStyle w:val="Paragraphedeliste"/>
        <w:numPr>
          <w:ilvl w:val="3"/>
          <w:numId w:val="4"/>
        </w:numPr>
        <w:tabs>
          <w:tab w:val="left" w:pos="740"/>
        </w:tabs>
        <w:spacing w:before="81" w:line="312" w:lineRule="auto"/>
        <w:ind w:right="282"/>
        <w:jc w:val="both"/>
        <w:rPr>
          <w:sz w:val="24"/>
        </w:rPr>
      </w:pPr>
      <w:r>
        <w:rPr>
          <w:sz w:val="24"/>
        </w:rPr>
        <w:t>les</w:t>
      </w:r>
      <w:r>
        <w:rPr>
          <w:spacing w:val="-2"/>
          <w:sz w:val="24"/>
        </w:rPr>
        <w:t xml:space="preserve"> </w:t>
      </w:r>
      <w:r>
        <w:rPr>
          <w:sz w:val="24"/>
        </w:rPr>
        <w:t>réclamations</w:t>
      </w:r>
      <w:r>
        <w:rPr>
          <w:spacing w:val="-2"/>
          <w:sz w:val="24"/>
        </w:rPr>
        <w:t xml:space="preserve"> </w:t>
      </w:r>
      <w:r>
        <w:rPr>
          <w:sz w:val="24"/>
        </w:rPr>
        <w:t>incluent</w:t>
      </w:r>
      <w:r>
        <w:rPr>
          <w:spacing w:val="-2"/>
          <w:sz w:val="24"/>
        </w:rPr>
        <w:t xml:space="preserve"> </w:t>
      </w:r>
      <w:r>
        <w:rPr>
          <w:sz w:val="24"/>
        </w:rPr>
        <w:t>uniquement</w:t>
      </w:r>
      <w:r>
        <w:rPr>
          <w:spacing w:val="-2"/>
          <w:sz w:val="24"/>
        </w:rPr>
        <w:t xml:space="preserve"> </w:t>
      </w:r>
      <w:r>
        <w:rPr>
          <w:sz w:val="24"/>
        </w:rPr>
        <w:t>les</w:t>
      </w:r>
      <w:r>
        <w:rPr>
          <w:spacing w:val="-2"/>
          <w:sz w:val="24"/>
        </w:rPr>
        <w:t xml:space="preserve"> </w:t>
      </w:r>
      <w:r>
        <w:rPr>
          <w:rFonts w:ascii="Georgia" w:hAnsi="Georgia"/>
          <w:b/>
          <w:sz w:val="24"/>
        </w:rPr>
        <w:t>expressions</w:t>
      </w:r>
      <w:r>
        <w:rPr>
          <w:rFonts w:ascii="Georgia" w:hAnsi="Georgia"/>
          <w:b/>
          <w:spacing w:val="-3"/>
          <w:sz w:val="24"/>
        </w:rPr>
        <w:t xml:space="preserve"> </w:t>
      </w:r>
      <w:r>
        <w:rPr>
          <w:sz w:val="24"/>
        </w:rPr>
        <w:t>d’insatisfaction</w:t>
      </w:r>
      <w:r>
        <w:rPr>
          <w:spacing w:val="-2"/>
          <w:sz w:val="24"/>
        </w:rPr>
        <w:t xml:space="preserve"> </w:t>
      </w:r>
      <w:r>
        <w:rPr>
          <w:rFonts w:ascii="Georgia" w:hAnsi="Georgia"/>
          <w:b/>
          <w:sz w:val="24"/>
        </w:rPr>
        <w:t xml:space="preserve">adressées à </w:t>
      </w:r>
      <w:commentRangeStart w:id="11"/>
      <w:r>
        <w:rPr>
          <w:rFonts w:ascii="Georgia" w:hAnsi="Georgia"/>
          <w:b/>
          <w:sz w:val="24"/>
        </w:rPr>
        <w:t xml:space="preserve">un parti </w:t>
      </w:r>
      <w:commentRangeEnd w:id="11"/>
      <w:r>
        <w:rPr>
          <w:rStyle w:val="Marquedecommentaire"/>
        </w:rPr>
        <w:commentReference w:id="11"/>
      </w:r>
      <w:r>
        <w:rPr>
          <w:rFonts w:ascii="Georgia" w:hAnsi="Georgia"/>
          <w:b/>
          <w:sz w:val="24"/>
        </w:rPr>
        <w:t xml:space="preserve">responsable </w:t>
      </w:r>
      <w:r>
        <w:rPr>
          <w:sz w:val="24"/>
        </w:rPr>
        <w:t xml:space="preserve">(Jacoby &amp; Jaccard, </w:t>
      </w:r>
      <w:hyperlink w:anchor="_bookmark79" w:history="1">
        <w:r>
          <w:rPr>
            <w:sz w:val="24"/>
          </w:rPr>
          <w:t>1981</w:t>
        </w:r>
      </w:hyperlink>
      <w:r>
        <w:rPr>
          <w:spacing w:val="-17"/>
          <w:sz w:val="24"/>
        </w:rPr>
        <w:t xml:space="preserve"> </w:t>
      </w:r>
      <w:r>
        <w:rPr>
          <w:sz w:val="24"/>
        </w:rPr>
        <w:t xml:space="preserve">; Landon, </w:t>
      </w:r>
      <w:hyperlink w:anchor="_bookmark89" w:history="1">
        <w:r>
          <w:rPr>
            <w:sz w:val="24"/>
          </w:rPr>
          <w:t>1980</w:t>
        </w:r>
      </w:hyperlink>
      <w:r>
        <w:rPr>
          <w:sz w:val="24"/>
        </w:rPr>
        <w:t>),</w:t>
      </w:r>
    </w:p>
    <w:p w14:paraId="0B1BC537" w14:textId="77777777" w:rsidR="00C91026" w:rsidRDefault="00A75B0C">
      <w:pPr>
        <w:pStyle w:val="Paragraphedeliste"/>
        <w:numPr>
          <w:ilvl w:val="3"/>
          <w:numId w:val="4"/>
        </w:numPr>
        <w:tabs>
          <w:tab w:val="left" w:pos="712"/>
          <w:tab w:val="left" w:pos="738"/>
        </w:tabs>
        <w:spacing w:before="40" w:line="312" w:lineRule="auto"/>
        <w:ind w:left="712" w:right="282" w:hanging="275"/>
        <w:jc w:val="both"/>
        <w:rPr>
          <w:sz w:val="24"/>
        </w:rPr>
      </w:pPr>
      <w:r>
        <w:rPr>
          <w:w w:val="105"/>
          <w:sz w:val="24"/>
        </w:rPr>
        <w:t>les réclamations incluent les réponses comportementales ne visant pas seulement le parti</w:t>
      </w:r>
      <w:r>
        <w:rPr>
          <w:spacing w:val="-9"/>
          <w:w w:val="105"/>
          <w:sz w:val="24"/>
        </w:rPr>
        <w:t xml:space="preserve"> </w:t>
      </w:r>
      <w:r>
        <w:rPr>
          <w:w w:val="105"/>
          <w:sz w:val="24"/>
        </w:rPr>
        <w:t>responsable</w:t>
      </w:r>
      <w:r>
        <w:rPr>
          <w:spacing w:val="-9"/>
          <w:w w:val="105"/>
          <w:sz w:val="24"/>
        </w:rPr>
        <w:t xml:space="preserve"> </w:t>
      </w:r>
      <w:r>
        <w:rPr>
          <w:w w:val="105"/>
          <w:sz w:val="24"/>
        </w:rPr>
        <w:t>mais</w:t>
      </w:r>
      <w:r>
        <w:rPr>
          <w:spacing w:val="-9"/>
          <w:w w:val="105"/>
          <w:sz w:val="24"/>
        </w:rPr>
        <w:t xml:space="preserve"> </w:t>
      </w:r>
      <w:r>
        <w:rPr>
          <w:w w:val="105"/>
          <w:sz w:val="24"/>
        </w:rPr>
        <w:t>aussi</w:t>
      </w:r>
      <w:r>
        <w:rPr>
          <w:spacing w:val="-9"/>
          <w:w w:val="105"/>
          <w:sz w:val="24"/>
        </w:rPr>
        <w:t xml:space="preserve"> </w:t>
      </w:r>
      <w:r>
        <w:rPr>
          <w:w w:val="105"/>
          <w:sz w:val="24"/>
        </w:rPr>
        <w:t>l’entourage,</w:t>
      </w:r>
      <w:r>
        <w:rPr>
          <w:spacing w:val="-9"/>
          <w:w w:val="105"/>
          <w:sz w:val="24"/>
        </w:rPr>
        <w:t xml:space="preserve"> </w:t>
      </w:r>
      <w:r>
        <w:rPr>
          <w:w w:val="105"/>
          <w:sz w:val="24"/>
        </w:rPr>
        <w:t>comme</w:t>
      </w:r>
      <w:r>
        <w:rPr>
          <w:spacing w:val="-9"/>
          <w:w w:val="105"/>
          <w:sz w:val="24"/>
        </w:rPr>
        <w:t xml:space="preserve"> </w:t>
      </w:r>
      <w:r>
        <w:rPr>
          <w:w w:val="105"/>
          <w:sz w:val="24"/>
        </w:rPr>
        <w:t>dans</w:t>
      </w:r>
      <w:r>
        <w:rPr>
          <w:spacing w:val="-9"/>
          <w:w w:val="105"/>
          <w:sz w:val="24"/>
        </w:rPr>
        <w:t xml:space="preserve"> </w:t>
      </w:r>
      <w:r>
        <w:rPr>
          <w:w w:val="105"/>
          <w:sz w:val="24"/>
        </w:rPr>
        <w:t>le</w:t>
      </w:r>
      <w:r>
        <w:rPr>
          <w:spacing w:val="-9"/>
          <w:w w:val="105"/>
          <w:sz w:val="24"/>
        </w:rPr>
        <w:t xml:space="preserve"> </w:t>
      </w:r>
      <w:r>
        <w:rPr>
          <w:w w:val="105"/>
          <w:sz w:val="24"/>
        </w:rPr>
        <w:t>cas</w:t>
      </w:r>
      <w:r>
        <w:rPr>
          <w:spacing w:val="-9"/>
          <w:w w:val="105"/>
          <w:sz w:val="24"/>
        </w:rPr>
        <w:t xml:space="preserve"> </w:t>
      </w:r>
      <w:r>
        <w:rPr>
          <w:w w:val="105"/>
          <w:sz w:val="24"/>
        </w:rPr>
        <w:t>du</w:t>
      </w:r>
      <w:r>
        <w:rPr>
          <w:spacing w:val="-9"/>
          <w:w w:val="105"/>
          <w:sz w:val="24"/>
        </w:rPr>
        <w:t xml:space="preserve"> </w:t>
      </w:r>
      <w:r>
        <w:rPr>
          <w:rFonts w:ascii="Georgia" w:hAnsi="Georgia"/>
          <w:b/>
          <w:w w:val="105"/>
          <w:sz w:val="24"/>
        </w:rPr>
        <w:t xml:space="preserve">bouche-à-oreille </w:t>
      </w:r>
      <w:r>
        <w:rPr>
          <w:w w:val="105"/>
          <w:sz w:val="24"/>
        </w:rPr>
        <w:t xml:space="preserve">(Best &amp; </w:t>
      </w:r>
      <w:proofErr w:type="spellStart"/>
      <w:r>
        <w:rPr>
          <w:w w:val="105"/>
          <w:sz w:val="24"/>
        </w:rPr>
        <w:t>Andreasen</w:t>
      </w:r>
      <w:proofErr w:type="spellEnd"/>
      <w:r>
        <w:rPr>
          <w:w w:val="105"/>
          <w:sz w:val="24"/>
        </w:rPr>
        <w:t xml:space="preserve">, </w:t>
      </w:r>
      <w:hyperlink w:anchor="_bookmark40" w:history="1">
        <w:r>
          <w:rPr>
            <w:w w:val="105"/>
            <w:sz w:val="24"/>
          </w:rPr>
          <w:t>1977</w:t>
        </w:r>
      </w:hyperlink>
      <w:r>
        <w:rPr>
          <w:spacing w:val="-25"/>
          <w:w w:val="105"/>
          <w:sz w:val="24"/>
        </w:rPr>
        <w:t xml:space="preserve"> </w:t>
      </w:r>
      <w:r>
        <w:rPr>
          <w:w w:val="105"/>
          <w:sz w:val="24"/>
        </w:rPr>
        <w:t xml:space="preserve">; Day &amp; Ash, </w:t>
      </w:r>
      <w:hyperlink w:anchor="_bookmark54" w:history="1">
        <w:r>
          <w:rPr>
            <w:w w:val="105"/>
            <w:sz w:val="24"/>
          </w:rPr>
          <w:t>1979</w:t>
        </w:r>
      </w:hyperlink>
      <w:r>
        <w:rPr>
          <w:spacing w:val="-25"/>
          <w:w w:val="105"/>
          <w:sz w:val="24"/>
        </w:rPr>
        <w:t xml:space="preserve"> </w:t>
      </w:r>
      <w:r>
        <w:rPr>
          <w:w w:val="105"/>
          <w:sz w:val="24"/>
        </w:rPr>
        <w:t xml:space="preserve">; </w:t>
      </w:r>
      <w:proofErr w:type="spellStart"/>
      <w:r>
        <w:rPr>
          <w:w w:val="105"/>
          <w:sz w:val="24"/>
        </w:rPr>
        <w:t>Richins</w:t>
      </w:r>
      <w:proofErr w:type="spellEnd"/>
      <w:r>
        <w:rPr>
          <w:w w:val="105"/>
          <w:sz w:val="24"/>
        </w:rPr>
        <w:t xml:space="preserve">, </w:t>
      </w:r>
      <w:hyperlink w:anchor="_bookmark124" w:history="1">
        <w:r>
          <w:rPr>
            <w:w w:val="105"/>
            <w:sz w:val="24"/>
          </w:rPr>
          <w:t>1983</w:t>
        </w:r>
      </w:hyperlink>
      <w:r>
        <w:rPr>
          <w:w w:val="105"/>
          <w:sz w:val="24"/>
        </w:rPr>
        <w:t>),</w:t>
      </w:r>
    </w:p>
    <w:p w14:paraId="436996D6" w14:textId="77777777" w:rsidR="00C91026" w:rsidRDefault="00A75B0C">
      <w:pPr>
        <w:pStyle w:val="Paragraphedeliste"/>
        <w:numPr>
          <w:ilvl w:val="3"/>
          <w:numId w:val="4"/>
        </w:numPr>
        <w:tabs>
          <w:tab w:val="left" w:pos="740"/>
        </w:tabs>
        <w:spacing w:before="39" w:line="312" w:lineRule="auto"/>
        <w:ind w:right="243"/>
        <w:jc w:val="both"/>
        <w:rPr>
          <w:sz w:val="24"/>
        </w:rPr>
      </w:pPr>
      <w:r>
        <w:rPr>
          <w:w w:val="105"/>
          <w:sz w:val="24"/>
        </w:rPr>
        <w:t>les</w:t>
      </w:r>
      <w:r>
        <w:rPr>
          <w:spacing w:val="-8"/>
          <w:w w:val="105"/>
          <w:sz w:val="24"/>
        </w:rPr>
        <w:t xml:space="preserve"> </w:t>
      </w:r>
      <w:r>
        <w:rPr>
          <w:w w:val="105"/>
          <w:sz w:val="24"/>
        </w:rPr>
        <w:t>réclamations</w:t>
      </w:r>
      <w:r>
        <w:rPr>
          <w:spacing w:val="-7"/>
          <w:w w:val="105"/>
          <w:sz w:val="24"/>
        </w:rPr>
        <w:t xml:space="preserve"> </w:t>
      </w:r>
      <w:r>
        <w:rPr>
          <w:w w:val="105"/>
          <w:sz w:val="24"/>
        </w:rPr>
        <w:t>incluent</w:t>
      </w:r>
      <w:r>
        <w:rPr>
          <w:spacing w:val="-8"/>
          <w:w w:val="105"/>
          <w:sz w:val="24"/>
        </w:rPr>
        <w:t xml:space="preserve"> </w:t>
      </w:r>
      <w:r>
        <w:rPr>
          <w:w w:val="105"/>
          <w:sz w:val="24"/>
        </w:rPr>
        <w:t>toute</w:t>
      </w:r>
      <w:r>
        <w:rPr>
          <w:spacing w:val="-8"/>
          <w:w w:val="105"/>
          <w:sz w:val="24"/>
        </w:rPr>
        <w:t xml:space="preserve"> </w:t>
      </w:r>
      <w:r>
        <w:rPr>
          <w:w w:val="105"/>
          <w:sz w:val="24"/>
        </w:rPr>
        <w:t>réponse,</w:t>
      </w:r>
      <w:r>
        <w:rPr>
          <w:spacing w:val="-7"/>
          <w:w w:val="105"/>
          <w:sz w:val="24"/>
        </w:rPr>
        <w:t xml:space="preserve"> </w:t>
      </w:r>
      <w:r>
        <w:rPr>
          <w:rFonts w:ascii="Georgia" w:hAnsi="Georgia"/>
          <w:b/>
          <w:w w:val="105"/>
          <w:sz w:val="24"/>
        </w:rPr>
        <w:t>comportementale</w:t>
      </w:r>
      <w:r>
        <w:rPr>
          <w:rFonts w:ascii="Georgia" w:hAnsi="Georgia"/>
          <w:b/>
          <w:spacing w:val="-1"/>
          <w:w w:val="105"/>
          <w:sz w:val="24"/>
        </w:rPr>
        <w:t xml:space="preserve"> </w:t>
      </w:r>
      <w:r>
        <w:rPr>
          <w:rFonts w:ascii="Georgia" w:hAnsi="Georgia"/>
          <w:b/>
          <w:w w:val="105"/>
          <w:sz w:val="24"/>
        </w:rPr>
        <w:t>ou</w:t>
      </w:r>
      <w:r>
        <w:rPr>
          <w:rFonts w:ascii="Georgia" w:hAnsi="Georgia"/>
          <w:b/>
          <w:spacing w:val="-1"/>
          <w:w w:val="105"/>
          <w:sz w:val="24"/>
        </w:rPr>
        <w:t xml:space="preserve"> </w:t>
      </w:r>
      <w:r>
        <w:rPr>
          <w:rFonts w:ascii="Georgia" w:hAnsi="Georgia"/>
          <w:b/>
          <w:w w:val="105"/>
          <w:sz w:val="24"/>
        </w:rPr>
        <w:t>non</w:t>
      </w:r>
      <w:r>
        <w:rPr>
          <w:w w:val="105"/>
          <w:sz w:val="24"/>
        </w:rPr>
        <w:t>,</w:t>
      </w:r>
      <w:r>
        <w:rPr>
          <w:spacing w:val="-8"/>
          <w:w w:val="105"/>
          <w:sz w:val="24"/>
        </w:rPr>
        <w:t xml:space="preserve"> </w:t>
      </w:r>
      <w:r>
        <w:rPr>
          <w:w w:val="105"/>
          <w:sz w:val="24"/>
        </w:rPr>
        <w:t>à</w:t>
      </w:r>
      <w:r>
        <w:rPr>
          <w:spacing w:val="-7"/>
          <w:w w:val="105"/>
          <w:sz w:val="24"/>
        </w:rPr>
        <w:t xml:space="preserve"> </w:t>
      </w:r>
      <w:r>
        <w:rPr>
          <w:w w:val="105"/>
          <w:sz w:val="24"/>
        </w:rPr>
        <w:t>une</w:t>
      </w:r>
      <w:r>
        <w:rPr>
          <w:spacing w:val="-7"/>
          <w:w w:val="105"/>
          <w:sz w:val="24"/>
        </w:rPr>
        <w:t xml:space="preserve"> </w:t>
      </w:r>
      <w:proofErr w:type="spellStart"/>
      <w:r>
        <w:rPr>
          <w:w w:val="105"/>
          <w:sz w:val="24"/>
        </w:rPr>
        <w:t>insa</w:t>
      </w:r>
      <w:proofErr w:type="spellEnd"/>
      <w:r>
        <w:rPr>
          <w:w w:val="105"/>
          <w:sz w:val="24"/>
        </w:rPr>
        <w:t xml:space="preserve">- </w:t>
      </w:r>
      <w:proofErr w:type="spellStart"/>
      <w:r>
        <w:rPr>
          <w:w w:val="105"/>
          <w:sz w:val="24"/>
        </w:rPr>
        <w:t>tisfaction</w:t>
      </w:r>
      <w:proofErr w:type="spellEnd"/>
      <w:r>
        <w:rPr>
          <w:w w:val="105"/>
          <w:sz w:val="24"/>
        </w:rPr>
        <w:t xml:space="preserve"> (Arora &amp; Chakraborty, </w:t>
      </w:r>
      <w:hyperlink w:anchor="_bookmark36" w:history="1">
        <w:r>
          <w:rPr>
            <w:w w:val="105"/>
            <w:sz w:val="24"/>
          </w:rPr>
          <w:t>2020</w:t>
        </w:r>
      </w:hyperlink>
      <w:r>
        <w:rPr>
          <w:spacing w:val="-16"/>
          <w:w w:val="105"/>
          <w:sz w:val="24"/>
        </w:rPr>
        <w:t xml:space="preserve"> </w:t>
      </w:r>
      <w:r>
        <w:rPr>
          <w:w w:val="105"/>
          <w:sz w:val="24"/>
        </w:rPr>
        <w:t xml:space="preserve">; Day, </w:t>
      </w:r>
      <w:hyperlink w:anchor="_bookmark53" w:history="1">
        <w:r>
          <w:rPr>
            <w:w w:val="105"/>
            <w:sz w:val="24"/>
          </w:rPr>
          <w:t>1984</w:t>
        </w:r>
      </w:hyperlink>
      <w:r>
        <w:rPr>
          <w:spacing w:val="-16"/>
          <w:w w:val="105"/>
          <w:sz w:val="24"/>
        </w:rPr>
        <w:t xml:space="preserve"> </w:t>
      </w:r>
      <w:r>
        <w:rPr>
          <w:w w:val="105"/>
          <w:sz w:val="24"/>
        </w:rPr>
        <w:t xml:space="preserve">; </w:t>
      </w:r>
      <w:proofErr w:type="spellStart"/>
      <w:r>
        <w:rPr>
          <w:w w:val="105"/>
          <w:sz w:val="24"/>
        </w:rPr>
        <w:t>Kitapci</w:t>
      </w:r>
      <w:proofErr w:type="spellEnd"/>
      <w:r>
        <w:rPr>
          <w:w w:val="105"/>
          <w:sz w:val="24"/>
        </w:rPr>
        <w:t xml:space="preserve"> et al., </w:t>
      </w:r>
      <w:hyperlink w:anchor="_bookmark86" w:history="1">
        <w:r>
          <w:rPr>
            <w:w w:val="105"/>
            <w:sz w:val="24"/>
          </w:rPr>
          <w:t>2019</w:t>
        </w:r>
      </w:hyperlink>
      <w:r>
        <w:rPr>
          <w:spacing w:val="-16"/>
          <w:w w:val="105"/>
          <w:sz w:val="24"/>
        </w:rPr>
        <w:t xml:space="preserve"> </w:t>
      </w:r>
      <w:r>
        <w:rPr>
          <w:w w:val="105"/>
          <w:sz w:val="24"/>
        </w:rPr>
        <w:t xml:space="preserve">; Singh, </w:t>
      </w:r>
      <w:hyperlink w:anchor="_bookmark132" w:history="1">
        <w:r>
          <w:rPr>
            <w:w w:val="105"/>
            <w:sz w:val="24"/>
          </w:rPr>
          <w:t>1988</w:t>
        </w:r>
      </w:hyperlink>
      <w:r>
        <w:rPr>
          <w:w w:val="105"/>
          <w:sz w:val="24"/>
        </w:rPr>
        <w:t>).</w:t>
      </w:r>
      <w:r>
        <w:rPr>
          <w:spacing w:val="-4"/>
          <w:w w:val="105"/>
          <w:sz w:val="24"/>
        </w:rPr>
        <w:t xml:space="preserve"> </w:t>
      </w:r>
      <w:r>
        <w:rPr>
          <w:w w:val="105"/>
          <w:sz w:val="24"/>
        </w:rPr>
        <w:t>Day</w:t>
      </w:r>
      <w:r>
        <w:rPr>
          <w:spacing w:val="-5"/>
          <w:w w:val="105"/>
          <w:sz w:val="24"/>
        </w:rPr>
        <w:t xml:space="preserve"> </w:t>
      </w:r>
      <w:r>
        <w:rPr>
          <w:w w:val="105"/>
          <w:sz w:val="24"/>
        </w:rPr>
        <w:t>et</w:t>
      </w:r>
      <w:r>
        <w:rPr>
          <w:spacing w:val="-4"/>
          <w:w w:val="105"/>
          <w:sz w:val="24"/>
        </w:rPr>
        <w:t xml:space="preserve"> </w:t>
      </w:r>
      <w:r>
        <w:rPr>
          <w:w w:val="105"/>
          <w:sz w:val="24"/>
        </w:rPr>
        <w:t>al.</w:t>
      </w:r>
      <w:r>
        <w:rPr>
          <w:spacing w:val="-5"/>
          <w:w w:val="105"/>
          <w:sz w:val="24"/>
        </w:rPr>
        <w:t xml:space="preserve"> </w:t>
      </w:r>
      <w:r>
        <w:rPr>
          <w:w w:val="105"/>
          <w:sz w:val="24"/>
        </w:rPr>
        <w:t>(</w:t>
      </w:r>
      <w:hyperlink w:anchor="_bookmark55" w:history="1">
        <w:r>
          <w:rPr>
            <w:w w:val="105"/>
            <w:sz w:val="24"/>
          </w:rPr>
          <w:t>1981</w:t>
        </w:r>
      </w:hyperlink>
      <w:r>
        <w:rPr>
          <w:w w:val="105"/>
          <w:sz w:val="24"/>
        </w:rPr>
        <w:t>)</w:t>
      </w:r>
      <w:r>
        <w:rPr>
          <w:spacing w:val="-4"/>
          <w:w w:val="105"/>
          <w:sz w:val="24"/>
        </w:rPr>
        <w:t xml:space="preserve"> </w:t>
      </w:r>
      <w:r>
        <w:rPr>
          <w:w w:val="105"/>
          <w:sz w:val="24"/>
        </w:rPr>
        <w:t>cite</w:t>
      </w:r>
      <w:r>
        <w:rPr>
          <w:spacing w:val="-5"/>
          <w:w w:val="105"/>
          <w:sz w:val="24"/>
        </w:rPr>
        <w:t xml:space="preserve"> </w:t>
      </w:r>
      <w:r>
        <w:rPr>
          <w:w w:val="105"/>
          <w:sz w:val="24"/>
        </w:rPr>
        <w:t>par</w:t>
      </w:r>
      <w:r>
        <w:rPr>
          <w:spacing w:val="-4"/>
          <w:w w:val="105"/>
          <w:sz w:val="24"/>
        </w:rPr>
        <w:t xml:space="preserve"> </w:t>
      </w:r>
      <w:r>
        <w:rPr>
          <w:w w:val="105"/>
          <w:sz w:val="24"/>
        </w:rPr>
        <w:t>exemple</w:t>
      </w:r>
      <w:r>
        <w:rPr>
          <w:spacing w:val="-5"/>
          <w:w w:val="105"/>
          <w:sz w:val="24"/>
        </w:rPr>
        <w:t xml:space="preserve"> </w:t>
      </w:r>
      <w:r>
        <w:rPr>
          <w:w w:val="105"/>
          <w:sz w:val="24"/>
        </w:rPr>
        <w:t>le</w:t>
      </w:r>
      <w:r>
        <w:rPr>
          <w:spacing w:val="-4"/>
          <w:w w:val="105"/>
          <w:sz w:val="24"/>
        </w:rPr>
        <w:t xml:space="preserve"> </w:t>
      </w:r>
      <w:r>
        <w:rPr>
          <w:w w:val="105"/>
          <w:sz w:val="24"/>
        </w:rPr>
        <w:t>cas</w:t>
      </w:r>
      <w:r>
        <w:rPr>
          <w:spacing w:val="-5"/>
          <w:w w:val="105"/>
          <w:sz w:val="24"/>
        </w:rPr>
        <w:t xml:space="preserve"> </w:t>
      </w:r>
      <w:r>
        <w:rPr>
          <w:w w:val="105"/>
          <w:sz w:val="24"/>
        </w:rPr>
        <w:t>d’un</w:t>
      </w:r>
      <w:r>
        <w:rPr>
          <w:spacing w:val="-4"/>
          <w:w w:val="105"/>
          <w:sz w:val="24"/>
        </w:rPr>
        <w:t xml:space="preserve"> </w:t>
      </w:r>
      <w:r>
        <w:rPr>
          <w:w w:val="105"/>
          <w:sz w:val="24"/>
        </w:rPr>
        <w:t>client</w:t>
      </w:r>
      <w:r>
        <w:rPr>
          <w:spacing w:val="-5"/>
          <w:w w:val="105"/>
          <w:sz w:val="24"/>
        </w:rPr>
        <w:t xml:space="preserve"> </w:t>
      </w:r>
      <w:r>
        <w:rPr>
          <w:w w:val="105"/>
          <w:sz w:val="24"/>
        </w:rPr>
        <w:t>ayant</w:t>
      </w:r>
      <w:r>
        <w:rPr>
          <w:spacing w:val="-4"/>
          <w:w w:val="105"/>
          <w:sz w:val="24"/>
        </w:rPr>
        <w:t xml:space="preserve"> </w:t>
      </w:r>
      <w:r>
        <w:rPr>
          <w:w w:val="105"/>
          <w:sz w:val="24"/>
        </w:rPr>
        <w:t>oublié</w:t>
      </w:r>
      <w:r>
        <w:rPr>
          <w:spacing w:val="-5"/>
          <w:w w:val="105"/>
          <w:sz w:val="24"/>
        </w:rPr>
        <w:t xml:space="preserve"> </w:t>
      </w:r>
      <w:r>
        <w:rPr>
          <w:w w:val="105"/>
          <w:sz w:val="24"/>
        </w:rPr>
        <w:t>l’événement insatisfaisant et dont la réponse consiste, par conséquent, à ne rien faire.</w:t>
      </w:r>
    </w:p>
    <w:p w14:paraId="44CC7100" w14:textId="77777777" w:rsidR="00C91026" w:rsidRDefault="00A75B0C">
      <w:pPr>
        <w:pStyle w:val="Corpsdetexte"/>
        <w:spacing w:before="81" w:line="312" w:lineRule="auto"/>
        <w:ind w:left="142" w:right="249" w:firstLine="398"/>
        <w:jc w:val="both"/>
      </w:pPr>
      <w:r>
        <w:rPr>
          <w:w w:val="105"/>
        </w:rPr>
        <w:t>Pour clarifier la confusion autour de l’élément comportemental de la réclamation, Boote (</w:t>
      </w:r>
      <w:hyperlink w:anchor="_bookmark42" w:history="1">
        <w:r>
          <w:rPr>
            <w:w w:val="105"/>
          </w:rPr>
          <w:t>1998</w:t>
        </w:r>
      </w:hyperlink>
      <w:r>
        <w:rPr>
          <w:w w:val="105"/>
        </w:rPr>
        <w:t>) proposent de remplacer «</w:t>
      </w:r>
      <w:r>
        <w:rPr>
          <w:spacing w:val="-16"/>
          <w:w w:val="105"/>
        </w:rPr>
        <w:t xml:space="preserve"> </w:t>
      </w:r>
      <w:r>
        <w:rPr>
          <w:w w:val="105"/>
        </w:rPr>
        <w:t>réclamation client</w:t>
      </w:r>
      <w:r>
        <w:rPr>
          <w:spacing w:val="-16"/>
          <w:w w:val="105"/>
        </w:rPr>
        <w:t xml:space="preserve"> </w:t>
      </w:r>
      <w:r>
        <w:rPr>
          <w:w w:val="105"/>
        </w:rPr>
        <w:t>» par «</w:t>
      </w:r>
      <w:r>
        <w:rPr>
          <w:spacing w:val="-16"/>
          <w:w w:val="105"/>
        </w:rPr>
        <w:t xml:space="preserve"> </w:t>
      </w:r>
      <w:r>
        <w:rPr>
          <w:w w:val="105"/>
        </w:rPr>
        <w:t>réponse du client à l’insatisfaction</w:t>
      </w:r>
      <w:r>
        <w:rPr>
          <w:spacing w:val="-16"/>
          <w:w w:val="105"/>
        </w:rPr>
        <w:t xml:space="preserve"> </w:t>
      </w:r>
      <w:r>
        <w:rPr>
          <w:w w:val="105"/>
        </w:rPr>
        <w:t xml:space="preserve">». À l’issue d’une revue de la littérature, </w:t>
      </w:r>
      <w:proofErr w:type="spellStart"/>
      <w:r>
        <w:rPr>
          <w:w w:val="105"/>
        </w:rPr>
        <w:t>Kitapci</w:t>
      </w:r>
      <w:proofErr w:type="spellEnd"/>
      <w:r>
        <w:rPr>
          <w:w w:val="105"/>
        </w:rPr>
        <w:t xml:space="preserve"> et al. (</w:t>
      </w:r>
      <w:hyperlink w:anchor="_bookmark86" w:history="1">
        <w:r>
          <w:rPr>
            <w:w w:val="105"/>
          </w:rPr>
          <w:t>2019</w:t>
        </w:r>
      </w:hyperlink>
      <w:r>
        <w:rPr>
          <w:w w:val="105"/>
        </w:rPr>
        <w:t>) considèrent la définition de Singh (</w:t>
      </w:r>
      <w:hyperlink w:anchor="_bookmark132" w:history="1">
        <w:r>
          <w:rPr>
            <w:w w:val="105"/>
          </w:rPr>
          <w:t>1988</w:t>
        </w:r>
      </w:hyperlink>
      <w:r>
        <w:rPr>
          <w:w w:val="105"/>
        </w:rPr>
        <w:t>) comme la plus largement adoptée.</w:t>
      </w:r>
    </w:p>
    <w:p w14:paraId="7217DDFF" w14:textId="77777777" w:rsidR="00C91026" w:rsidRDefault="00C91026">
      <w:pPr>
        <w:pStyle w:val="Corpsdetexte"/>
        <w:spacing w:before="249"/>
      </w:pPr>
    </w:p>
    <w:p w14:paraId="18AC670A" w14:textId="77777777" w:rsidR="00C91026" w:rsidRDefault="00A75B0C">
      <w:pPr>
        <w:spacing w:before="1"/>
        <w:ind w:left="142"/>
        <w:jc w:val="both"/>
        <w:rPr>
          <w:sz w:val="24"/>
        </w:rPr>
      </w:pPr>
      <w:r>
        <w:rPr>
          <w:rFonts w:ascii="Georgia" w:hAnsi="Georgia"/>
          <w:b/>
          <w:spacing w:val="-2"/>
          <w:sz w:val="24"/>
        </w:rPr>
        <w:t>Les</w:t>
      </w:r>
      <w:r>
        <w:rPr>
          <w:rFonts w:ascii="Georgia" w:hAnsi="Georgia"/>
          <w:b/>
          <w:spacing w:val="-1"/>
          <w:sz w:val="24"/>
        </w:rPr>
        <w:t xml:space="preserve"> </w:t>
      </w:r>
      <w:r>
        <w:rPr>
          <w:rFonts w:ascii="Georgia" w:hAnsi="Georgia"/>
          <w:b/>
          <w:spacing w:val="-2"/>
          <w:sz w:val="24"/>
        </w:rPr>
        <w:t>différentes</w:t>
      </w:r>
      <w:r>
        <w:rPr>
          <w:rFonts w:ascii="Georgia" w:hAnsi="Georgia"/>
          <w:b/>
          <w:sz w:val="24"/>
        </w:rPr>
        <w:t xml:space="preserve"> </w:t>
      </w:r>
      <w:r>
        <w:rPr>
          <w:rFonts w:ascii="Georgia" w:hAnsi="Georgia"/>
          <w:b/>
          <w:spacing w:val="-2"/>
          <w:sz w:val="24"/>
        </w:rPr>
        <w:t>typologies</w:t>
      </w:r>
      <w:r>
        <w:rPr>
          <w:rFonts w:ascii="Georgia" w:hAnsi="Georgia"/>
          <w:b/>
          <w:sz w:val="24"/>
        </w:rPr>
        <w:t xml:space="preserve"> </w:t>
      </w:r>
      <w:r>
        <w:rPr>
          <w:rFonts w:ascii="Georgia" w:hAnsi="Georgia"/>
          <w:b/>
          <w:spacing w:val="-2"/>
          <w:sz w:val="24"/>
        </w:rPr>
        <w:t>de</w:t>
      </w:r>
      <w:r>
        <w:rPr>
          <w:rFonts w:ascii="Georgia" w:hAnsi="Georgia"/>
          <w:b/>
          <w:sz w:val="24"/>
        </w:rPr>
        <w:t xml:space="preserve"> </w:t>
      </w:r>
      <w:r>
        <w:rPr>
          <w:rFonts w:ascii="Georgia" w:hAnsi="Georgia"/>
          <w:b/>
          <w:spacing w:val="-2"/>
          <w:sz w:val="24"/>
        </w:rPr>
        <w:t>réclamation</w:t>
      </w:r>
      <w:r>
        <w:rPr>
          <w:rFonts w:ascii="Georgia" w:hAnsi="Georgia"/>
          <w:b/>
          <w:sz w:val="24"/>
        </w:rPr>
        <w:t xml:space="preserve"> </w:t>
      </w:r>
      <w:r>
        <w:rPr>
          <w:rFonts w:ascii="Georgia" w:hAnsi="Georgia"/>
          <w:b/>
          <w:spacing w:val="-2"/>
          <w:sz w:val="24"/>
        </w:rPr>
        <w:t>client</w:t>
      </w:r>
      <w:r>
        <w:rPr>
          <w:rFonts w:ascii="Georgia" w:hAnsi="Georgia"/>
          <w:b/>
          <w:spacing w:val="72"/>
          <w:w w:val="150"/>
          <w:sz w:val="24"/>
        </w:rPr>
        <w:t xml:space="preserve"> </w:t>
      </w:r>
      <w:r>
        <w:rPr>
          <w:spacing w:val="-2"/>
          <w:sz w:val="24"/>
        </w:rPr>
        <w:t>B</w:t>
      </w:r>
      <w:r>
        <w:rPr>
          <w:spacing w:val="-8"/>
          <w:sz w:val="24"/>
        </w:rPr>
        <w:t xml:space="preserve"> </w:t>
      </w:r>
      <w:r>
        <w:rPr>
          <w:spacing w:val="-2"/>
          <w:sz w:val="24"/>
        </w:rPr>
        <w:t>(A.</w:t>
      </w:r>
      <w:r>
        <w:rPr>
          <w:spacing w:val="-6"/>
          <w:sz w:val="24"/>
        </w:rPr>
        <w:t xml:space="preserve"> </w:t>
      </w:r>
      <w:r>
        <w:rPr>
          <w:spacing w:val="-2"/>
          <w:sz w:val="24"/>
        </w:rPr>
        <w:t>O.</w:t>
      </w:r>
      <w:r>
        <w:rPr>
          <w:spacing w:val="-8"/>
          <w:sz w:val="24"/>
        </w:rPr>
        <w:t xml:space="preserve"> </w:t>
      </w:r>
      <w:r>
        <w:rPr>
          <w:spacing w:val="-2"/>
          <w:sz w:val="24"/>
        </w:rPr>
        <w:t>Hirschman,</w:t>
      </w:r>
      <w:r>
        <w:rPr>
          <w:spacing w:val="-7"/>
          <w:sz w:val="24"/>
        </w:rPr>
        <w:t xml:space="preserve"> </w:t>
      </w:r>
      <w:hyperlink w:anchor="_bookmark73" w:history="1">
        <w:r>
          <w:rPr>
            <w:spacing w:val="-2"/>
            <w:sz w:val="24"/>
          </w:rPr>
          <w:t>1970</w:t>
        </w:r>
      </w:hyperlink>
      <w:r>
        <w:rPr>
          <w:spacing w:val="-2"/>
          <w:sz w:val="24"/>
        </w:rPr>
        <w:t>)</w:t>
      </w:r>
    </w:p>
    <w:p w14:paraId="28F9B796" w14:textId="77777777" w:rsidR="00C91026" w:rsidRDefault="00A75B0C">
      <w:pPr>
        <w:pStyle w:val="Corpsdetexte"/>
        <w:spacing w:before="273" w:line="312" w:lineRule="auto"/>
        <w:ind w:left="142" w:right="243" w:firstLine="398"/>
        <w:jc w:val="both"/>
      </w:pPr>
      <w:r>
        <w:rPr>
          <w:w w:val="105"/>
        </w:rPr>
        <w:t>Les</w:t>
      </w:r>
      <w:r>
        <w:rPr>
          <w:spacing w:val="-3"/>
          <w:w w:val="105"/>
        </w:rPr>
        <w:t xml:space="preserve"> </w:t>
      </w:r>
      <w:r>
        <w:rPr>
          <w:w w:val="105"/>
        </w:rPr>
        <w:t>premières</w:t>
      </w:r>
      <w:r>
        <w:rPr>
          <w:spacing w:val="-3"/>
          <w:w w:val="105"/>
        </w:rPr>
        <w:t xml:space="preserve"> </w:t>
      </w:r>
      <w:r>
        <w:rPr>
          <w:w w:val="105"/>
        </w:rPr>
        <w:t>tentatives</w:t>
      </w:r>
      <w:r>
        <w:rPr>
          <w:spacing w:val="-3"/>
          <w:w w:val="105"/>
        </w:rPr>
        <w:t xml:space="preserve"> </w:t>
      </w:r>
      <w:r>
        <w:rPr>
          <w:w w:val="105"/>
        </w:rPr>
        <w:t>de</w:t>
      </w:r>
      <w:r>
        <w:rPr>
          <w:spacing w:val="-3"/>
          <w:w w:val="105"/>
        </w:rPr>
        <w:t xml:space="preserve"> </w:t>
      </w:r>
      <w:r>
        <w:rPr>
          <w:w w:val="105"/>
        </w:rPr>
        <w:t>classification</w:t>
      </w:r>
      <w:r>
        <w:rPr>
          <w:spacing w:val="-3"/>
          <w:w w:val="105"/>
        </w:rPr>
        <w:t xml:space="preserve"> </w:t>
      </w:r>
      <w:r>
        <w:rPr>
          <w:w w:val="105"/>
        </w:rPr>
        <w:t>des</w:t>
      </w:r>
      <w:r>
        <w:rPr>
          <w:spacing w:val="-3"/>
          <w:w w:val="105"/>
        </w:rPr>
        <w:t xml:space="preserve"> </w:t>
      </w:r>
      <w:r>
        <w:rPr>
          <w:w w:val="105"/>
        </w:rPr>
        <w:t>réactions</w:t>
      </w:r>
      <w:r>
        <w:rPr>
          <w:spacing w:val="-3"/>
          <w:w w:val="105"/>
        </w:rPr>
        <w:t xml:space="preserve"> </w:t>
      </w:r>
      <w:r>
        <w:rPr>
          <w:w w:val="105"/>
        </w:rPr>
        <w:t>des</w:t>
      </w:r>
      <w:r>
        <w:rPr>
          <w:spacing w:val="-3"/>
          <w:w w:val="105"/>
        </w:rPr>
        <w:t xml:space="preserve"> </w:t>
      </w:r>
      <w:r>
        <w:rPr>
          <w:w w:val="105"/>
        </w:rPr>
        <w:t>consommateurs</w:t>
      </w:r>
      <w:r>
        <w:rPr>
          <w:spacing w:val="-3"/>
          <w:w w:val="105"/>
        </w:rPr>
        <w:t xml:space="preserve"> </w:t>
      </w:r>
      <w:r>
        <w:rPr>
          <w:w w:val="105"/>
        </w:rPr>
        <w:t>face</w:t>
      </w:r>
      <w:r>
        <w:rPr>
          <w:spacing w:val="-3"/>
          <w:w w:val="105"/>
        </w:rPr>
        <w:t xml:space="preserve"> </w:t>
      </w:r>
      <w:r>
        <w:rPr>
          <w:w w:val="105"/>
        </w:rPr>
        <w:t>à</w:t>
      </w:r>
      <w:r>
        <w:rPr>
          <w:spacing w:val="-3"/>
          <w:w w:val="105"/>
        </w:rPr>
        <w:t xml:space="preserve"> </w:t>
      </w:r>
      <w:r>
        <w:rPr>
          <w:w w:val="105"/>
        </w:rPr>
        <w:t>l’in- satisfaction apparaissent avec A. O. Hirschman (</w:t>
      </w:r>
      <w:hyperlink w:anchor="_bookmark73" w:history="1">
        <w:r>
          <w:rPr>
            <w:w w:val="105"/>
          </w:rPr>
          <w:t>1970</w:t>
        </w:r>
      </w:hyperlink>
      <w:r>
        <w:rPr>
          <w:w w:val="105"/>
        </w:rPr>
        <w:t>), qui identifient trois formes de réponses</w:t>
      </w:r>
      <w:r>
        <w:rPr>
          <w:spacing w:val="40"/>
          <w:w w:val="105"/>
        </w:rPr>
        <w:t xml:space="preserve"> </w:t>
      </w:r>
      <w:r>
        <w:rPr>
          <w:w w:val="105"/>
        </w:rPr>
        <w:t>:</w:t>
      </w:r>
      <w:r>
        <w:rPr>
          <w:spacing w:val="40"/>
          <w:w w:val="105"/>
        </w:rPr>
        <w:t xml:space="preserve"> </w:t>
      </w:r>
      <w:r>
        <w:rPr>
          <w:w w:val="105"/>
        </w:rPr>
        <w:t>«</w:t>
      </w:r>
      <w:r>
        <w:rPr>
          <w:spacing w:val="40"/>
          <w:w w:val="105"/>
        </w:rPr>
        <w:t xml:space="preserve"> </w:t>
      </w:r>
      <w:r>
        <w:rPr>
          <w:w w:val="105"/>
        </w:rPr>
        <w:t>exit</w:t>
      </w:r>
      <w:r>
        <w:rPr>
          <w:spacing w:val="40"/>
          <w:w w:val="105"/>
        </w:rPr>
        <w:t xml:space="preserve"> </w:t>
      </w:r>
      <w:r>
        <w:rPr>
          <w:w w:val="105"/>
        </w:rPr>
        <w:t>»,</w:t>
      </w:r>
      <w:r>
        <w:rPr>
          <w:spacing w:val="40"/>
          <w:w w:val="105"/>
        </w:rPr>
        <w:t xml:space="preserve"> </w:t>
      </w:r>
      <w:r>
        <w:rPr>
          <w:w w:val="105"/>
        </w:rPr>
        <w:t>«</w:t>
      </w:r>
      <w:r>
        <w:rPr>
          <w:spacing w:val="40"/>
          <w:w w:val="105"/>
        </w:rPr>
        <w:t xml:space="preserve"> </w:t>
      </w:r>
      <w:proofErr w:type="spellStart"/>
      <w:r>
        <w:rPr>
          <w:w w:val="105"/>
        </w:rPr>
        <w:t>voice</w:t>
      </w:r>
      <w:proofErr w:type="spellEnd"/>
      <w:r>
        <w:rPr>
          <w:spacing w:val="40"/>
          <w:w w:val="105"/>
        </w:rPr>
        <w:t xml:space="preserve"> </w:t>
      </w:r>
      <w:r>
        <w:rPr>
          <w:w w:val="105"/>
        </w:rPr>
        <w:t>»</w:t>
      </w:r>
      <w:r>
        <w:rPr>
          <w:spacing w:val="40"/>
          <w:w w:val="105"/>
        </w:rPr>
        <w:t xml:space="preserve"> </w:t>
      </w:r>
      <w:r>
        <w:rPr>
          <w:w w:val="105"/>
        </w:rPr>
        <w:t>et</w:t>
      </w:r>
      <w:r>
        <w:rPr>
          <w:spacing w:val="40"/>
          <w:w w:val="105"/>
        </w:rPr>
        <w:t xml:space="preserve"> </w:t>
      </w:r>
      <w:r>
        <w:rPr>
          <w:w w:val="105"/>
        </w:rPr>
        <w:t>«</w:t>
      </w:r>
      <w:r>
        <w:rPr>
          <w:spacing w:val="40"/>
          <w:w w:val="105"/>
        </w:rPr>
        <w:t xml:space="preserve"> </w:t>
      </w:r>
      <w:proofErr w:type="spellStart"/>
      <w:r>
        <w:rPr>
          <w:w w:val="105"/>
        </w:rPr>
        <w:t>loyalty</w:t>
      </w:r>
      <w:proofErr w:type="spellEnd"/>
      <w:r>
        <w:rPr>
          <w:spacing w:val="40"/>
          <w:w w:val="105"/>
        </w:rPr>
        <w:t xml:space="preserve"> </w:t>
      </w:r>
      <w:r>
        <w:rPr>
          <w:w w:val="105"/>
        </w:rPr>
        <w:t>».</w:t>
      </w:r>
      <w:r>
        <w:rPr>
          <w:spacing w:val="40"/>
          <w:w w:val="105"/>
        </w:rPr>
        <w:t xml:space="preserve"> </w:t>
      </w:r>
      <w:r>
        <w:rPr>
          <w:w w:val="105"/>
        </w:rPr>
        <w:t>Le</w:t>
      </w:r>
      <w:r>
        <w:rPr>
          <w:spacing w:val="40"/>
          <w:w w:val="105"/>
        </w:rPr>
        <w:t xml:space="preserve"> </w:t>
      </w:r>
      <w:r>
        <w:rPr>
          <w:w w:val="105"/>
        </w:rPr>
        <w:t>terme</w:t>
      </w:r>
      <w:r>
        <w:rPr>
          <w:spacing w:val="40"/>
          <w:w w:val="105"/>
        </w:rPr>
        <w:t xml:space="preserve"> </w:t>
      </w:r>
      <w:r>
        <w:rPr>
          <w:w w:val="105"/>
        </w:rPr>
        <w:t>«</w:t>
      </w:r>
      <w:r>
        <w:rPr>
          <w:spacing w:val="40"/>
          <w:w w:val="105"/>
        </w:rPr>
        <w:t xml:space="preserve"> </w:t>
      </w:r>
      <w:r>
        <w:rPr>
          <w:w w:val="105"/>
        </w:rPr>
        <w:t>exit</w:t>
      </w:r>
      <w:r>
        <w:rPr>
          <w:spacing w:val="40"/>
          <w:w w:val="105"/>
        </w:rPr>
        <w:t xml:space="preserve"> </w:t>
      </w:r>
      <w:r>
        <w:rPr>
          <w:w w:val="105"/>
        </w:rPr>
        <w:t>»</w:t>
      </w:r>
      <w:r>
        <w:rPr>
          <w:spacing w:val="40"/>
          <w:w w:val="105"/>
        </w:rPr>
        <w:t xml:space="preserve"> </w:t>
      </w:r>
      <w:r>
        <w:rPr>
          <w:w w:val="105"/>
        </w:rPr>
        <w:t>renvoie</w:t>
      </w:r>
      <w:r>
        <w:rPr>
          <w:spacing w:val="40"/>
          <w:w w:val="105"/>
        </w:rPr>
        <w:t xml:space="preserve"> </w:t>
      </w:r>
      <w:r>
        <w:rPr>
          <w:w w:val="105"/>
        </w:rPr>
        <w:t>à</w:t>
      </w:r>
      <w:r>
        <w:rPr>
          <w:spacing w:val="40"/>
          <w:w w:val="105"/>
        </w:rPr>
        <w:t xml:space="preserve"> </w:t>
      </w:r>
      <w:r>
        <w:rPr>
          <w:w w:val="105"/>
        </w:rPr>
        <w:t>la</w:t>
      </w:r>
      <w:r>
        <w:rPr>
          <w:spacing w:val="40"/>
          <w:w w:val="105"/>
        </w:rPr>
        <w:t xml:space="preserve"> </w:t>
      </w:r>
      <w:r>
        <w:rPr>
          <w:w w:val="105"/>
        </w:rPr>
        <w:t>décision du consommateur d’éviter les produits ou services d’une entreprise. « Voice » désigne l’expression directe d’une</w:t>
      </w:r>
      <w:r>
        <w:rPr>
          <w:spacing w:val="29"/>
          <w:w w:val="105"/>
        </w:rPr>
        <w:t xml:space="preserve"> </w:t>
      </w:r>
      <w:r>
        <w:rPr>
          <w:w w:val="105"/>
        </w:rPr>
        <w:t>plainte auprès de</w:t>
      </w:r>
      <w:r>
        <w:rPr>
          <w:spacing w:val="29"/>
          <w:w w:val="105"/>
        </w:rPr>
        <w:t xml:space="preserve"> </w:t>
      </w:r>
      <w:r>
        <w:rPr>
          <w:w w:val="105"/>
        </w:rPr>
        <w:t>l’organisation, par exemple</w:t>
      </w:r>
      <w:r>
        <w:rPr>
          <w:spacing w:val="29"/>
          <w:w w:val="105"/>
        </w:rPr>
        <w:t xml:space="preserve"> </w:t>
      </w:r>
      <w:r>
        <w:rPr>
          <w:w w:val="105"/>
        </w:rPr>
        <w:t>via des</w:t>
      </w:r>
      <w:r>
        <w:rPr>
          <w:spacing w:val="29"/>
          <w:w w:val="105"/>
        </w:rPr>
        <w:t xml:space="preserve"> </w:t>
      </w:r>
      <w:r>
        <w:rPr>
          <w:w w:val="105"/>
        </w:rPr>
        <w:t xml:space="preserve">canaux en ligne. Enfin, « </w:t>
      </w:r>
      <w:proofErr w:type="spellStart"/>
      <w:r>
        <w:rPr>
          <w:w w:val="105"/>
        </w:rPr>
        <w:t>loyalty</w:t>
      </w:r>
      <w:proofErr w:type="spellEnd"/>
      <w:r>
        <w:rPr>
          <w:w w:val="105"/>
        </w:rPr>
        <w:t xml:space="preserve"> » correspond à l’absence d’action de la part du consommateur malgré son mécontentement.</w:t>
      </w:r>
    </w:p>
    <w:p w14:paraId="0F04BDE0" w14:textId="77777777" w:rsidR="00C91026" w:rsidRDefault="00C91026">
      <w:pPr>
        <w:pStyle w:val="Corpsdetexte"/>
        <w:spacing w:line="312" w:lineRule="auto"/>
        <w:jc w:val="both"/>
        <w:sectPr w:rsidR="00C91026">
          <w:pgSz w:w="11910" w:h="16840"/>
          <w:pgMar w:top="1280" w:right="1133" w:bottom="1080" w:left="1275" w:header="0" w:footer="889" w:gutter="0"/>
          <w:cols w:space="720"/>
        </w:sectPr>
      </w:pPr>
    </w:p>
    <w:p w14:paraId="43F4FFAF" w14:textId="77777777" w:rsidR="00C91026" w:rsidRDefault="00A75B0C">
      <w:pPr>
        <w:pStyle w:val="Corpsdetexte"/>
        <w:ind w:left="1371"/>
        <w:rPr>
          <w:sz w:val="20"/>
        </w:rPr>
      </w:pPr>
      <w:r>
        <w:rPr>
          <w:noProof/>
          <w:sz w:val="20"/>
        </w:rPr>
        <w:lastRenderedPageBreak/>
        <mc:AlternateContent>
          <mc:Choice Requires="wpg">
            <w:drawing>
              <wp:inline distT="0" distB="0" distL="0" distR="0" wp14:anchorId="14CDF2B6" wp14:editId="3BE4F93F">
                <wp:extent cx="4199255" cy="219710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9255" cy="2197100"/>
                          <a:chOff x="0" y="0"/>
                          <a:chExt cx="4199255" cy="2197100"/>
                        </a:xfrm>
                      </wpg:grpSpPr>
                      <wps:wsp>
                        <wps:cNvPr id="3" name="Graphic 3"/>
                        <wps:cNvSpPr/>
                        <wps:spPr>
                          <a:xfrm>
                            <a:off x="1085074" y="17098"/>
                            <a:ext cx="2728595" cy="1087755"/>
                          </a:xfrm>
                          <a:custGeom>
                            <a:avLst/>
                            <a:gdLst/>
                            <a:ahLst/>
                            <a:cxnLst/>
                            <a:rect l="l" t="t" r="r" b="b"/>
                            <a:pathLst>
                              <a:path w="2728595" h="1087755">
                                <a:moveTo>
                                  <a:pt x="2677706" y="0"/>
                                </a:moveTo>
                                <a:lnTo>
                                  <a:pt x="1061155" y="0"/>
                                </a:lnTo>
                                <a:lnTo>
                                  <a:pt x="1041455" y="3977"/>
                                </a:lnTo>
                                <a:lnTo>
                                  <a:pt x="1025367" y="14823"/>
                                </a:lnTo>
                                <a:lnTo>
                                  <a:pt x="1014521" y="30910"/>
                                </a:lnTo>
                                <a:lnTo>
                                  <a:pt x="1010544" y="50610"/>
                                </a:lnTo>
                                <a:lnTo>
                                  <a:pt x="1010544" y="419786"/>
                                </a:lnTo>
                                <a:lnTo>
                                  <a:pt x="1014521" y="439486"/>
                                </a:lnTo>
                                <a:lnTo>
                                  <a:pt x="1025367" y="455573"/>
                                </a:lnTo>
                                <a:lnTo>
                                  <a:pt x="1041455" y="466420"/>
                                </a:lnTo>
                                <a:lnTo>
                                  <a:pt x="1061155" y="470397"/>
                                </a:lnTo>
                                <a:lnTo>
                                  <a:pt x="2677706" y="470397"/>
                                </a:lnTo>
                                <a:lnTo>
                                  <a:pt x="2697406" y="466420"/>
                                </a:lnTo>
                                <a:lnTo>
                                  <a:pt x="2713493" y="455573"/>
                                </a:lnTo>
                                <a:lnTo>
                                  <a:pt x="2724339" y="439486"/>
                                </a:lnTo>
                                <a:lnTo>
                                  <a:pt x="2728317" y="419786"/>
                                </a:lnTo>
                                <a:lnTo>
                                  <a:pt x="2728317" y="50610"/>
                                </a:lnTo>
                                <a:lnTo>
                                  <a:pt x="2724339" y="30910"/>
                                </a:lnTo>
                                <a:lnTo>
                                  <a:pt x="2713493" y="14823"/>
                                </a:lnTo>
                                <a:lnTo>
                                  <a:pt x="2697406" y="3977"/>
                                </a:lnTo>
                                <a:lnTo>
                                  <a:pt x="2677706" y="0"/>
                                </a:lnTo>
                                <a:close/>
                              </a:path>
                              <a:path w="2728595" h="1087755">
                                <a:moveTo>
                                  <a:pt x="0" y="1087464"/>
                                </a:moveTo>
                                <a:lnTo>
                                  <a:pt x="180002" y="1087464"/>
                                </a:lnTo>
                                <a:lnTo>
                                  <a:pt x="180002" y="235198"/>
                                </a:lnTo>
                                <a:lnTo>
                                  <a:pt x="969102" y="235198"/>
                                </a:lnTo>
                              </a:path>
                            </a:pathLst>
                          </a:custGeom>
                          <a:ln w="5060">
                            <a:solidFill>
                              <a:srgbClr val="000000"/>
                            </a:solidFill>
                            <a:prstDash val="solid"/>
                          </a:ln>
                        </wps:spPr>
                        <wps:bodyPr wrap="square" lIns="0" tIns="0" rIns="0" bIns="0" rtlCol="0">
                          <a:prstTxWarp prst="textNoShape">
                            <a:avLst/>
                          </a:prstTxWarp>
                          <a:noAutofit/>
                        </wps:bodyPr>
                      </wps:wsp>
                      <wps:wsp>
                        <wps:cNvPr id="4" name="Graphic 4"/>
                        <wps:cNvSpPr/>
                        <wps:spPr>
                          <a:xfrm>
                            <a:off x="2040527" y="235206"/>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040527" y="235206"/>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6" name="Graphic 6"/>
                        <wps:cNvSpPr/>
                        <wps:spPr>
                          <a:xfrm>
                            <a:off x="1085074" y="1104563"/>
                            <a:ext cx="969644" cy="1270"/>
                          </a:xfrm>
                          <a:custGeom>
                            <a:avLst/>
                            <a:gdLst/>
                            <a:ahLst/>
                            <a:cxnLst/>
                            <a:rect l="l" t="t" r="r" b="b"/>
                            <a:pathLst>
                              <a:path w="969644">
                                <a:moveTo>
                                  <a:pt x="0" y="0"/>
                                </a:moveTo>
                                <a:lnTo>
                                  <a:pt x="969102" y="0"/>
                                </a:lnTo>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2040527" y="1087472"/>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2040527" y="1087472"/>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1085074" y="1104563"/>
                            <a:ext cx="969644" cy="853440"/>
                          </a:xfrm>
                          <a:custGeom>
                            <a:avLst/>
                            <a:gdLst/>
                            <a:ahLst/>
                            <a:cxnLst/>
                            <a:rect l="l" t="t" r="r" b="b"/>
                            <a:pathLst>
                              <a:path w="969644" h="853440">
                                <a:moveTo>
                                  <a:pt x="0" y="0"/>
                                </a:moveTo>
                                <a:lnTo>
                                  <a:pt x="180002" y="0"/>
                                </a:lnTo>
                                <a:lnTo>
                                  <a:pt x="180002" y="853253"/>
                                </a:lnTo>
                                <a:lnTo>
                                  <a:pt x="969102" y="853253"/>
                                </a:lnTo>
                              </a:path>
                            </a:pathLst>
                          </a:custGeom>
                          <a:ln w="5060">
                            <a:solidFill>
                              <a:srgbClr val="000000"/>
                            </a:solidFill>
                            <a:prstDash val="solid"/>
                          </a:ln>
                        </wps:spPr>
                        <wps:bodyPr wrap="square" lIns="0" tIns="0" rIns="0" bIns="0" rtlCol="0">
                          <a:prstTxWarp prst="textNoShape">
                            <a:avLst/>
                          </a:prstTxWarp>
                          <a:noAutofit/>
                        </wps:bodyPr>
                      </wps:wsp>
                      <wps:wsp>
                        <wps:cNvPr id="10" name="Graphic 10"/>
                        <wps:cNvSpPr/>
                        <wps:spPr>
                          <a:xfrm>
                            <a:off x="2040527" y="1940726"/>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040527" y="1940726"/>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12" name="Textbox 12"/>
                        <wps:cNvSpPr txBox="1"/>
                        <wps:spPr>
                          <a:xfrm>
                            <a:off x="1082544" y="0"/>
                            <a:ext cx="2733675" cy="1978025"/>
                          </a:xfrm>
                          <a:prstGeom prst="rect">
                            <a:avLst/>
                          </a:prstGeom>
                        </wps:spPr>
                        <wps:txbx>
                          <w:txbxContent>
                            <w:p w14:paraId="35E464E1" w14:textId="77777777" w:rsidR="00C91026" w:rsidRDefault="00A75B0C">
                              <w:pPr>
                                <w:spacing w:before="45"/>
                                <w:ind w:left="1591"/>
                                <w:jc w:val="center"/>
                                <w:rPr>
                                  <w:sz w:val="24"/>
                                </w:rPr>
                              </w:pPr>
                              <w:r>
                                <w:rPr>
                                  <w:w w:val="110"/>
                                  <w:sz w:val="24"/>
                                </w:rPr>
                                <w:t>«</w:t>
                              </w:r>
                              <w:r>
                                <w:rPr>
                                  <w:spacing w:val="7"/>
                                  <w:w w:val="110"/>
                                  <w:sz w:val="24"/>
                                </w:rPr>
                                <w:t xml:space="preserve"> </w:t>
                              </w:r>
                              <w:r>
                                <w:rPr>
                                  <w:w w:val="110"/>
                                  <w:sz w:val="24"/>
                                </w:rPr>
                                <w:t>Exit</w:t>
                              </w:r>
                              <w:r>
                                <w:rPr>
                                  <w:spacing w:val="8"/>
                                  <w:w w:val="110"/>
                                  <w:sz w:val="24"/>
                                </w:rPr>
                                <w:t xml:space="preserve"> </w:t>
                              </w:r>
                              <w:r>
                                <w:rPr>
                                  <w:spacing w:val="-10"/>
                                  <w:w w:val="110"/>
                                  <w:sz w:val="24"/>
                                </w:rPr>
                                <w:t>»</w:t>
                              </w:r>
                            </w:p>
                            <w:p w14:paraId="15FECD01" w14:textId="77777777" w:rsidR="00C91026" w:rsidRDefault="00A75B0C">
                              <w:pPr>
                                <w:spacing w:before="83"/>
                                <w:ind w:left="1591"/>
                                <w:jc w:val="center"/>
                                <w:rPr>
                                  <w:sz w:val="24"/>
                                </w:rPr>
                              </w:pPr>
                              <w:r>
                                <w:rPr>
                                  <w:w w:val="115"/>
                                  <w:sz w:val="24"/>
                                </w:rPr>
                                <w:t>(sortie</w:t>
                              </w:r>
                              <w:r>
                                <w:rPr>
                                  <w:spacing w:val="-8"/>
                                  <w:w w:val="115"/>
                                  <w:sz w:val="24"/>
                                </w:rPr>
                                <w:t xml:space="preserve"> </w:t>
                              </w:r>
                              <w:r>
                                <w:rPr>
                                  <w:w w:val="115"/>
                                  <w:sz w:val="24"/>
                                </w:rPr>
                                <w:t>/</w:t>
                              </w:r>
                              <w:r>
                                <w:rPr>
                                  <w:spacing w:val="8"/>
                                  <w:w w:val="115"/>
                                  <w:sz w:val="24"/>
                                </w:rPr>
                                <w:t xml:space="preserve"> </w:t>
                              </w:r>
                              <w:r>
                                <w:rPr>
                                  <w:spacing w:val="-2"/>
                                  <w:w w:val="115"/>
                                  <w:sz w:val="24"/>
                                </w:rPr>
                                <w:t>désengagement)</w:t>
                              </w:r>
                            </w:p>
                          </w:txbxContent>
                        </wps:txbx>
                        <wps:bodyPr wrap="square" lIns="0" tIns="0" rIns="0" bIns="0" rtlCol="0">
                          <a:noAutofit/>
                        </wps:bodyPr>
                      </wps:wsp>
                      <wps:wsp>
                        <wps:cNvPr id="13" name="Textbox 13"/>
                        <wps:cNvSpPr txBox="1"/>
                        <wps:spPr>
                          <a:xfrm>
                            <a:off x="2095618" y="1721631"/>
                            <a:ext cx="2031364" cy="472440"/>
                          </a:xfrm>
                          <a:prstGeom prst="rect">
                            <a:avLst/>
                          </a:prstGeom>
                          <a:ln w="5060">
                            <a:solidFill>
                              <a:srgbClr val="000000"/>
                            </a:solidFill>
                            <a:prstDash val="solid"/>
                          </a:ln>
                        </wps:spPr>
                        <wps:txbx>
                          <w:txbxContent>
                            <w:p w14:paraId="2DA965F1" w14:textId="77777777" w:rsidR="00C91026" w:rsidRDefault="00A75B0C">
                              <w:pPr>
                                <w:spacing w:before="17" w:line="312" w:lineRule="auto"/>
                                <w:ind w:left="75" w:right="69" w:firstLine="929"/>
                                <w:rPr>
                                  <w:sz w:val="24"/>
                                </w:rPr>
                              </w:pPr>
                              <w:r>
                                <w:rPr>
                                  <w:w w:val="110"/>
                                  <w:sz w:val="24"/>
                                </w:rPr>
                                <w:t xml:space="preserve">« </w:t>
                              </w:r>
                              <w:proofErr w:type="spellStart"/>
                              <w:r>
                                <w:rPr>
                                  <w:w w:val="110"/>
                                  <w:sz w:val="24"/>
                                </w:rPr>
                                <w:t>Loyalty</w:t>
                              </w:r>
                              <w:proofErr w:type="spellEnd"/>
                              <w:r>
                                <w:rPr>
                                  <w:w w:val="110"/>
                                  <w:sz w:val="24"/>
                                </w:rPr>
                                <w:t xml:space="preserve"> » </w:t>
                              </w:r>
                              <w:r>
                                <w:rPr>
                                  <w:spacing w:val="-2"/>
                                  <w:w w:val="110"/>
                                  <w:sz w:val="24"/>
                                </w:rPr>
                                <w:t>(inaction</w:t>
                              </w:r>
                              <w:r>
                                <w:rPr>
                                  <w:spacing w:val="-16"/>
                                  <w:w w:val="110"/>
                                  <w:sz w:val="24"/>
                                </w:rPr>
                                <w:t xml:space="preserve"> </w:t>
                              </w:r>
                              <w:r>
                                <w:rPr>
                                  <w:spacing w:val="-2"/>
                                  <w:w w:val="110"/>
                                  <w:sz w:val="24"/>
                                </w:rPr>
                                <w:t>/</w:t>
                              </w:r>
                              <w:r>
                                <w:rPr>
                                  <w:spacing w:val="-14"/>
                                  <w:w w:val="110"/>
                                  <w:sz w:val="24"/>
                                </w:rPr>
                                <w:t xml:space="preserve"> </w:t>
                              </w:r>
                              <w:r>
                                <w:rPr>
                                  <w:spacing w:val="-2"/>
                                  <w:w w:val="110"/>
                                  <w:sz w:val="24"/>
                                </w:rPr>
                                <w:t>loyauté</w:t>
                              </w:r>
                              <w:r>
                                <w:rPr>
                                  <w:spacing w:val="-14"/>
                                  <w:w w:val="110"/>
                                  <w:sz w:val="24"/>
                                </w:rPr>
                                <w:t xml:space="preserve"> </w:t>
                              </w:r>
                              <w:r>
                                <w:rPr>
                                  <w:spacing w:val="-2"/>
                                  <w:w w:val="110"/>
                                  <w:sz w:val="24"/>
                                </w:rPr>
                                <w:t>résiduelle)</w:t>
                              </w:r>
                            </w:p>
                          </w:txbxContent>
                        </wps:txbx>
                        <wps:bodyPr wrap="square" lIns="0" tIns="0" rIns="0" bIns="0" rtlCol="0">
                          <a:noAutofit/>
                        </wps:bodyPr>
                      </wps:wsp>
                      <wps:wsp>
                        <wps:cNvPr id="14" name="Textbox 14"/>
                        <wps:cNvSpPr txBox="1"/>
                        <wps:spPr>
                          <a:xfrm>
                            <a:off x="2530" y="924561"/>
                            <a:ext cx="1080135" cy="360045"/>
                          </a:xfrm>
                          <a:prstGeom prst="rect">
                            <a:avLst/>
                          </a:prstGeom>
                          <a:ln w="5060">
                            <a:solidFill>
                              <a:srgbClr val="000000"/>
                            </a:solidFill>
                            <a:prstDash val="solid"/>
                          </a:ln>
                        </wps:spPr>
                        <wps:txbx>
                          <w:txbxContent>
                            <w:p w14:paraId="023B375F" w14:textId="77777777" w:rsidR="00C91026" w:rsidRDefault="00A75B0C">
                              <w:pPr>
                                <w:spacing w:before="138"/>
                                <w:ind w:left="162"/>
                                <w:rPr>
                                  <w:sz w:val="24"/>
                                </w:rPr>
                              </w:pPr>
                              <w:r>
                                <w:rPr>
                                  <w:spacing w:val="-2"/>
                                  <w:w w:val="105"/>
                                  <w:sz w:val="24"/>
                                </w:rPr>
                                <w:t>Insatisfaction</w:t>
                              </w:r>
                            </w:p>
                          </w:txbxContent>
                        </wps:txbx>
                        <wps:bodyPr wrap="square" lIns="0" tIns="0" rIns="0" bIns="0" rtlCol="0">
                          <a:noAutofit/>
                        </wps:bodyPr>
                      </wps:wsp>
                      <wps:wsp>
                        <wps:cNvPr id="15" name="Textbox 15"/>
                        <wps:cNvSpPr txBox="1"/>
                        <wps:spPr>
                          <a:xfrm>
                            <a:off x="2095618" y="869213"/>
                            <a:ext cx="2101215" cy="471170"/>
                          </a:xfrm>
                          <a:prstGeom prst="rect">
                            <a:avLst/>
                          </a:prstGeom>
                          <a:ln w="5060">
                            <a:solidFill>
                              <a:srgbClr val="000000"/>
                            </a:solidFill>
                            <a:prstDash val="solid"/>
                          </a:ln>
                        </wps:spPr>
                        <wps:txbx>
                          <w:txbxContent>
                            <w:p w14:paraId="72D9D13D" w14:textId="77777777" w:rsidR="00C91026" w:rsidRDefault="00A75B0C">
                              <w:pPr>
                                <w:spacing w:before="15" w:line="312" w:lineRule="auto"/>
                                <w:ind w:left="75" w:firstLine="1093"/>
                                <w:rPr>
                                  <w:sz w:val="24"/>
                                </w:rPr>
                              </w:pPr>
                              <w:r>
                                <w:rPr>
                                  <w:w w:val="110"/>
                                  <w:sz w:val="24"/>
                                </w:rPr>
                                <w:t>« Voice » (réclamation</w:t>
                              </w:r>
                              <w:r>
                                <w:rPr>
                                  <w:spacing w:val="-19"/>
                                  <w:w w:val="110"/>
                                  <w:sz w:val="24"/>
                                </w:rPr>
                                <w:t xml:space="preserve"> </w:t>
                              </w:r>
                              <w:r>
                                <w:rPr>
                                  <w:w w:val="110"/>
                                  <w:sz w:val="24"/>
                                </w:rPr>
                                <w:t>/</w:t>
                              </w:r>
                              <w:r>
                                <w:rPr>
                                  <w:spacing w:val="-16"/>
                                  <w:w w:val="110"/>
                                  <w:sz w:val="24"/>
                                </w:rPr>
                                <w:t xml:space="preserve"> </w:t>
                              </w:r>
                              <w:r>
                                <w:rPr>
                                  <w:w w:val="110"/>
                                  <w:sz w:val="24"/>
                                </w:rPr>
                                <w:t>prise</w:t>
                              </w:r>
                              <w:r>
                                <w:rPr>
                                  <w:spacing w:val="-17"/>
                                  <w:w w:val="110"/>
                                  <w:sz w:val="24"/>
                                </w:rPr>
                                <w:t xml:space="preserve"> </w:t>
                              </w:r>
                              <w:r>
                                <w:rPr>
                                  <w:w w:val="110"/>
                                  <w:sz w:val="24"/>
                                </w:rPr>
                                <w:t>de</w:t>
                              </w:r>
                              <w:r>
                                <w:rPr>
                                  <w:spacing w:val="-16"/>
                                  <w:w w:val="110"/>
                                  <w:sz w:val="24"/>
                                </w:rPr>
                                <w:t xml:space="preserve"> </w:t>
                              </w:r>
                              <w:r>
                                <w:rPr>
                                  <w:w w:val="110"/>
                                  <w:sz w:val="24"/>
                                </w:rPr>
                                <w:t>parole)</w:t>
                              </w:r>
                            </w:p>
                          </w:txbxContent>
                        </wps:txbx>
                        <wps:bodyPr wrap="square" lIns="0" tIns="0" rIns="0" bIns="0" rtlCol="0">
                          <a:noAutofit/>
                        </wps:bodyPr>
                      </wps:wsp>
                    </wpg:wgp>
                  </a:graphicData>
                </a:graphic>
              </wp:inline>
            </w:drawing>
          </mc:Choice>
          <mc:Fallback>
            <w:pict>
              <v:group id="Group 2" o:spid="_x0000_s1026" style="width:330.65pt;height:173pt;mso-position-horizontal-relative:char;mso-position-vertical-relative:line" coordsize="41992,2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">
                <v:shape id="Graphic 3" o:spid="_x0000_s1027" style="position:absolute;left:10850;top:170;width:27286;height:10878;visibility:visible;mso-wrap-style:square;v-text-anchor:top" coordsize="2728595,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" path="m2677706,l1061155,r-19700,3977l1025367,14823r-10846,16087l1010544,50610r,369176l1014521,439486r10846,16087l1041455,466420r19700,3977l2677706,470397r19700,-3977l2713493,455573r10846,-16087l2728317,419786r,-369176l2724339,30910,2713493,14823,2697406,3977,2677706,xem,1087464r180002,l180002,235198r789100,e" filled="f" strokeweight=".14056mm">
                  <v:path arrowok="t"/>
                </v:shape>
                <v:shape id="Graphic 4" o:spid="_x0000_s1028" style="position:absolute;left:20405;top:2352;width:457;height:342;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" path="m,l14914,17090,,34181,45354,17090,,xe" fillcolor="black" stroked="f">
                  <v:path arrowok="t"/>
                </v:shape>
                <v:shape id="Graphic 5" o:spid="_x0000_s1029" style="position:absolute;left:20405;top:2352;width:457;height:342;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" path="m45354,17090l,,14914,17090,,34181,45354,17090xe" filled="f" strokeweight=".14056mm">
                  <v:path arrowok="t"/>
                </v:shape>
                <v:shape id="Graphic 6" o:spid="_x0000_s1030" style="position:absolute;left:10850;top:11045;width:9697;height:13;visibility:visible;mso-wrap-style:square;v-text-anchor:top" coordsize="9696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" path="m,l969102,e" filled="f" strokeweight=".14056mm">
                  <v:path arrowok="t"/>
                </v:shape>
                <v:shape id="Graphic 7" o:spid="_x0000_s1031" style="position:absolute;left:20405;top:1087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" path="m,l14914,17090,,34181,45354,17090,,xe" fillcolor="black" stroked="f">
                  <v:path arrowok="t"/>
                </v:shape>
                <v:shape id="Graphic 8" o:spid="_x0000_s1032" style="position:absolute;left:20405;top:1087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" path="m45354,17090l,,14914,17090,,34181,45354,17090xe" filled="f" strokeweight=".14056mm">
                  <v:path arrowok="t"/>
                </v:shape>
                <v:shape id="Graphic 9" o:spid="_x0000_s1033" style="position:absolute;left:10850;top:11045;width:9697;height:8535;visibility:visible;mso-wrap-style:square;v-text-anchor:top" coordsize="969644,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" path="m,l180002,r,853253l969102,853253e" filled="f" strokeweight=".14056mm">
                  <v:path arrowok="t"/>
                </v:shape>
                <v:shape id="Graphic 10" o:spid="_x0000_s1034" style="position:absolute;left:20405;top:19407;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" path="m,l14914,17090,,34181,45354,17090,,xe" fillcolor="black" stroked="f">
                  <v:path arrowok="t"/>
                </v:shape>
                <v:shape id="Graphic 11" o:spid="_x0000_s1035" style="position:absolute;left:20405;top:19407;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" path="m45354,17090l,,14914,17090,,34181,45354,17090xe" filled="f" strokeweight=".14056mm">
                  <v:path arrowok="t"/>
                </v:shape>
                <v:shapetype id="_x0000_t202" coordsize="21600,21600" o:spt="202" path="m,l,21600r21600,l21600,xe">
                  <v:stroke joinstyle="miter"/>
                  <v:path gradientshapeok="t" o:connecttype="rect"/>
                </v:shapetype>
                <v:shape id="Textbox 12" o:spid="_x0000_s1036" type="#_x0000_t202" style="position:absolute;left:10825;width:27337;height:1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pPr>
                          <w:spacing w:before="45"/>
                          <w:ind w:left="1591"/>
                          <w:jc w:val="center"/>
                          <w:rPr>
                            <w:sz w:val="24"/>
                          </w:rPr>
                        </w:pPr>
                        <w:r>
                          <w:rPr>
                            <w:w w:val="110"/>
                            <w:sz w:val="24"/>
                          </w:rPr>
                          <w:t>«</w:t>
                        </w:r>
                        <w:r>
                          <w:rPr>
                            <w:spacing w:val="7"/>
                            <w:w w:val="110"/>
                            <w:sz w:val="24"/>
                          </w:rPr>
                          <w:t xml:space="preserve"> </w:t>
                        </w:r>
                        <w:r>
                          <w:rPr>
                            <w:w w:val="110"/>
                            <w:sz w:val="24"/>
                          </w:rPr>
                          <w:t>Exit</w:t>
                        </w:r>
                        <w:r>
                          <w:rPr>
                            <w:spacing w:val="8"/>
                            <w:w w:val="110"/>
                            <w:sz w:val="24"/>
                          </w:rPr>
                          <w:t xml:space="preserve"> </w:t>
                        </w:r>
                        <w:r>
                          <w:rPr>
                            <w:spacing w:val="-10"/>
                            <w:w w:val="110"/>
                            <w:sz w:val="24"/>
                          </w:rPr>
                          <w:t>»</w:t>
                        </w:r>
                      </w:p>
                      <w:p>
                        <w:pPr>
                          <w:spacing w:before="83"/>
                          <w:ind w:left="1591"/>
                          <w:jc w:val="center"/>
                          <w:rPr>
                            <w:sz w:val="24"/>
                          </w:rPr>
                        </w:pPr>
                        <w:r>
                          <w:rPr>
                            <w:w w:val="115"/>
                            <w:sz w:val="24"/>
                          </w:rPr>
                          <w:t>(</w:t>
                        </w:r>
                        <w:proofErr w:type="gramStart"/>
                        <w:r>
                          <w:rPr>
                            <w:w w:val="115"/>
                            <w:sz w:val="24"/>
                          </w:rPr>
                          <w:t>sortie</w:t>
                        </w:r>
                        <w:proofErr w:type="gramEnd"/>
                        <w:r>
                          <w:rPr>
                            <w:spacing w:val="-8"/>
                            <w:w w:val="115"/>
                            <w:sz w:val="24"/>
                          </w:rPr>
                          <w:t xml:space="preserve"> </w:t>
                        </w:r>
                        <w:r>
                          <w:rPr>
                            <w:w w:val="115"/>
                            <w:sz w:val="24"/>
                          </w:rPr>
                          <w:t>/</w:t>
                        </w:r>
                        <w:r>
                          <w:rPr>
                            <w:spacing w:val="8"/>
                            <w:w w:val="115"/>
                            <w:sz w:val="24"/>
                          </w:rPr>
                          <w:t xml:space="preserve"> </w:t>
                        </w:r>
                        <w:r>
                          <w:rPr>
                            <w:spacing w:val="-2"/>
                            <w:w w:val="115"/>
                            <w:sz w:val="24"/>
                          </w:rPr>
                          <w:t>désengagement)</w:t>
                        </w:r>
                      </w:p>
                    </w:txbxContent>
                  </v:textbox>
                </v:shape>
                <v:shape id="Textbox 13" o:spid="_x0000_s1037" type="#_x0000_t202" style="position:absolute;left:20956;top:17216;width:20313;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" filled="f" strokeweight=".14056mm">
                  <v:textbox inset="0,0,0,0">
                    <w:txbxContent>
                      <w:p>
                        <w:pPr>
                          <w:spacing w:before="17" w:line="312" w:lineRule="auto"/>
                          <w:ind w:left="75" w:right="69" w:firstLine="929"/>
                          <w:rPr>
                            <w:sz w:val="24"/>
                          </w:rPr>
                        </w:pPr>
                        <w:r>
                          <w:rPr>
                            <w:w w:val="110"/>
                            <w:sz w:val="24"/>
                          </w:rPr>
                          <w:t xml:space="preserve">« </w:t>
                        </w:r>
                        <w:proofErr w:type="spellStart"/>
                        <w:r>
                          <w:rPr>
                            <w:w w:val="110"/>
                            <w:sz w:val="24"/>
                          </w:rPr>
                          <w:t>Loyalty</w:t>
                        </w:r>
                        <w:proofErr w:type="spellEnd"/>
                        <w:r>
                          <w:rPr>
                            <w:w w:val="110"/>
                            <w:sz w:val="24"/>
                          </w:rPr>
                          <w:t xml:space="preserve"> » </w:t>
                        </w:r>
                        <w:r>
                          <w:rPr>
                            <w:spacing w:val="-2"/>
                            <w:w w:val="110"/>
                            <w:sz w:val="24"/>
                          </w:rPr>
                          <w:t>(inaction</w:t>
                        </w:r>
                        <w:r>
                          <w:rPr>
                            <w:spacing w:val="-16"/>
                            <w:w w:val="110"/>
                            <w:sz w:val="24"/>
                          </w:rPr>
                          <w:t xml:space="preserve"> </w:t>
                        </w:r>
                        <w:r>
                          <w:rPr>
                            <w:spacing w:val="-2"/>
                            <w:w w:val="110"/>
                            <w:sz w:val="24"/>
                          </w:rPr>
                          <w:t>/</w:t>
                        </w:r>
                        <w:r>
                          <w:rPr>
                            <w:spacing w:val="-14"/>
                            <w:w w:val="110"/>
                            <w:sz w:val="24"/>
                          </w:rPr>
                          <w:t xml:space="preserve"> </w:t>
                        </w:r>
                        <w:r>
                          <w:rPr>
                            <w:spacing w:val="-2"/>
                            <w:w w:val="110"/>
                            <w:sz w:val="24"/>
                          </w:rPr>
                          <w:t>loyauté</w:t>
                        </w:r>
                        <w:r>
                          <w:rPr>
                            <w:spacing w:val="-14"/>
                            <w:w w:val="110"/>
                            <w:sz w:val="24"/>
                          </w:rPr>
                          <w:t xml:space="preserve"> </w:t>
                        </w:r>
                        <w:r>
                          <w:rPr>
                            <w:spacing w:val="-2"/>
                            <w:w w:val="110"/>
                            <w:sz w:val="24"/>
                          </w:rPr>
                          <w:t>résiduelle)</w:t>
                        </w:r>
                      </w:p>
                    </w:txbxContent>
                  </v:textbox>
                </v:shape>
                <v:shape id="Textbox 14" o:spid="_x0000_s1038" type="#_x0000_t202" style="position:absolute;left:25;top:9245;width:1080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" filled="f" strokeweight=".14056mm">
                  <v:textbox inset="0,0,0,0">
                    <w:txbxContent>
                      <w:p>
                        <w:pPr>
                          <w:spacing w:before="138"/>
                          <w:ind w:left="162"/>
                          <w:rPr>
                            <w:sz w:val="24"/>
                          </w:rPr>
                        </w:pPr>
                        <w:r>
                          <w:rPr>
                            <w:spacing w:val="-2"/>
                            <w:w w:val="105"/>
                            <w:sz w:val="24"/>
                          </w:rPr>
                          <w:t>Insatisfaction</w:t>
                        </w:r>
                      </w:p>
                    </w:txbxContent>
                  </v:textbox>
                </v:shape>
                <v:shape id="Textbox 15" o:spid="_x0000_s1039" type="#_x0000_t202" style="position:absolute;left:20956;top:8692;width:21012;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" filled="f" strokeweight=".14056mm">
                  <v:textbox inset="0,0,0,0">
                    <w:txbxContent>
                      <w:p>
                        <w:pPr>
                          <w:spacing w:before="15" w:line="312" w:lineRule="auto"/>
                          <w:ind w:left="75" w:firstLine="1093"/>
                          <w:rPr>
                            <w:sz w:val="24"/>
                          </w:rPr>
                        </w:pPr>
                        <w:r>
                          <w:rPr>
                            <w:w w:val="110"/>
                            <w:sz w:val="24"/>
                          </w:rPr>
                          <w:t>« Voice » (réclamation</w:t>
                        </w:r>
                        <w:r>
                          <w:rPr>
                            <w:spacing w:val="-19"/>
                            <w:w w:val="110"/>
                            <w:sz w:val="24"/>
                          </w:rPr>
                          <w:t xml:space="preserve"> </w:t>
                        </w:r>
                        <w:r>
                          <w:rPr>
                            <w:w w:val="110"/>
                            <w:sz w:val="24"/>
                          </w:rPr>
                          <w:t>/</w:t>
                        </w:r>
                        <w:r>
                          <w:rPr>
                            <w:spacing w:val="-16"/>
                            <w:w w:val="110"/>
                            <w:sz w:val="24"/>
                          </w:rPr>
                          <w:t xml:space="preserve"> </w:t>
                        </w:r>
                        <w:r>
                          <w:rPr>
                            <w:w w:val="110"/>
                            <w:sz w:val="24"/>
                          </w:rPr>
                          <w:t>prise</w:t>
                        </w:r>
                        <w:r>
                          <w:rPr>
                            <w:spacing w:val="-17"/>
                            <w:w w:val="110"/>
                            <w:sz w:val="24"/>
                          </w:rPr>
                          <w:t xml:space="preserve"> </w:t>
                        </w:r>
                        <w:r>
                          <w:rPr>
                            <w:w w:val="110"/>
                            <w:sz w:val="24"/>
                          </w:rPr>
                          <w:t>de</w:t>
                        </w:r>
                        <w:r>
                          <w:rPr>
                            <w:spacing w:val="-16"/>
                            <w:w w:val="110"/>
                            <w:sz w:val="24"/>
                          </w:rPr>
                          <w:t xml:space="preserve"> </w:t>
                        </w:r>
                        <w:r>
                          <w:rPr>
                            <w:w w:val="110"/>
                            <w:sz w:val="24"/>
                          </w:rPr>
                          <w:t>parole)</w:t>
                        </w:r>
                      </w:p>
                    </w:txbxContent>
                  </v:textbox>
                </v:shape>
                <w10:anchorlock/>
              </v:group>
            </w:pict>
          </mc:Fallback>
        </mc:AlternateContent>
      </w:r>
    </w:p>
    <w:p w14:paraId="2901B717" w14:textId="77777777" w:rsidR="00C91026" w:rsidRDefault="00A75B0C">
      <w:pPr>
        <w:pStyle w:val="Corpsdetexte"/>
        <w:spacing w:before="141"/>
        <w:ind w:left="602"/>
      </w:pPr>
      <w:r>
        <w:rPr>
          <w:rFonts w:ascii="Georgia" w:hAnsi="Georgia"/>
          <w:b/>
          <w:w w:val="105"/>
        </w:rPr>
        <w:t>Figure</w:t>
      </w:r>
      <w:r>
        <w:rPr>
          <w:rFonts w:ascii="Georgia" w:hAnsi="Georgia"/>
          <w:b/>
          <w:spacing w:val="-1"/>
          <w:w w:val="105"/>
        </w:rPr>
        <w:t xml:space="preserve"> </w:t>
      </w:r>
      <w:r>
        <w:rPr>
          <w:rFonts w:ascii="Georgia" w:hAnsi="Georgia"/>
          <w:b/>
          <w:w w:val="105"/>
        </w:rPr>
        <w:t>1.1</w:t>
      </w:r>
      <w:r>
        <w:rPr>
          <w:rFonts w:ascii="Georgia" w:hAnsi="Georgia"/>
          <w:b/>
          <w:spacing w:val="-1"/>
          <w:w w:val="105"/>
        </w:rPr>
        <w:t xml:space="preserve"> </w:t>
      </w:r>
      <w:r>
        <w:rPr>
          <w:rFonts w:ascii="Georgia" w:hAnsi="Georgia"/>
          <w:b/>
          <w:w w:val="105"/>
        </w:rPr>
        <w:t xml:space="preserve">– </w:t>
      </w:r>
      <w:r>
        <w:rPr>
          <w:w w:val="105"/>
        </w:rPr>
        <w:t>Typologie</w:t>
      </w:r>
      <w:r>
        <w:rPr>
          <w:spacing w:val="-8"/>
          <w:w w:val="105"/>
        </w:rPr>
        <w:t xml:space="preserve"> </w:t>
      </w:r>
      <w:r>
        <w:rPr>
          <w:w w:val="105"/>
        </w:rPr>
        <w:t>des</w:t>
      </w:r>
      <w:r>
        <w:rPr>
          <w:spacing w:val="-8"/>
          <w:w w:val="105"/>
        </w:rPr>
        <w:t xml:space="preserve"> </w:t>
      </w:r>
      <w:r>
        <w:rPr>
          <w:w w:val="105"/>
        </w:rPr>
        <w:t>réactions</w:t>
      </w:r>
      <w:r>
        <w:rPr>
          <w:spacing w:val="-8"/>
          <w:w w:val="105"/>
        </w:rPr>
        <w:t xml:space="preserve"> </w:t>
      </w:r>
      <w:r>
        <w:rPr>
          <w:w w:val="105"/>
        </w:rPr>
        <w:t>à</w:t>
      </w:r>
      <w:r>
        <w:rPr>
          <w:spacing w:val="-8"/>
          <w:w w:val="105"/>
        </w:rPr>
        <w:t xml:space="preserve"> </w:t>
      </w:r>
      <w:r>
        <w:rPr>
          <w:w w:val="105"/>
        </w:rPr>
        <w:t>l’insatisfaction</w:t>
      </w:r>
      <w:r>
        <w:rPr>
          <w:spacing w:val="-8"/>
          <w:w w:val="105"/>
        </w:rPr>
        <w:t xml:space="preserve"> </w:t>
      </w:r>
      <w:r>
        <w:rPr>
          <w:w w:val="105"/>
        </w:rPr>
        <w:t>selon</w:t>
      </w:r>
      <w:r>
        <w:rPr>
          <w:spacing w:val="-9"/>
          <w:w w:val="105"/>
        </w:rPr>
        <w:t xml:space="preserve"> </w:t>
      </w:r>
      <w:r>
        <w:rPr>
          <w:w w:val="105"/>
        </w:rPr>
        <w:t>Hirschman</w:t>
      </w:r>
      <w:r>
        <w:rPr>
          <w:spacing w:val="-8"/>
          <w:w w:val="105"/>
        </w:rPr>
        <w:t xml:space="preserve"> </w:t>
      </w:r>
      <w:r>
        <w:rPr>
          <w:spacing w:val="-2"/>
          <w:w w:val="105"/>
        </w:rPr>
        <w:t>(1970)</w:t>
      </w:r>
    </w:p>
    <w:p w14:paraId="41D9B104" w14:textId="77777777" w:rsidR="00C91026" w:rsidRDefault="00C91026">
      <w:pPr>
        <w:pStyle w:val="Corpsdetexte"/>
      </w:pPr>
    </w:p>
    <w:p w14:paraId="5768C11E" w14:textId="77777777" w:rsidR="00C91026" w:rsidRDefault="00C91026">
      <w:pPr>
        <w:pStyle w:val="Corpsdetexte"/>
        <w:spacing w:before="142"/>
      </w:pPr>
    </w:p>
    <w:p w14:paraId="68C56D7E" w14:textId="77777777" w:rsidR="00C91026" w:rsidRDefault="00A75B0C">
      <w:pPr>
        <w:tabs>
          <w:tab w:val="left" w:pos="5897"/>
        </w:tabs>
        <w:spacing w:before="1"/>
        <w:ind w:left="142"/>
        <w:rPr>
          <w:sz w:val="24"/>
        </w:rPr>
      </w:pPr>
      <w:r>
        <w:rPr>
          <w:rFonts w:ascii="Georgia" w:hAnsi="Georgia"/>
          <w:b/>
          <w:w w:val="90"/>
          <w:sz w:val="24"/>
        </w:rPr>
        <w:t>Les</w:t>
      </w:r>
      <w:r>
        <w:rPr>
          <w:rFonts w:ascii="Georgia" w:hAnsi="Georgia"/>
          <w:b/>
          <w:spacing w:val="35"/>
          <w:sz w:val="24"/>
        </w:rPr>
        <w:t xml:space="preserve"> </w:t>
      </w:r>
      <w:r>
        <w:rPr>
          <w:rFonts w:ascii="Georgia" w:hAnsi="Georgia"/>
          <w:b/>
          <w:w w:val="90"/>
          <w:sz w:val="24"/>
        </w:rPr>
        <w:t>différentes</w:t>
      </w:r>
      <w:r>
        <w:rPr>
          <w:rFonts w:ascii="Georgia" w:hAnsi="Georgia"/>
          <w:b/>
          <w:spacing w:val="36"/>
          <w:sz w:val="24"/>
        </w:rPr>
        <w:t xml:space="preserve"> </w:t>
      </w:r>
      <w:r>
        <w:rPr>
          <w:rFonts w:ascii="Georgia" w:hAnsi="Georgia"/>
          <w:b/>
          <w:w w:val="90"/>
          <w:sz w:val="24"/>
        </w:rPr>
        <w:t>typologies</w:t>
      </w:r>
      <w:r>
        <w:rPr>
          <w:rFonts w:ascii="Georgia" w:hAnsi="Georgia"/>
          <w:b/>
          <w:spacing w:val="36"/>
          <w:sz w:val="24"/>
        </w:rPr>
        <w:t xml:space="preserve"> </w:t>
      </w:r>
      <w:r>
        <w:rPr>
          <w:rFonts w:ascii="Georgia" w:hAnsi="Georgia"/>
          <w:b/>
          <w:w w:val="90"/>
          <w:sz w:val="24"/>
        </w:rPr>
        <w:t>de</w:t>
      </w:r>
      <w:r>
        <w:rPr>
          <w:rFonts w:ascii="Georgia" w:hAnsi="Georgia"/>
          <w:b/>
          <w:spacing w:val="36"/>
          <w:sz w:val="24"/>
        </w:rPr>
        <w:t xml:space="preserve"> </w:t>
      </w:r>
      <w:r>
        <w:rPr>
          <w:rFonts w:ascii="Georgia" w:hAnsi="Georgia"/>
          <w:b/>
          <w:w w:val="90"/>
          <w:sz w:val="24"/>
        </w:rPr>
        <w:t>réclamation</w:t>
      </w:r>
      <w:r>
        <w:rPr>
          <w:rFonts w:ascii="Georgia" w:hAnsi="Georgia"/>
          <w:b/>
          <w:spacing w:val="36"/>
          <w:sz w:val="24"/>
        </w:rPr>
        <w:t xml:space="preserve"> </w:t>
      </w:r>
      <w:r>
        <w:rPr>
          <w:rFonts w:ascii="Georgia" w:hAnsi="Georgia"/>
          <w:b/>
          <w:spacing w:val="-2"/>
          <w:w w:val="90"/>
          <w:sz w:val="24"/>
        </w:rPr>
        <w:t>client</w:t>
      </w:r>
      <w:r>
        <w:rPr>
          <w:rFonts w:ascii="Georgia" w:hAnsi="Georgia"/>
          <w:b/>
          <w:sz w:val="24"/>
        </w:rPr>
        <w:tab/>
      </w:r>
      <w:r>
        <w:rPr>
          <w:sz w:val="24"/>
        </w:rPr>
        <w:t>C</w:t>
      </w:r>
      <w:r>
        <w:rPr>
          <w:spacing w:val="33"/>
          <w:sz w:val="24"/>
        </w:rPr>
        <w:t xml:space="preserve"> </w:t>
      </w:r>
      <w:r>
        <w:rPr>
          <w:sz w:val="24"/>
        </w:rPr>
        <w:t>(Day</w:t>
      </w:r>
      <w:r>
        <w:rPr>
          <w:spacing w:val="33"/>
          <w:sz w:val="24"/>
        </w:rPr>
        <w:t xml:space="preserve"> </w:t>
      </w:r>
      <w:r>
        <w:rPr>
          <w:sz w:val="24"/>
        </w:rPr>
        <w:t>&amp;</w:t>
      </w:r>
      <w:r>
        <w:rPr>
          <w:spacing w:val="33"/>
          <w:sz w:val="24"/>
        </w:rPr>
        <w:t xml:space="preserve"> </w:t>
      </w:r>
      <w:r>
        <w:rPr>
          <w:sz w:val="24"/>
        </w:rPr>
        <w:t>Landon,</w:t>
      </w:r>
      <w:r>
        <w:rPr>
          <w:spacing w:val="33"/>
          <w:sz w:val="24"/>
        </w:rPr>
        <w:t xml:space="preserve"> </w:t>
      </w:r>
      <w:hyperlink w:anchor="_bookmark51" w:history="1">
        <w:r>
          <w:rPr>
            <w:spacing w:val="-2"/>
            <w:sz w:val="24"/>
          </w:rPr>
          <w:t>1977</w:t>
        </w:r>
      </w:hyperlink>
      <w:r>
        <w:rPr>
          <w:spacing w:val="-2"/>
          <w:sz w:val="24"/>
        </w:rPr>
        <w:t>)</w:t>
      </w:r>
    </w:p>
    <w:p w14:paraId="7906738E" w14:textId="77777777" w:rsidR="00C91026" w:rsidRDefault="00A75B0C">
      <w:pPr>
        <w:pStyle w:val="Corpsdetexte"/>
        <w:spacing w:before="273" w:line="302" w:lineRule="auto"/>
        <w:ind w:left="142" w:right="243" w:firstLine="398"/>
        <w:jc w:val="both"/>
      </w:pPr>
      <w:r>
        <w:rPr>
          <w:w w:val="105"/>
        </w:rPr>
        <w:t>Day et Landon (</w:t>
      </w:r>
      <w:hyperlink w:anchor="_bookmark51" w:history="1">
        <w:r>
          <w:rPr>
            <w:w w:val="105"/>
          </w:rPr>
          <w:t>1977</w:t>
        </w:r>
      </w:hyperlink>
      <w:r>
        <w:rPr>
          <w:w w:val="105"/>
        </w:rPr>
        <w:t xml:space="preserve">) proposent par la suite une classification plus structurée, repo- </w:t>
      </w:r>
      <w:proofErr w:type="spellStart"/>
      <w:r>
        <w:rPr>
          <w:w w:val="105"/>
        </w:rPr>
        <w:t>sant</w:t>
      </w:r>
      <w:proofErr w:type="spellEnd"/>
      <w:r>
        <w:rPr>
          <w:spacing w:val="-1"/>
          <w:w w:val="105"/>
        </w:rPr>
        <w:t xml:space="preserve"> </w:t>
      </w:r>
      <w:r>
        <w:rPr>
          <w:w w:val="105"/>
        </w:rPr>
        <w:t>sur</w:t>
      </w:r>
      <w:r>
        <w:rPr>
          <w:spacing w:val="-1"/>
          <w:w w:val="105"/>
        </w:rPr>
        <w:t xml:space="preserve"> </w:t>
      </w:r>
      <w:r>
        <w:rPr>
          <w:w w:val="105"/>
        </w:rPr>
        <w:t>deux</w:t>
      </w:r>
      <w:r>
        <w:rPr>
          <w:spacing w:val="-1"/>
          <w:w w:val="105"/>
        </w:rPr>
        <w:t xml:space="preserve"> </w:t>
      </w:r>
      <w:r>
        <w:rPr>
          <w:w w:val="105"/>
        </w:rPr>
        <w:t>niveaux.</w:t>
      </w:r>
      <w:r>
        <w:rPr>
          <w:spacing w:val="-1"/>
          <w:w w:val="105"/>
        </w:rPr>
        <w:t xml:space="preserve"> </w:t>
      </w:r>
      <w:r>
        <w:rPr>
          <w:w w:val="105"/>
        </w:rPr>
        <w:t>Le</w:t>
      </w:r>
      <w:r>
        <w:rPr>
          <w:spacing w:val="-1"/>
          <w:w w:val="105"/>
        </w:rPr>
        <w:t xml:space="preserve"> </w:t>
      </w:r>
      <w:r>
        <w:rPr>
          <w:w w:val="105"/>
        </w:rPr>
        <w:t>premier</w:t>
      </w:r>
      <w:r>
        <w:rPr>
          <w:spacing w:val="-1"/>
          <w:w w:val="105"/>
        </w:rPr>
        <w:t xml:space="preserve"> </w:t>
      </w:r>
      <w:r>
        <w:rPr>
          <w:w w:val="105"/>
        </w:rPr>
        <w:t>distingue</w:t>
      </w:r>
      <w:r>
        <w:rPr>
          <w:spacing w:val="-1"/>
          <w:w w:val="105"/>
        </w:rPr>
        <w:t xml:space="preserve"> </w:t>
      </w:r>
      <w:r>
        <w:rPr>
          <w:w w:val="105"/>
        </w:rPr>
        <w:t>les</w:t>
      </w:r>
      <w:r>
        <w:rPr>
          <w:spacing w:val="-1"/>
          <w:w w:val="105"/>
        </w:rPr>
        <w:t xml:space="preserve"> </w:t>
      </w:r>
      <w:r>
        <w:rPr>
          <w:w w:val="105"/>
        </w:rPr>
        <w:t>consommateurs</w:t>
      </w:r>
      <w:r>
        <w:rPr>
          <w:spacing w:val="-1"/>
          <w:w w:val="105"/>
        </w:rPr>
        <w:t xml:space="preserve"> </w:t>
      </w:r>
      <w:r>
        <w:rPr>
          <w:w w:val="105"/>
        </w:rPr>
        <w:t>qui</w:t>
      </w:r>
      <w:r>
        <w:rPr>
          <w:spacing w:val="-1"/>
          <w:w w:val="105"/>
        </w:rPr>
        <w:t xml:space="preserve"> </w:t>
      </w:r>
      <w:r>
        <w:rPr>
          <w:w w:val="105"/>
        </w:rPr>
        <w:t>réagissent</w:t>
      </w:r>
      <w:r>
        <w:rPr>
          <w:spacing w:val="-1"/>
          <w:w w:val="105"/>
        </w:rPr>
        <w:t xml:space="preserve"> </w:t>
      </w:r>
      <w:r>
        <w:rPr>
          <w:w w:val="105"/>
        </w:rPr>
        <w:t>de</w:t>
      </w:r>
      <w:r>
        <w:rPr>
          <w:spacing w:val="-1"/>
          <w:w w:val="105"/>
        </w:rPr>
        <w:t xml:space="preserve"> </w:t>
      </w:r>
      <w:r>
        <w:rPr>
          <w:w w:val="105"/>
        </w:rPr>
        <w:t>ceux</w:t>
      </w:r>
      <w:r>
        <w:rPr>
          <w:spacing w:val="-1"/>
          <w:w w:val="105"/>
        </w:rPr>
        <w:t xml:space="preserve"> </w:t>
      </w:r>
      <w:r>
        <w:rPr>
          <w:w w:val="105"/>
        </w:rPr>
        <w:t>qui demeurent</w:t>
      </w:r>
      <w:r>
        <w:rPr>
          <w:spacing w:val="-14"/>
          <w:w w:val="105"/>
        </w:rPr>
        <w:t xml:space="preserve"> </w:t>
      </w:r>
      <w:r>
        <w:rPr>
          <w:w w:val="105"/>
        </w:rPr>
        <w:t>passifs.</w:t>
      </w:r>
      <w:r>
        <w:rPr>
          <w:spacing w:val="-13"/>
          <w:w w:val="105"/>
        </w:rPr>
        <w:t xml:space="preserve"> </w:t>
      </w:r>
      <w:r>
        <w:rPr>
          <w:w w:val="105"/>
        </w:rPr>
        <w:t>Parmi</w:t>
      </w:r>
      <w:r>
        <w:rPr>
          <w:spacing w:val="-13"/>
          <w:w w:val="105"/>
        </w:rPr>
        <w:t xml:space="preserve"> </w:t>
      </w:r>
      <w:r>
        <w:rPr>
          <w:w w:val="105"/>
        </w:rPr>
        <w:t>les</w:t>
      </w:r>
      <w:r>
        <w:rPr>
          <w:spacing w:val="-13"/>
          <w:w w:val="105"/>
        </w:rPr>
        <w:t xml:space="preserve"> </w:t>
      </w:r>
      <w:r>
        <w:rPr>
          <w:w w:val="105"/>
        </w:rPr>
        <w:t>consommateurs</w:t>
      </w:r>
      <w:r>
        <w:rPr>
          <w:spacing w:val="-13"/>
          <w:w w:val="105"/>
        </w:rPr>
        <w:t xml:space="preserve"> </w:t>
      </w:r>
      <w:r>
        <w:rPr>
          <w:w w:val="105"/>
        </w:rPr>
        <w:t>actifs,</w:t>
      </w:r>
      <w:r>
        <w:rPr>
          <w:spacing w:val="-13"/>
          <w:w w:val="105"/>
        </w:rPr>
        <w:t xml:space="preserve"> </w:t>
      </w:r>
      <w:r>
        <w:rPr>
          <w:w w:val="105"/>
        </w:rPr>
        <w:t>le</w:t>
      </w:r>
      <w:r>
        <w:rPr>
          <w:spacing w:val="-13"/>
          <w:w w:val="105"/>
        </w:rPr>
        <w:t xml:space="preserve"> </w:t>
      </w:r>
      <w:r>
        <w:rPr>
          <w:w w:val="105"/>
        </w:rPr>
        <w:t>second</w:t>
      </w:r>
      <w:r>
        <w:rPr>
          <w:spacing w:val="-13"/>
          <w:w w:val="105"/>
        </w:rPr>
        <w:t xml:space="preserve"> </w:t>
      </w:r>
      <w:r>
        <w:rPr>
          <w:w w:val="105"/>
        </w:rPr>
        <w:t>niveau</w:t>
      </w:r>
      <w:r>
        <w:rPr>
          <w:spacing w:val="-14"/>
          <w:w w:val="105"/>
        </w:rPr>
        <w:t xml:space="preserve"> </w:t>
      </w:r>
      <w:r>
        <w:rPr>
          <w:w w:val="105"/>
        </w:rPr>
        <w:t>différencie</w:t>
      </w:r>
      <w:r>
        <w:rPr>
          <w:spacing w:val="-13"/>
          <w:w w:val="105"/>
        </w:rPr>
        <w:t xml:space="preserve"> </w:t>
      </w:r>
      <w:r>
        <w:rPr>
          <w:w w:val="105"/>
        </w:rPr>
        <w:t>les</w:t>
      </w:r>
      <w:r>
        <w:rPr>
          <w:spacing w:val="-13"/>
          <w:w w:val="105"/>
        </w:rPr>
        <w:t xml:space="preserve"> </w:t>
      </w:r>
      <w:r>
        <w:rPr>
          <w:w w:val="105"/>
        </w:rPr>
        <w:t>actions publiques des actions privées. Les démarches de compensation auprès de l’entreprise ou</w:t>
      </w:r>
      <w:r>
        <w:rPr>
          <w:spacing w:val="40"/>
          <w:w w:val="105"/>
        </w:rPr>
        <w:t xml:space="preserve"> </w:t>
      </w:r>
      <w:r>
        <w:rPr>
          <w:w w:val="105"/>
        </w:rPr>
        <w:t>le recours à des procédures juridiques constituent des actions publiques (</w:t>
      </w:r>
      <w:hyperlink w:anchor="_bookmark72" w:history="1">
        <w:r>
          <w:rPr>
            <w:w w:val="105"/>
          </w:rPr>
          <w:t>2003</w:t>
        </w:r>
      </w:hyperlink>
      <w:r>
        <w:rPr>
          <w:w w:val="105"/>
        </w:rPr>
        <w:t>), tandis</w:t>
      </w:r>
      <w:r>
        <w:rPr>
          <w:spacing w:val="80"/>
          <w:w w:val="150"/>
        </w:rPr>
        <w:t xml:space="preserve"> </w:t>
      </w:r>
      <w:r>
        <w:rPr>
          <w:w w:val="105"/>
        </w:rPr>
        <w:t>que</w:t>
      </w:r>
      <w:r>
        <w:rPr>
          <w:spacing w:val="-11"/>
          <w:w w:val="105"/>
        </w:rPr>
        <w:t xml:space="preserve"> </w:t>
      </w:r>
      <w:r>
        <w:rPr>
          <w:w w:val="105"/>
        </w:rPr>
        <w:t>le</w:t>
      </w:r>
      <w:r>
        <w:rPr>
          <w:spacing w:val="-11"/>
          <w:w w:val="105"/>
        </w:rPr>
        <w:t xml:space="preserve"> </w:t>
      </w:r>
      <w:r>
        <w:rPr>
          <w:w w:val="105"/>
        </w:rPr>
        <w:t>changement</w:t>
      </w:r>
      <w:r>
        <w:rPr>
          <w:spacing w:val="-11"/>
          <w:w w:val="105"/>
        </w:rPr>
        <w:t xml:space="preserve"> </w:t>
      </w:r>
      <w:r>
        <w:rPr>
          <w:w w:val="105"/>
        </w:rPr>
        <w:t>de</w:t>
      </w:r>
      <w:r>
        <w:rPr>
          <w:spacing w:val="-11"/>
          <w:w w:val="105"/>
        </w:rPr>
        <w:t xml:space="preserve"> </w:t>
      </w:r>
      <w:r>
        <w:rPr>
          <w:w w:val="105"/>
        </w:rPr>
        <w:t>fournisseur</w:t>
      </w:r>
      <w:r>
        <w:rPr>
          <w:spacing w:val="-10"/>
          <w:w w:val="105"/>
        </w:rPr>
        <w:t xml:space="preserve"> </w:t>
      </w:r>
      <w:r>
        <w:rPr>
          <w:w w:val="105"/>
        </w:rPr>
        <w:t>ou</w:t>
      </w:r>
      <w:r>
        <w:rPr>
          <w:spacing w:val="-11"/>
          <w:w w:val="105"/>
        </w:rPr>
        <w:t xml:space="preserve"> </w:t>
      </w:r>
      <w:r>
        <w:rPr>
          <w:w w:val="105"/>
        </w:rPr>
        <w:t>le</w:t>
      </w:r>
      <w:r>
        <w:rPr>
          <w:spacing w:val="-11"/>
          <w:w w:val="105"/>
        </w:rPr>
        <w:t xml:space="preserve"> </w:t>
      </w:r>
      <w:r>
        <w:rPr>
          <w:w w:val="105"/>
        </w:rPr>
        <w:t>bouche-à-oreille</w:t>
      </w:r>
      <w:r>
        <w:rPr>
          <w:spacing w:val="-11"/>
          <w:w w:val="105"/>
        </w:rPr>
        <w:t xml:space="preserve"> </w:t>
      </w:r>
      <w:r>
        <w:rPr>
          <w:w w:val="105"/>
        </w:rPr>
        <w:t>négatif</w:t>
      </w:r>
      <w:r>
        <w:rPr>
          <w:spacing w:val="-10"/>
          <w:w w:val="105"/>
        </w:rPr>
        <w:t xml:space="preserve"> </w:t>
      </w:r>
      <w:r>
        <w:rPr>
          <w:w w:val="105"/>
        </w:rPr>
        <w:t>(</w:t>
      </w:r>
      <w:proofErr w:type="spellStart"/>
      <w:r>
        <w:rPr>
          <w:rFonts w:ascii="Palatino Linotype" w:hAnsi="Palatino Linotype"/>
          <w:i/>
          <w:w w:val="105"/>
        </w:rPr>
        <w:t>Negative</w:t>
      </w:r>
      <w:proofErr w:type="spellEnd"/>
      <w:r>
        <w:rPr>
          <w:rFonts w:ascii="Palatino Linotype" w:hAnsi="Palatino Linotype"/>
          <w:i/>
          <w:spacing w:val="-7"/>
          <w:w w:val="105"/>
        </w:rPr>
        <w:t xml:space="preserve"> </w:t>
      </w:r>
      <w:r>
        <w:rPr>
          <w:rFonts w:ascii="Palatino Linotype" w:hAnsi="Palatino Linotype"/>
          <w:i/>
          <w:w w:val="105"/>
        </w:rPr>
        <w:t>Word</w:t>
      </w:r>
      <w:r>
        <w:rPr>
          <w:rFonts w:ascii="Palatino Linotype" w:hAnsi="Palatino Linotype"/>
          <w:i/>
          <w:spacing w:val="-7"/>
          <w:w w:val="105"/>
        </w:rPr>
        <w:t xml:space="preserve"> </w:t>
      </w:r>
      <w:r>
        <w:rPr>
          <w:rFonts w:ascii="Palatino Linotype" w:hAnsi="Palatino Linotype"/>
          <w:i/>
          <w:w w:val="105"/>
        </w:rPr>
        <w:t>of</w:t>
      </w:r>
      <w:r>
        <w:rPr>
          <w:rFonts w:ascii="Palatino Linotype" w:hAnsi="Palatino Linotype"/>
          <w:i/>
          <w:spacing w:val="-7"/>
          <w:w w:val="105"/>
        </w:rPr>
        <w:t xml:space="preserve"> </w:t>
      </w:r>
      <w:proofErr w:type="spellStart"/>
      <w:r>
        <w:rPr>
          <w:rFonts w:ascii="Palatino Linotype" w:hAnsi="Palatino Linotype"/>
          <w:i/>
          <w:w w:val="105"/>
        </w:rPr>
        <w:t>Mouth</w:t>
      </w:r>
      <w:proofErr w:type="spellEnd"/>
      <w:r>
        <w:rPr>
          <w:w w:val="105"/>
        </w:rPr>
        <w:t>, NWOM) relèvent des actions privées (</w:t>
      </w:r>
      <w:proofErr w:type="spellStart"/>
      <w:r>
        <w:rPr>
          <w:w w:val="105"/>
        </w:rPr>
        <w:t>Kitapci</w:t>
      </w:r>
      <w:proofErr w:type="spellEnd"/>
      <w:r>
        <w:rPr>
          <w:w w:val="105"/>
        </w:rPr>
        <w:t xml:space="preserve"> &amp; </w:t>
      </w:r>
      <w:proofErr w:type="spellStart"/>
      <w:r>
        <w:rPr>
          <w:w w:val="105"/>
        </w:rPr>
        <w:t>Dortyol</w:t>
      </w:r>
      <w:proofErr w:type="spellEnd"/>
      <w:r>
        <w:rPr>
          <w:w w:val="105"/>
        </w:rPr>
        <w:t xml:space="preserve">, </w:t>
      </w:r>
      <w:hyperlink w:anchor="_bookmark85" w:history="1">
        <w:r>
          <w:rPr>
            <w:w w:val="105"/>
          </w:rPr>
          <w:t>2009</w:t>
        </w:r>
      </w:hyperlink>
      <w:r>
        <w:rPr>
          <w:w w:val="105"/>
        </w:rPr>
        <w:t>).</w:t>
      </w:r>
    </w:p>
    <w:p w14:paraId="078C074D" w14:textId="77777777" w:rsidR="00C91026" w:rsidRDefault="00A75B0C">
      <w:pPr>
        <w:pStyle w:val="Corpsdetexte"/>
        <w:spacing w:before="8"/>
        <w:rPr>
          <w:sz w:val="18"/>
        </w:rPr>
      </w:pPr>
      <w:r>
        <w:rPr>
          <w:noProof/>
          <w:sz w:val="18"/>
        </w:rPr>
        <mc:AlternateContent>
          <mc:Choice Requires="wpg">
            <w:drawing>
              <wp:anchor distT="0" distB="0" distL="0" distR="0" simplePos="0" relativeHeight="487588352" behindDoc="1" locked="0" layoutInCell="1" allowOverlap="1" wp14:anchorId="5A3ACA84" wp14:editId="1C78019F">
                <wp:simplePos x="0" y="0"/>
                <wp:positionH relativeFrom="page">
                  <wp:posOffset>972755</wp:posOffset>
                </wp:positionH>
                <wp:positionV relativeFrom="paragraph">
                  <wp:posOffset>152284</wp:posOffset>
                </wp:positionV>
                <wp:extent cx="5614670" cy="23463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4670" cy="2346325"/>
                          <a:chOff x="0" y="0"/>
                          <a:chExt cx="5614670" cy="2346325"/>
                        </a:xfrm>
                      </wpg:grpSpPr>
                      <wps:wsp>
                        <wps:cNvPr id="17" name="Graphic 17"/>
                        <wps:cNvSpPr/>
                        <wps:spPr>
                          <a:xfrm>
                            <a:off x="2530" y="929326"/>
                            <a:ext cx="5609590" cy="927100"/>
                          </a:xfrm>
                          <a:custGeom>
                            <a:avLst/>
                            <a:gdLst/>
                            <a:ahLst/>
                            <a:cxnLst/>
                            <a:rect l="l" t="t" r="r" b="b"/>
                            <a:pathLst>
                              <a:path w="5609590" h="927100">
                                <a:moveTo>
                                  <a:pt x="919537" y="403712"/>
                                </a:moveTo>
                                <a:lnTo>
                                  <a:pt x="50610" y="403712"/>
                                </a:lnTo>
                                <a:lnTo>
                                  <a:pt x="30910" y="407689"/>
                                </a:lnTo>
                                <a:lnTo>
                                  <a:pt x="14823" y="418535"/>
                                </a:lnTo>
                                <a:lnTo>
                                  <a:pt x="3977" y="434622"/>
                                </a:lnTo>
                                <a:lnTo>
                                  <a:pt x="0" y="454323"/>
                                </a:lnTo>
                                <a:lnTo>
                                  <a:pt x="0" y="713105"/>
                                </a:lnTo>
                                <a:lnTo>
                                  <a:pt x="3977" y="732805"/>
                                </a:lnTo>
                                <a:lnTo>
                                  <a:pt x="14823" y="748892"/>
                                </a:lnTo>
                                <a:lnTo>
                                  <a:pt x="30910" y="759739"/>
                                </a:lnTo>
                                <a:lnTo>
                                  <a:pt x="50610" y="763716"/>
                                </a:lnTo>
                                <a:lnTo>
                                  <a:pt x="919537" y="763716"/>
                                </a:lnTo>
                                <a:lnTo>
                                  <a:pt x="939237" y="759739"/>
                                </a:lnTo>
                                <a:lnTo>
                                  <a:pt x="955325" y="748892"/>
                                </a:lnTo>
                                <a:lnTo>
                                  <a:pt x="966171" y="732805"/>
                                </a:lnTo>
                                <a:lnTo>
                                  <a:pt x="970148" y="713105"/>
                                </a:lnTo>
                                <a:lnTo>
                                  <a:pt x="970148" y="454323"/>
                                </a:lnTo>
                                <a:lnTo>
                                  <a:pt x="966171" y="434622"/>
                                </a:lnTo>
                                <a:lnTo>
                                  <a:pt x="955325" y="418535"/>
                                </a:lnTo>
                                <a:lnTo>
                                  <a:pt x="939237" y="407689"/>
                                </a:lnTo>
                                <a:lnTo>
                                  <a:pt x="919537" y="403712"/>
                                </a:lnTo>
                                <a:close/>
                              </a:path>
                              <a:path w="5609590" h="927100">
                                <a:moveTo>
                                  <a:pt x="5558879" y="223709"/>
                                </a:moveTo>
                                <a:lnTo>
                                  <a:pt x="3735988" y="223709"/>
                                </a:lnTo>
                                <a:lnTo>
                                  <a:pt x="3716288" y="227687"/>
                                </a:lnTo>
                                <a:lnTo>
                                  <a:pt x="3700200" y="238533"/>
                                </a:lnTo>
                                <a:lnTo>
                                  <a:pt x="3689354" y="254620"/>
                                </a:lnTo>
                                <a:lnTo>
                                  <a:pt x="3685377" y="274320"/>
                                </a:lnTo>
                                <a:lnTo>
                                  <a:pt x="3685377" y="876185"/>
                                </a:lnTo>
                                <a:lnTo>
                                  <a:pt x="3689354" y="895885"/>
                                </a:lnTo>
                                <a:lnTo>
                                  <a:pt x="3700200" y="911972"/>
                                </a:lnTo>
                                <a:lnTo>
                                  <a:pt x="3716288" y="922819"/>
                                </a:lnTo>
                                <a:lnTo>
                                  <a:pt x="3735988" y="926796"/>
                                </a:lnTo>
                                <a:lnTo>
                                  <a:pt x="5558879" y="926796"/>
                                </a:lnTo>
                                <a:lnTo>
                                  <a:pt x="5578580" y="922819"/>
                                </a:lnTo>
                                <a:lnTo>
                                  <a:pt x="5594667" y="911972"/>
                                </a:lnTo>
                                <a:lnTo>
                                  <a:pt x="5605513" y="895885"/>
                                </a:lnTo>
                                <a:lnTo>
                                  <a:pt x="5609490" y="876185"/>
                                </a:lnTo>
                                <a:lnTo>
                                  <a:pt x="5609490" y="274320"/>
                                </a:lnTo>
                                <a:lnTo>
                                  <a:pt x="5605513" y="254620"/>
                                </a:lnTo>
                                <a:lnTo>
                                  <a:pt x="5594667" y="238533"/>
                                </a:lnTo>
                                <a:lnTo>
                                  <a:pt x="5578580" y="227687"/>
                                </a:lnTo>
                                <a:lnTo>
                                  <a:pt x="5558879" y="223709"/>
                                </a:lnTo>
                                <a:close/>
                              </a:path>
                              <a:path w="5609590" h="927100">
                                <a:moveTo>
                                  <a:pt x="972678" y="583714"/>
                                </a:moveTo>
                                <a:lnTo>
                                  <a:pt x="1152681" y="583714"/>
                                </a:lnTo>
                                <a:lnTo>
                                  <a:pt x="1152681" y="0"/>
                                </a:lnTo>
                                <a:lnTo>
                                  <a:pt x="1653776" y="0"/>
                                </a:lnTo>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1642657" y="912236"/>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42657" y="912236"/>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975209" y="1513041"/>
                            <a:ext cx="681355" cy="598170"/>
                          </a:xfrm>
                          <a:custGeom>
                            <a:avLst/>
                            <a:gdLst/>
                            <a:ahLst/>
                            <a:cxnLst/>
                            <a:rect l="l" t="t" r="r" b="b"/>
                            <a:pathLst>
                              <a:path w="681355" h="598170">
                                <a:moveTo>
                                  <a:pt x="0" y="0"/>
                                </a:moveTo>
                                <a:lnTo>
                                  <a:pt x="180002" y="0"/>
                                </a:lnTo>
                                <a:lnTo>
                                  <a:pt x="180002" y="597682"/>
                                </a:lnTo>
                                <a:lnTo>
                                  <a:pt x="681097" y="597682"/>
                                </a:lnTo>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1642657" y="2093633"/>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642657" y="2093633"/>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2785366" y="354073"/>
                            <a:ext cx="861694" cy="575310"/>
                          </a:xfrm>
                          <a:custGeom>
                            <a:avLst/>
                            <a:gdLst/>
                            <a:ahLst/>
                            <a:cxnLst/>
                            <a:rect l="l" t="t" r="r" b="b"/>
                            <a:pathLst>
                              <a:path w="861694" h="575310">
                                <a:moveTo>
                                  <a:pt x="0" y="575253"/>
                                </a:moveTo>
                                <a:lnTo>
                                  <a:pt x="180001" y="575253"/>
                                </a:lnTo>
                                <a:lnTo>
                                  <a:pt x="180001" y="0"/>
                                </a:lnTo>
                                <a:lnTo>
                                  <a:pt x="861099" y="0"/>
                                </a:lnTo>
                              </a:path>
                            </a:pathLst>
                          </a:custGeom>
                          <a:ln w="5060">
                            <a:solidFill>
                              <a:srgbClr val="000000"/>
                            </a:solidFill>
                            <a:prstDash val="solid"/>
                          </a:ln>
                        </wps:spPr>
                        <wps:bodyPr wrap="square" lIns="0" tIns="0" rIns="0" bIns="0" rtlCol="0">
                          <a:prstTxWarp prst="textNoShape">
                            <a:avLst/>
                          </a:prstTxWarp>
                          <a:noAutofit/>
                        </wps:bodyPr>
                      </wps:wsp>
                      <wps:wsp>
                        <wps:cNvPr id="24" name="Graphic 24"/>
                        <wps:cNvSpPr/>
                        <wps:spPr>
                          <a:xfrm>
                            <a:off x="3632816" y="336982"/>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3632816" y="336982"/>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2785366" y="929326"/>
                            <a:ext cx="861694" cy="575310"/>
                          </a:xfrm>
                          <a:custGeom>
                            <a:avLst/>
                            <a:gdLst/>
                            <a:ahLst/>
                            <a:cxnLst/>
                            <a:rect l="l" t="t" r="r" b="b"/>
                            <a:pathLst>
                              <a:path w="861694" h="575310">
                                <a:moveTo>
                                  <a:pt x="0" y="0"/>
                                </a:moveTo>
                                <a:lnTo>
                                  <a:pt x="180001" y="0"/>
                                </a:lnTo>
                                <a:lnTo>
                                  <a:pt x="180001" y="575253"/>
                                </a:lnTo>
                                <a:lnTo>
                                  <a:pt x="861099" y="575253"/>
                                </a:lnTo>
                              </a:path>
                            </a:pathLst>
                          </a:custGeom>
                          <a:ln w="5060">
                            <a:solidFill>
                              <a:srgbClr val="000000"/>
                            </a:solidFill>
                            <a:prstDash val="solid"/>
                          </a:ln>
                        </wps:spPr>
                        <wps:bodyPr wrap="square" lIns="0" tIns="0" rIns="0" bIns="0" rtlCol="0">
                          <a:prstTxWarp prst="textNoShape">
                            <a:avLst/>
                          </a:prstTxWarp>
                          <a:noAutofit/>
                        </wps:bodyPr>
                      </wps:wsp>
                      <wps:wsp>
                        <wps:cNvPr id="27" name="Graphic 27"/>
                        <wps:cNvSpPr/>
                        <wps:spPr>
                          <a:xfrm>
                            <a:off x="3632816" y="1487489"/>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3632816" y="1487489"/>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29" name="Textbox 29"/>
                        <wps:cNvSpPr txBox="1"/>
                        <wps:spPr>
                          <a:xfrm>
                            <a:off x="3687908" y="2530"/>
                            <a:ext cx="1308735" cy="703580"/>
                          </a:xfrm>
                          <a:prstGeom prst="rect">
                            <a:avLst/>
                          </a:prstGeom>
                          <a:ln w="5060">
                            <a:solidFill>
                              <a:srgbClr val="000000"/>
                            </a:solidFill>
                            <a:prstDash val="solid"/>
                          </a:ln>
                        </wps:spPr>
                        <wps:txbx>
                          <w:txbxContent>
                            <w:p w14:paraId="26545405" w14:textId="77777777" w:rsidR="00C91026" w:rsidRDefault="00A75B0C">
                              <w:pPr>
                                <w:spacing w:before="22" w:line="312" w:lineRule="auto"/>
                                <w:ind w:left="75" w:right="73"/>
                                <w:jc w:val="center"/>
                                <w:rPr>
                                  <w:sz w:val="24"/>
                                </w:rPr>
                              </w:pPr>
                              <w:r>
                                <w:rPr>
                                  <w:w w:val="105"/>
                                  <w:sz w:val="24"/>
                                </w:rPr>
                                <w:t xml:space="preserve">Actions publiques </w:t>
                              </w:r>
                              <w:r>
                                <w:rPr>
                                  <w:spacing w:val="-2"/>
                                  <w:w w:val="105"/>
                                  <w:sz w:val="24"/>
                                </w:rPr>
                                <w:t xml:space="preserve">(réclamation, </w:t>
                              </w:r>
                              <w:r>
                                <w:rPr>
                                  <w:w w:val="105"/>
                                  <w:sz w:val="24"/>
                                </w:rPr>
                                <w:t>recours</w:t>
                              </w:r>
                              <w:r>
                                <w:rPr>
                                  <w:spacing w:val="-13"/>
                                  <w:w w:val="105"/>
                                  <w:sz w:val="24"/>
                                </w:rPr>
                                <w:t xml:space="preserve"> </w:t>
                              </w:r>
                              <w:r>
                                <w:rPr>
                                  <w:w w:val="105"/>
                                  <w:sz w:val="24"/>
                                </w:rPr>
                                <w:t>juridiques)</w:t>
                              </w:r>
                            </w:p>
                          </w:txbxContent>
                        </wps:txbx>
                        <wps:bodyPr wrap="square" lIns="0" tIns="0" rIns="0" bIns="0" rtlCol="0">
                          <a:noAutofit/>
                        </wps:bodyPr>
                      </wps:wsp>
                      <wps:wsp>
                        <wps:cNvPr id="30" name="Textbox 30"/>
                        <wps:cNvSpPr txBox="1"/>
                        <wps:spPr>
                          <a:xfrm>
                            <a:off x="2782835" y="334452"/>
                            <a:ext cx="2832100" cy="1524635"/>
                          </a:xfrm>
                          <a:prstGeom prst="rect">
                            <a:avLst/>
                          </a:prstGeom>
                        </wps:spPr>
                        <wps:txbx>
                          <w:txbxContent>
                            <w:p w14:paraId="77C4C1B2" w14:textId="77777777" w:rsidR="00C91026" w:rsidRDefault="00C91026">
                              <w:pPr>
                                <w:rPr>
                                  <w:sz w:val="24"/>
                                </w:rPr>
                              </w:pPr>
                            </w:p>
                            <w:p w14:paraId="5247B9C2" w14:textId="77777777" w:rsidR="00C91026" w:rsidRDefault="00C91026">
                              <w:pPr>
                                <w:rPr>
                                  <w:sz w:val="24"/>
                                </w:rPr>
                              </w:pPr>
                            </w:p>
                            <w:p w14:paraId="24AE1721" w14:textId="77777777" w:rsidR="00C91026" w:rsidRDefault="00C91026">
                              <w:pPr>
                                <w:rPr>
                                  <w:sz w:val="24"/>
                                </w:rPr>
                              </w:pPr>
                            </w:p>
                            <w:p w14:paraId="45BA03B0" w14:textId="77777777" w:rsidR="00C91026" w:rsidRDefault="00C91026">
                              <w:pPr>
                                <w:spacing w:before="211"/>
                                <w:rPr>
                                  <w:sz w:val="24"/>
                                </w:rPr>
                              </w:pPr>
                            </w:p>
                            <w:p w14:paraId="0C2C4158" w14:textId="77777777" w:rsidR="00C91026" w:rsidRDefault="00A75B0C">
                              <w:pPr>
                                <w:spacing w:line="312" w:lineRule="auto"/>
                                <w:ind w:left="1505" w:right="81"/>
                                <w:jc w:val="center"/>
                                <w:rPr>
                                  <w:sz w:val="24"/>
                                </w:rPr>
                              </w:pPr>
                              <w:r>
                                <w:rPr>
                                  <w:w w:val="105"/>
                                  <w:sz w:val="24"/>
                                </w:rPr>
                                <w:t>Actions privées (changement</w:t>
                              </w:r>
                              <w:r>
                                <w:rPr>
                                  <w:spacing w:val="-13"/>
                                  <w:w w:val="105"/>
                                  <w:sz w:val="24"/>
                                </w:rPr>
                                <w:t xml:space="preserve"> </w:t>
                              </w:r>
                              <w:r>
                                <w:rPr>
                                  <w:w w:val="105"/>
                                  <w:sz w:val="24"/>
                                </w:rPr>
                                <w:t>de</w:t>
                              </w:r>
                              <w:r>
                                <w:rPr>
                                  <w:spacing w:val="-13"/>
                                  <w:w w:val="105"/>
                                  <w:sz w:val="24"/>
                                </w:rPr>
                                <w:t xml:space="preserve"> </w:t>
                              </w:r>
                              <w:r>
                                <w:rPr>
                                  <w:w w:val="105"/>
                                  <w:sz w:val="24"/>
                                </w:rPr>
                                <w:t xml:space="preserve">fournisseur, </w:t>
                              </w:r>
                              <w:r>
                                <w:rPr>
                                  <w:spacing w:val="-4"/>
                                  <w:w w:val="105"/>
                                  <w:sz w:val="24"/>
                                </w:rPr>
                                <w:t>NWOM)</w:t>
                              </w:r>
                            </w:p>
                          </w:txbxContent>
                        </wps:txbx>
                        <wps:bodyPr wrap="square" lIns="0" tIns="0" rIns="0" bIns="0" rtlCol="0">
                          <a:noAutofit/>
                        </wps:bodyPr>
                      </wps:wsp>
                      <wps:wsp>
                        <wps:cNvPr id="31" name="Textbox 31"/>
                        <wps:cNvSpPr txBox="1"/>
                        <wps:spPr>
                          <a:xfrm>
                            <a:off x="1697749" y="1878106"/>
                            <a:ext cx="1085215" cy="465455"/>
                          </a:xfrm>
                          <a:prstGeom prst="rect">
                            <a:avLst/>
                          </a:prstGeom>
                          <a:ln w="5060">
                            <a:solidFill>
                              <a:srgbClr val="000000"/>
                            </a:solidFill>
                            <a:prstDash val="solid"/>
                          </a:ln>
                        </wps:spPr>
                        <wps:txbx>
                          <w:txbxContent>
                            <w:p w14:paraId="0712AEA6" w14:textId="77777777" w:rsidR="00C91026" w:rsidRDefault="00A75B0C">
                              <w:pPr>
                                <w:spacing w:before="7" w:line="312" w:lineRule="auto"/>
                                <w:ind w:left="566" w:hanging="491"/>
                                <w:rPr>
                                  <w:sz w:val="24"/>
                                </w:rPr>
                              </w:pPr>
                              <w:r>
                                <w:rPr>
                                  <w:spacing w:val="-2"/>
                                  <w:w w:val="105"/>
                                  <w:sz w:val="24"/>
                                </w:rPr>
                                <w:t>Consommateur passif</w:t>
                              </w:r>
                            </w:p>
                          </w:txbxContent>
                        </wps:txbx>
                        <wps:bodyPr wrap="square" lIns="0" tIns="0" rIns="0" bIns="0" rtlCol="0">
                          <a:noAutofit/>
                        </wps:bodyPr>
                      </wps:wsp>
                      <wps:wsp>
                        <wps:cNvPr id="32" name="Textbox 32"/>
                        <wps:cNvSpPr txBox="1"/>
                        <wps:spPr>
                          <a:xfrm>
                            <a:off x="1697749" y="710678"/>
                            <a:ext cx="1085215" cy="437515"/>
                          </a:xfrm>
                          <a:prstGeom prst="rect">
                            <a:avLst/>
                          </a:prstGeom>
                          <a:ln w="5060">
                            <a:solidFill>
                              <a:srgbClr val="000000"/>
                            </a:solidFill>
                            <a:prstDash val="solid"/>
                          </a:ln>
                        </wps:spPr>
                        <wps:txbx>
                          <w:txbxContent>
                            <w:p w14:paraId="33F50427" w14:textId="77777777" w:rsidR="00C91026" w:rsidRDefault="00A75B0C">
                              <w:pPr>
                                <w:spacing w:before="20"/>
                                <w:jc w:val="center"/>
                                <w:rPr>
                                  <w:sz w:val="24"/>
                                </w:rPr>
                              </w:pPr>
                              <w:r>
                                <w:rPr>
                                  <w:spacing w:val="-2"/>
                                  <w:w w:val="105"/>
                                  <w:sz w:val="24"/>
                                </w:rPr>
                                <w:t>Consommateur</w:t>
                              </w:r>
                            </w:p>
                            <w:p w14:paraId="59AD0A95" w14:textId="77777777" w:rsidR="00C91026" w:rsidRDefault="00A75B0C">
                              <w:pPr>
                                <w:spacing w:before="82"/>
                                <w:jc w:val="center"/>
                                <w:rPr>
                                  <w:sz w:val="24"/>
                                </w:rPr>
                              </w:pPr>
                              <w:r>
                                <w:rPr>
                                  <w:spacing w:val="-2"/>
                                  <w:w w:val="105"/>
                                  <w:sz w:val="24"/>
                                </w:rPr>
                                <w:t>actif</w:t>
                              </w:r>
                            </w:p>
                          </w:txbxContent>
                        </wps:txbx>
                        <wps:bodyPr wrap="square" lIns="0" tIns="0" rIns="0" bIns="0" rtlCol="0">
                          <a:noAutofit/>
                        </wps:bodyPr>
                      </wps:wsp>
                      <wps:wsp>
                        <wps:cNvPr id="33" name="Textbox 33"/>
                        <wps:cNvSpPr txBox="1"/>
                        <wps:spPr>
                          <a:xfrm>
                            <a:off x="0" y="909705"/>
                            <a:ext cx="1691005" cy="1221105"/>
                          </a:xfrm>
                          <a:prstGeom prst="rect">
                            <a:avLst/>
                          </a:prstGeom>
                        </wps:spPr>
                        <wps:txbx>
                          <w:txbxContent>
                            <w:p w14:paraId="50A97A76" w14:textId="77777777" w:rsidR="00C91026" w:rsidRDefault="00C91026">
                              <w:pPr>
                                <w:rPr>
                                  <w:sz w:val="24"/>
                                </w:rPr>
                              </w:pPr>
                            </w:p>
                            <w:p w14:paraId="10CBDF6E" w14:textId="77777777" w:rsidR="00C91026" w:rsidRDefault="00C91026">
                              <w:pPr>
                                <w:spacing w:before="257"/>
                                <w:rPr>
                                  <w:sz w:val="24"/>
                                </w:rPr>
                              </w:pPr>
                            </w:p>
                            <w:p w14:paraId="78473B46" w14:textId="77777777" w:rsidR="00C91026" w:rsidRDefault="00A75B0C">
                              <w:pPr>
                                <w:ind w:left="83"/>
                                <w:rPr>
                                  <w:sz w:val="24"/>
                                </w:rPr>
                              </w:pPr>
                              <w:r>
                                <w:rPr>
                                  <w:spacing w:val="-2"/>
                                  <w:w w:val="105"/>
                                  <w:sz w:val="24"/>
                                </w:rPr>
                                <w:t>Insatisfaction</w:t>
                              </w:r>
                            </w:p>
                          </w:txbxContent>
                        </wps:txbx>
                        <wps:bodyPr wrap="square" lIns="0" tIns="0" rIns="0" bIns="0" rtlCol="0">
                          <a:noAutofit/>
                        </wps:bodyPr>
                      </wps:wsp>
                    </wpg:wgp>
                  </a:graphicData>
                </a:graphic>
              </wp:anchor>
            </w:drawing>
          </mc:Choice>
          <mc:Fallback>
            <w:pict>
              <v:group id="Group 16" o:spid="_x0000_s1040" style="position:absolute;margin-left:76.6pt;margin-top:12pt;width:442.1pt;height:184.75pt;z-index:-15728128;mso-wrap-distance-left:0;mso-wrap-distance-right:0;mso-position-horizontal-relative:page;mso-position-vertical-relative:text" coordsize="56146,2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">
                <v:shape id="Graphic 17" o:spid="_x0000_s1041" style="position:absolute;left:25;top:9293;width:56096;height:9271;visibility:visible;mso-wrap-style:square;v-text-anchor:top" coordsize="560959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" path="m919537,403712r-868927,l30910,407689,14823,418535,3977,434622,,454323,,713105r3977,19700l14823,748892r16087,10847l50610,763716r868927,l939237,759739r16088,-10847l966171,732805r3977,-19700l970148,454323r-3977,-19701l955325,418535,939237,407689r-19700,-3977xem5558879,223709r-1822891,l3716288,227687r-16088,10846l3689354,254620r-3977,19700l3685377,876185r3977,19700l3700200,911972r16088,10847l3735988,926796r1822891,l5578580,922819r16087,-10847l5605513,895885r3977,-19700l5609490,274320r-3977,-19700l5594667,238533r-16087,-10846l5558879,223709xem972678,583714r180003,l1152681,r501095,e" filled="f" strokeweight=".14056mm">
                  <v:path arrowok="t"/>
                </v:shape>
                <v:shape id="Graphic 18" o:spid="_x0000_s1042" style="position:absolute;left:16426;top:912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" path="m,l14914,17090,,34181,45354,17090,,xe" fillcolor="black" stroked="f">
                  <v:path arrowok="t"/>
                </v:shape>
                <v:shape id="Graphic 19" o:spid="_x0000_s1043" style="position:absolute;left:16426;top:9122;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" path="m45354,17090l,,14914,17090,,34181,45354,17090xe" filled="f" strokeweight=".14056mm">
                  <v:path arrowok="t"/>
                </v:shape>
                <v:shape id="Graphic 20" o:spid="_x0000_s1044" style="position:absolute;left:9752;top:15130;width:6813;height:5982;visibility:visible;mso-wrap-style:square;v-text-anchor:top" coordsize="681355,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" path="m,l180002,r,597682l681097,597682e" filled="f" strokeweight=".14056mm">
                  <v:path arrowok="t"/>
                </v:shape>
                <v:shape id="Graphic 21" o:spid="_x0000_s1045" style="position:absolute;left:16426;top:2093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" path="m,l14914,17090,,34181,45354,17090,,xe" fillcolor="black" stroked="f">
                  <v:path arrowok="t"/>
                </v:shape>
                <v:shape id="Graphic 22" o:spid="_x0000_s1046" style="position:absolute;left:16426;top:20936;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" path="m45354,17090l,,14914,17090,,34181,45354,17090xe" filled="f" strokeweight=".14056mm">
                  <v:path arrowok="t"/>
                </v:shape>
                <v:shape id="Graphic 23" o:spid="_x0000_s1047" style="position:absolute;left:27853;top:3540;width:8617;height:5753;visibility:visible;mso-wrap-style:square;v-text-anchor:top" coordsize="861694,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" path="m,575253r180001,l180001,,861099,e" filled="f" strokeweight=".14056mm">
                  <v:path arrowok="t"/>
                </v:shape>
                <v:shape id="Graphic 24" o:spid="_x0000_s1048" style="position:absolute;left:36328;top:3369;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" path="m,l14914,17090,,34181,45354,17090,,xe" fillcolor="black" stroked="f">
                  <v:path arrowok="t"/>
                </v:shape>
                <v:shape id="Graphic 25" o:spid="_x0000_s1049" style="position:absolute;left:36328;top:3369;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" path="m45354,17090l,,14914,17090,,34181,45354,17090xe" filled="f" strokeweight=".14056mm">
                  <v:path arrowok="t"/>
                </v:shape>
                <v:shape id="Graphic 26" o:spid="_x0000_s1050" style="position:absolute;left:27853;top:9293;width:8617;height:5753;visibility:visible;mso-wrap-style:square;v-text-anchor:top" coordsize="861694,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" path="m,l180001,r,575253l861099,575253e" filled="f" strokeweight=".14056mm">
                  <v:path arrowok="t"/>
                </v:shape>
                <v:shape id="Graphic 27" o:spid="_x0000_s1051" style="position:absolute;left:36328;top:1487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" path="m,l14914,17090,,34181,45354,17090,,xe" fillcolor="black" stroked="f">
                  <v:path arrowok="t"/>
                </v:shape>
                <v:shape id="Graphic 28" o:spid="_x0000_s1052" style="position:absolute;left:36328;top:1487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" path="m45354,17090l,,14914,17090,,34181,45354,17090xe" filled="f" strokeweight=".14056mm">
                  <v:path arrowok="t"/>
                </v:shape>
                <v:shape id="Textbox 29" o:spid="_x0000_s1053" type="#_x0000_t202" style="position:absolute;left:36879;top:25;width:13087;height:7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" filled="f" strokeweight=".14056mm">
                  <v:textbox inset="0,0,0,0">
                    <w:txbxContent>
                      <w:p>
                        <w:pPr>
                          <w:spacing w:before="22" w:line="312" w:lineRule="auto"/>
                          <w:ind w:left="75" w:right="73"/>
                          <w:jc w:val="center"/>
                          <w:rPr>
                            <w:sz w:val="24"/>
                          </w:rPr>
                        </w:pPr>
                        <w:r>
                          <w:rPr>
                            <w:w w:val="105"/>
                            <w:sz w:val="24"/>
                          </w:rPr>
                          <w:t xml:space="preserve">Actions publiques </w:t>
                        </w:r>
                        <w:r>
                          <w:rPr>
                            <w:spacing w:val="-2"/>
                            <w:w w:val="105"/>
                            <w:sz w:val="24"/>
                          </w:rPr>
                          <w:t xml:space="preserve">(réclamation, </w:t>
                        </w:r>
                        <w:r>
                          <w:rPr>
                            <w:w w:val="105"/>
                            <w:sz w:val="24"/>
                          </w:rPr>
                          <w:t>recours</w:t>
                        </w:r>
                        <w:r>
                          <w:rPr>
                            <w:spacing w:val="-13"/>
                            <w:w w:val="105"/>
                            <w:sz w:val="24"/>
                          </w:rPr>
                          <w:t xml:space="preserve"> </w:t>
                        </w:r>
                        <w:r>
                          <w:rPr>
                            <w:w w:val="105"/>
                            <w:sz w:val="24"/>
                          </w:rPr>
                          <w:t>juridiques)</w:t>
                        </w:r>
                      </w:p>
                    </w:txbxContent>
                  </v:textbox>
                </v:shape>
                <v:shape id="Textbox 30" o:spid="_x0000_s1054" type="#_x0000_t202" style="position:absolute;left:27828;top:3344;width:28321;height:1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pPr>
                          <w:rPr>
                            <w:sz w:val="24"/>
                          </w:rPr>
                        </w:pPr>
                      </w:p>
                      <w:p>
                        <w:pPr>
                          <w:rPr>
                            <w:sz w:val="24"/>
                          </w:rPr>
                        </w:pPr>
                      </w:p>
                      <w:p>
                        <w:pPr>
                          <w:rPr>
                            <w:sz w:val="24"/>
                          </w:rPr>
                        </w:pPr>
                      </w:p>
                      <w:p>
                        <w:pPr>
                          <w:spacing w:before="211"/>
                          <w:rPr>
                            <w:sz w:val="24"/>
                          </w:rPr>
                        </w:pPr>
                      </w:p>
                      <w:p>
                        <w:pPr>
                          <w:spacing w:line="312" w:lineRule="auto"/>
                          <w:ind w:left="1505" w:right="81"/>
                          <w:jc w:val="center"/>
                          <w:rPr>
                            <w:sz w:val="24"/>
                          </w:rPr>
                        </w:pPr>
                        <w:r>
                          <w:rPr>
                            <w:w w:val="105"/>
                            <w:sz w:val="24"/>
                          </w:rPr>
                          <w:t>Actions privées (changement</w:t>
                        </w:r>
                        <w:r>
                          <w:rPr>
                            <w:spacing w:val="-13"/>
                            <w:w w:val="105"/>
                            <w:sz w:val="24"/>
                          </w:rPr>
                          <w:t xml:space="preserve"> </w:t>
                        </w:r>
                        <w:r>
                          <w:rPr>
                            <w:w w:val="105"/>
                            <w:sz w:val="24"/>
                          </w:rPr>
                          <w:t>de</w:t>
                        </w:r>
                        <w:r>
                          <w:rPr>
                            <w:spacing w:val="-13"/>
                            <w:w w:val="105"/>
                            <w:sz w:val="24"/>
                          </w:rPr>
                          <w:t xml:space="preserve"> </w:t>
                        </w:r>
                        <w:r>
                          <w:rPr>
                            <w:w w:val="105"/>
                            <w:sz w:val="24"/>
                          </w:rPr>
                          <w:t xml:space="preserve">fournisseur, </w:t>
                        </w:r>
                        <w:r>
                          <w:rPr>
                            <w:spacing w:val="-4"/>
                            <w:w w:val="105"/>
                            <w:sz w:val="24"/>
                          </w:rPr>
                          <w:t>NWOM)</w:t>
                        </w:r>
                      </w:p>
                    </w:txbxContent>
                  </v:textbox>
                </v:shape>
                <v:shape id="Textbox 31" o:spid="_x0000_s1055" type="#_x0000_t202" style="position:absolute;left:16977;top:18781;width:10852;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" filled="f" strokeweight=".14056mm">
                  <v:textbox inset="0,0,0,0">
                    <w:txbxContent>
                      <w:p>
                        <w:pPr>
                          <w:spacing w:before="7" w:line="312" w:lineRule="auto"/>
                          <w:ind w:left="566" w:hanging="491"/>
                          <w:rPr>
                            <w:sz w:val="24"/>
                          </w:rPr>
                        </w:pPr>
                        <w:r>
                          <w:rPr>
                            <w:spacing w:val="-2"/>
                            <w:w w:val="105"/>
                            <w:sz w:val="24"/>
                          </w:rPr>
                          <w:t>Consommateur passif</w:t>
                        </w:r>
                      </w:p>
                    </w:txbxContent>
                  </v:textbox>
                </v:shape>
                <v:shape id="Textbox 32" o:spid="_x0000_s1056" type="#_x0000_t202" style="position:absolute;left:16977;top:7106;width:10852;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" filled="f" strokeweight=".14056mm">
                  <v:textbox inset="0,0,0,0">
                    <w:txbxContent>
                      <w:p>
                        <w:pPr>
                          <w:spacing w:before="20"/>
                          <w:jc w:val="center"/>
                          <w:rPr>
                            <w:sz w:val="24"/>
                          </w:rPr>
                        </w:pPr>
                        <w:r>
                          <w:rPr>
                            <w:spacing w:val="-2"/>
                            <w:w w:val="105"/>
                            <w:sz w:val="24"/>
                          </w:rPr>
                          <w:t>Consommateur</w:t>
                        </w:r>
                      </w:p>
                      <w:p>
                        <w:pPr>
                          <w:spacing w:before="82"/>
                          <w:jc w:val="center"/>
                          <w:rPr>
                            <w:sz w:val="24"/>
                          </w:rPr>
                        </w:pPr>
                        <w:proofErr w:type="gramStart"/>
                        <w:r>
                          <w:rPr>
                            <w:spacing w:val="-2"/>
                            <w:w w:val="105"/>
                            <w:sz w:val="24"/>
                          </w:rPr>
                          <w:t>actif</w:t>
                        </w:r>
                        <w:proofErr w:type="gramEnd"/>
                      </w:p>
                    </w:txbxContent>
                  </v:textbox>
                </v:shape>
                <v:shape id="Textbox 33" o:spid="_x0000_s1057" type="#_x0000_t202" style="position:absolute;top:9097;width:16910;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pPr>
                          <w:rPr>
                            <w:sz w:val="24"/>
                          </w:rPr>
                        </w:pPr>
                      </w:p>
                      <w:p>
                        <w:pPr>
                          <w:spacing w:before="257"/>
                          <w:rPr>
                            <w:sz w:val="24"/>
                          </w:rPr>
                        </w:pPr>
                      </w:p>
                      <w:p>
                        <w:pPr>
                          <w:ind w:left="83"/>
                          <w:rPr>
                            <w:sz w:val="24"/>
                          </w:rPr>
                        </w:pPr>
                        <w:r>
                          <w:rPr>
                            <w:spacing w:val="-2"/>
                            <w:w w:val="105"/>
                            <w:sz w:val="24"/>
                          </w:rPr>
                          <w:t>Insatisfaction</w:t>
                        </w:r>
                      </w:p>
                    </w:txbxContent>
                  </v:textbox>
                </v:shape>
                <w10:wrap type="topAndBottom" anchorx="page"/>
              </v:group>
            </w:pict>
          </mc:Fallback>
        </mc:AlternateContent>
      </w:r>
    </w:p>
    <w:p w14:paraId="2200BA10" w14:textId="77777777" w:rsidR="00C91026" w:rsidRDefault="00A75B0C">
      <w:pPr>
        <w:spacing w:before="177"/>
        <w:ind w:left="251" w:right="391"/>
        <w:jc w:val="center"/>
        <w:rPr>
          <w:sz w:val="24"/>
        </w:rPr>
      </w:pPr>
      <w:r>
        <w:rPr>
          <w:rFonts w:ascii="Georgia" w:hAnsi="Georgia"/>
          <w:b/>
          <w:sz w:val="24"/>
        </w:rPr>
        <w:t>Figure</w:t>
      </w:r>
      <w:r>
        <w:rPr>
          <w:rFonts w:ascii="Georgia" w:hAnsi="Georgia"/>
          <w:b/>
          <w:spacing w:val="30"/>
          <w:sz w:val="24"/>
        </w:rPr>
        <w:t xml:space="preserve"> </w:t>
      </w:r>
      <w:r>
        <w:rPr>
          <w:rFonts w:ascii="Georgia" w:hAnsi="Georgia"/>
          <w:b/>
          <w:sz w:val="24"/>
        </w:rPr>
        <w:t>1.2</w:t>
      </w:r>
      <w:r>
        <w:rPr>
          <w:rFonts w:ascii="Georgia" w:hAnsi="Georgia"/>
          <w:b/>
          <w:spacing w:val="30"/>
          <w:sz w:val="24"/>
        </w:rPr>
        <w:t xml:space="preserve"> </w:t>
      </w:r>
      <w:r>
        <w:rPr>
          <w:rFonts w:ascii="Georgia" w:hAnsi="Georgia"/>
          <w:b/>
          <w:sz w:val="24"/>
        </w:rPr>
        <w:t>–</w:t>
      </w:r>
      <w:r>
        <w:rPr>
          <w:rFonts w:ascii="Georgia" w:hAnsi="Georgia"/>
          <w:b/>
          <w:spacing w:val="30"/>
          <w:sz w:val="24"/>
        </w:rPr>
        <w:t xml:space="preserve"> </w:t>
      </w:r>
      <w:r>
        <w:rPr>
          <w:sz w:val="24"/>
        </w:rPr>
        <w:t>Typologie</w:t>
      </w:r>
      <w:r>
        <w:rPr>
          <w:spacing w:val="20"/>
          <w:sz w:val="24"/>
        </w:rPr>
        <w:t xml:space="preserve"> </w:t>
      </w:r>
      <w:r>
        <w:rPr>
          <w:sz w:val="24"/>
        </w:rPr>
        <w:t>des</w:t>
      </w:r>
      <w:r>
        <w:rPr>
          <w:spacing w:val="18"/>
          <w:sz w:val="24"/>
        </w:rPr>
        <w:t xml:space="preserve"> </w:t>
      </w:r>
      <w:r>
        <w:rPr>
          <w:sz w:val="24"/>
        </w:rPr>
        <w:t>réactions</w:t>
      </w:r>
      <w:r>
        <w:rPr>
          <w:spacing w:val="19"/>
          <w:sz w:val="24"/>
        </w:rPr>
        <w:t xml:space="preserve"> </w:t>
      </w:r>
      <w:r>
        <w:rPr>
          <w:sz w:val="24"/>
        </w:rPr>
        <w:t>selon</w:t>
      </w:r>
      <w:r>
        <w:rPr>
          <w:spacing w:val="19"/>
          <w:sz w:val="24"/>
        </w:rPr>
        <w:t xml:space="preserve"> </w:t>
      </w:r>
      <w:r>
        <w:rPr>
          <w:sz w:val="24"/>
        </w:rPr>
        <w:t>Day</w:t>
      </w:r>
      <w:r>
        <w:rPr>
          <w:spacing w:val="19"/>
          <w:sz w:val="24"/>
        </w:rPr>
        <w:t xml:space="preserve"> </w:t>
      </w:r>
      <w:r>
        <w:rPr>
          <w:sz w:val="24"/>
        </w:rPr>
        <w:t>&amp;</w:t>
      </w:r>
      <w:r>
        <w:rPr>
          <w:spacing w:val="19"/>
          <w:sz w:val="24"/>
        </w:rPr>
        <w:t xml:space="preserve"> </w:t>
      </w:r>
      <w:r>
        <w:rPr>
          <w:sz w:val="24"/>
        </w:rPr>
        <w:t>Landon</w:t>
      </w:r>
      <w:r>
        <w:rPr>
          <w:spacing w:val="18"/>
          <w:sz w:val="24"/>
        </w:rPr>
        <w:t xml:space="preserve"> </w:t>
      </w:r>
      <w:r>
        <w:rPr>
          <w:spacing w:val="-2"/>
          <w:sz w:val="24"/>
        </w:rPr>
        <w:t>(1977)</w:t>
      </w:r>
    </w:p>
    <w:p w14:paraId="10EECE48" w14:textId="77777777" w:rsidR="00C91026" w:rsidRDefault="00C91026">
      <w:pPr>
        <w:pStyle w:val="Corpsdetexte"/>
      </w:pPr>
    </w:p>
    <w:p w14:paraId="346C6B29" w14:textId="77777777" w:rsidR="00C91026" w:rsidRDefault="00C91026">
      <w:pPr>
        <w:pStyle w:val="Corpsdetexte"/>
        <w:spacing w:before="143"/>
      </w:pPr>
    </w:p>
    <w:p w14:paraId="3E57D6EA" w14:textId="77777777" w:rsidR="00C91026" w:rsidRDefault="00A75B0C">
      <w:pPr>
        <w:tabs>
          <w:tab w:val="left" w:pos="5897"/>
        </w:tabs>
        <w:ind w:left="142"/>
        <w:rPr>
          <w:sz w:val="24"/>
        </w:rPr>
      </w:pPr>
      <w:r>
        <w:rPr>
          <w:rFonts w:ascii="Georgia" w:hAnsi="Georgia"/>
          <w:b/>
          <w:w w:val="90"/>
          <w:sz w:val="24"/>
        </w:rPr>
        <w:t>Les</w:t>
      </w:r>
      <w:r>
        <w:rPr>
          <w:rFonts w:ascii="Georgia" w:hAnsi="Georgia"/>
          <w:b/>
          <w:spacing w:val="35"/>
          <w:sz w:val="24"/>
        </w:rPr>
        <w:t xml:space="preserve"> </w:t>
      </w:r>
      <w:r>
        <w:rPr>
          <w:rFonts w:ascii="Georgia" w:hAnsi="Georgia"/>
          <w:b/>
          <w:w w:val="90"/>
          <w:sz w:val="24"/>
        </w:rPr>
        <w:t>différentes</w:t>
      </w:r>
      <w:r>
        <w:rPr>
          <w:rFonts w:ascii="Georgia" w:hAnsi="Georgia"/>
          <w:b/>
          <w:spacing w:val="36"/>
          <w:sz w:val="24"/>
        </w:rPr>
        <w:t xml:space="preserve"> </w:t>
      </w:r>
      <w:r>
        <w:rPr>
          <w:rFonts w:ascii="Georgia" w:hAnsi="Georgia"/>
          <w:b/>
          <w:w w:val="90"/>
          <w:sz w:val="24"/>
        </w:rPr>
        <w:t>typologies</w:t>
      </w:r>
      <w:r>
        <w:rPr>
          <w:rFonts w:ascii="Georgia" w:hAnsi="Georgia"/>
          <w:b/>
          <w:spacing w:val="36"/>
          <w:sz w:val="24"/>
        </w:rPr>
        <w:t xml:space="preserve"> </w:t>
      </w:r>
      <w:r>
        <w:rPr>
          <w:rFonts w:ascii="Georgia" w:hAnsi="Georgia"/>
          <w:b/>
          <w:w w:val="90"/>
          <w:sz w:val="24"/>
        </w:rPr>
        <w:t>de</w:t>
      </w:r>
      <w:r>
        <w:rPr>
          <w:rFonts w:ascii="Georgia" w:hAnsi="Georgia"/>
          <w:b/>
          <w:spacing w:val="36"/>
          <w:sz w:val="24"/>
        </w:rPr>
        <w:t xml:space="preserve"> </w:t>
      </w:r>
      <w:r>
        <w:rPr>
          <w:rFonts w:ascii="Georgia" w:hAnsi="Georgia"/>
          <w:b/>
          <w:w w:val="90"/>
          <w:sz w:val="24"/>
        </w:rPr>
        <w:t>réclamation</w:t>
      </w:r>
      <w:r>
        <w:rPr>
          <w:rFonts w:ascii="Georgia" w:hAnsi="Georgia"/>
          <w:b/>
          <w:spacing w:val="36"/>
          <w:sz w:val="24"/>
        </w:rPr>
        <w:t xml:space="preserve"> </w:t>
      </w:r>
      <w:r>
        <w:rPr>
          <w:rFonts w:ascii="Georgia" w:hAnsi="Georgia"/>
          <w:b/>
          <w:spacing w:val="-2"/>
          <w:w w:val="90"/>
          <w:sz w:val="24"/>
        </w:rPr>
        <w:t>client</w:t>
      </w:r>
      <w:r>
        <w:rPr>
          <w:rFonts w:ascii="Georgia" w:hAnsi="Georgia"/>
          <w:b/>
          <w:sz w:val="24"/>
        </w:rPr>
        <w:tab/>
      </w:r>
      <w:r>
        <w:rPr>
          <w:sz w:val="24"/>
        </w:rPr>
        <w:t>D</w:t>
      </w:r>
      <w:r>
        <w:rPr>
          <w:spacing w:val="32"/>
          <w:sz w:val="24"/>
        </w:rPr>
        <w:t xml:space="preserve"> </w:t>
      </w:r>
      <w:r>
        <w:rPr>
          <w:sz w:val="24"/>
        </w:rPr>
        <w:t>(Singh,</w:t>
      </w:r>
      <w:r>
        <w:rPr>
          <w:spacing w:val="33"/>
          <w:sz w:val="24"/>
        </w:rPr>
        <w:t xml:space="preserve"> </w:t>
      </w:r>
      <w:hyperlink w:anchor="_bookmark132" w:history="1">
        <w:r>
          <w:rPr>
            <w:spacing w:val="-2"/>
            <w:sz w:val="24"/>
          </w:rPr>
          <w:t>1988</w:t>
        </w:r>
      </w:hyperlink>
      <w:r>
        <w:rPr>
          <w:spacing w:val="-2"/>
          <w:sz w:val="24"/>
        </w:rPr>
        <w:t>)</w:t>
      </w:r>
    </w:p>
    <w:p w14:paraId="4ADCB2BD" w14:textId="77777777" w:rsidR="00C91026" w:rsidRDefault="00A75B0C">
      <w:pPr>
        <w:pStyle w:val="Corpsdetexte"/>
        <w:spacing w:before="273" w:line="312" w:lineRule="auto"/>
        <w:ind w:left="142" w:right="202" w:firstLine="398"/>
      </w:pPr>
      <w:r>
        <w:rPr>
          <w:w w:val="105"/>
        </w:rPr>
        <w:t>Enfin,</w:t>
      </w:r>
      <w:r>
        <w:rPr>
          <w:spacing w:val="40"/>
          <w:w w:val="105"/>
        </w:rPr>
        <w:t xml:space="preserve"> </w:t>
      </w:r>
      <w:r>
        <w:rPr>
          <w:w w:val="105"/>
        </w:rPr>
        <w:t>Singh</w:t>
      </w:r>
      <w:r>
        <w:rPr>
          <w:spacing w:val="40"/>
          <w:w w:val="105"/>
        </w:rPr>
        <w:t xml:space="preserve"> </w:t>
      </w:r>
      <w:r>
        <w:rPr>
          <w:w w:val="105"/>
        </w:rPr>
        <w:t>(</w:t>
      </w:r>
      <w:hyperlink w:anchor="_bookmark132" w:history="1">
        <w:r>
          <w:rPr>
            <w:w w:val="105"/>
          </w:rPr>
          <w:t>1988</w:t>
        </w:r>
      </w:hyperlink>
      <w:r>
        <w:rPr>
          <w:w w:val="105"/>
        </w:rPr>
        <w:t>)</w:t>
      </w:r>
      <w:r>
        <w:rPr>
          <w:spacing w:val="40"/>
          <w:w w:val="105"/>
        </w:rPr>
        <w:t xml:space="preserve"> </w:t>
      </w:r>
      <w:r>
        <w:rPr>
          <w:w w:val="105"/>
        </w:rPr>
        <w:t>précise</w:t>
      </w:r>
      <w:r>
        <w:rPr>
          <w:spacing w:val="40"/>
          <w:w w:val="105"/>
        </w:rPr>
        <w:t xml:space="preserve"> </w:t>
      </w:r>
      <w:r>
        <w:rPr>
          <w:w w:val="105"/>
        </w:rPr>
        <w:t>ces</w:t>
      </w:r>
      <w:r>
        <w:rPr>
          <w:spacing w:val="40"/>
          <w:w w:val="105"/>
        </w:rPr>
        <w:t xml:space="preserve"> </w:t>
      </w:r>
      <w:r>
        <w:rPr>
          <w:w w:val="105"/>
        </w:rPr>
        <w:t>approches</w:t>
      </w:r>
      <w:r>
        <w:rPr>
          <w:spacing w:val="40"/>
          <w:w w:val="105"/>
        </w:rPr>
        <w:t xml:space="preserve"> </w:t>
      </w:r>
      <w:r>
        <w:rPr>
          <w:w w:val="105"/>
        </w:rPr>
        <w:t>en</w:t>
      </w:r>
      <w:r>
        <w:rPr>
          <w:spacing w:val="40"/>
          <w:w w:val="105"/>
        </w:rPr>
        <w:t xml:space="preserve"> </w:t>
      </w:r>
      <w:r>
        <w:rPr>
          <w:w w:val="105"/>
        </w:rPr>
        <w:t>distinguant</w:t>
      </w:r>
      <w:r>
        <w:rPr>
          <w:spacing w:val="40"/>
          <w:w w:val="105"/>
        </w:rPr>
        <w:t xml:space="preserve"> </w:t>
      </w:r>
      <w:r>
        <w:rPr>
          <w:w w:val="105"/>
        </w:rPr>
        <w:t>trois</w:t>
      </w:r>
      <w:r>
        <w:rPr>
          <w:spacing w:val="40"/>
          <w:w w:val="105"/>
        </w:rPr>
        <w:t xml:space="preserve"> </w:t>
      </w:r>
      <w:r>
        <w:rPr>
          <w:w w:val="105"/>
        </w:rPr>
        <w:t>grandes</w:t>
      </w:r>
      <w:r>
        <w:rPr>
          <w:spacing w:val="40"/>
          <w:w w:val="105"/>
        </w:rPr>
        <w:t xml:space="preserve"> </w:t>
      </w:r>
      <w:r>
        <w:rPr>
          <w:w w:val="105"/>
        </w:rPr>
        <w:t xml:space="preserve">catégories </w:t>
      </w:r>
      <w:r>
        <w:t>de</w:t>
      </w:r>
      <w:r>
        <w:rPr>
          <w:spacing w:val="21"/>
        </w:rPr>
        <w:t xml:space="preserve"> </w:t>
      </w:r>
      <w:r>
        <w:t>réponses</w:t>
      </w:r>
      <w:r>
        <w:rPr>
          <w:spacing w:val="21"/>
        </w:rPr>
        <w:t xml:space="preserve"> </w:t>
      </w:r>
      <w:r>
        <w:t>à</w:t>
      </w:r>
      <w:r>
        <w:rPr>
          <w:spacing w:val="22"/>
        </w:rPr>
        <w:t xml:space="preserve"> </w:t>
      </w:r>
      <w:r>
        <w:t>l’insatisfaction</w:t>
      </w:r>
      <w:r>
        <w:rPr>
          <w:spacing w:val="22"/>
        </w:rPr>
        <w:t xml:space="preserve"> </w:t>
      </w:r>
      <w:r>
        <w:t>:</w:t>
      </w:r>
      <w:r>
        <w:rPr>
          <w:spacing w:val="22"/>
        </w:rPr>
        <w:t xml:space="preserve"> </w:t>
      </w:r>
      <w:r>
        <w:rPr>
          <w:rFonts w:ascii="Georgia" w:hAnsi="Georgia"/>
          <w:b/>
        </w:rPr>
        <w:t>les</w:t>
      </w:r>
      <w:r>
        <w:rPr>
          <w:rFonts w:ascii="Georgia" w:hAnsi="Georgia"/>
          <w:b/>
          <w:spacing w:val="32"/>
        </w:rPr>
        <w:t xml:space="preserve"> </w:t>
      </w:r>
      <w:r>
        <w:rPr>
          <w:rFonts w:ascii="Georgia" w:hAnsi="Georgia"/>
          <w:b/>
        </w:rPr>
        <w:t>réponses</w:t>
      </w:r>
      <w:r>
        <w:rPr>
          <w:rFonts w:ascii="Georgia" w:hAnsi="Georgia"/>
          <w:b/>
          <w:spacing w:val="33"/>
        </w:rPr>
        <w:t xml:space="preserve"> </w:t>
      </w:r>
      <w:r>
        <w:rPr>
          <w:rFonts w:ascii="Georgia" w:hAnsi="Georgia"/>
          <w:b/>
        </w:rPr>
        <w:t>privées</w:t>
      </w:r>
      <w:r>
        <w:rPr>
          <w:rFonts w:ascii="Georgia" w:hAnsi="Georgia"/>
          <w:b/>
          <w:spacing w:val="20"/>
        </w:rPr>
        <w:t xml:space="preserve"> </w:t>
      </w:r>
      <w:r>
        <w:t>(par</w:t>
      </w:r>
      <w:r>
        <w:rPr>
          <w:spacing w:val="21"/>
        </w:rPr>
        <w:t xml:space="preserve"> </w:t>
      </w:r>
      <w:r>
        <w:t>exemple</w:t>
      </w:r>
      <w:r>
        <w:rPr>
          <w:spacing w:val="22"/>
        </w:rPr>
        <w:t xml:space="preserve"> </w:t>
      </w:r>
      <w:r>
        <w:t>le</w:t>
      </w:r>
      <w:r>
        <w:rPr>
          <w:spacing w:val="21"/>
        </w:rPr>
        <w:t xml:space="preserve"> </w:t>
      </w:r>
      <w:r>
        <w:t>bouche-à-</w:t>
      </w:r>
      <w:r>
        <w:rPr>
          <w:spacing w:val="-2"/>
        </w:rPr>
        <w:t>oreille),</w:t>
      </w:r>
    </w:p>
    <w:p w14:paraId="0FC1CD70" w14:textId="77777777" w:rsidR="00C91026" w:rsidRDefault="00C91026">
      <w:pPr>
        <w:pStyle w:val="Corpsdetexte"/>
        <w:spacing w:line="312" w:lineRule="auto"/>
        <w:sectPr w:rsidR="00C91026">
          <w:pgSz w:w="11910" w:h="16840"/>
          <w:pgMar w:top="1380" w:right="1133" w:bottom="1080" w:left="1275" w:header="0" w:footer="889" w:gutter="0"/>
          <w:cols w:space="720"/>
        </w:sectPr>
      </w:pPr>
    </w:p>
    <w:p w14:paraId="18F2EDD3" w14:textId="77777777" w:rsidR="00C91026" w:rsidRDefault="00A75B0C">
      <w:pPr>
        <w:spacing w:before="134" w:line="312" w:lineRule="auto"/>
        <w:ind w:left="142" w:right="282"/>
        <w:jc w:val="both"/>
        <w:rPr>
          <w:sz w:val="24"/>
        </w:rPr>
      </w:pPr>
      <w:r>
        <w:rPr>
          <w:rFonts w:ascii="Georgia" w:hAnsi="Georgia"/>
          <w:b/>
          <w:sz w:val="24"/>
        </w:rPr>
        <w:lastRenderedPageBreak/>
        <w:t xml:space="preserve">les réponses publiques aux acteurs impliqués </w:t>
      </w:r>
      <w:r>
        <w:rPr>
          <w:sz w:val="24"/>
        </w:rPr>
        <w:t xml:space="preserve">dans la transaction (telles que la réclamation directe auprès de l’entreprise) et </w:t>
      </w:r>
      <w:r>
        <w:rPr>
          <w:rFonts w:ascii="Georgia" w:hAnsi="Georgia"/>
          <w:b/>
          <w:sz w:val="24"/>
        </w:rPr>
        <w:t xml:space="preserve">les réponses publiques aux acteurs non-impliqués </w:t>
      </w:r>
      <w:r>
        <w:rPr>
          <w:sz w:val="24"/>
        </w:rPr>
        <w:t>dans la transaction (comme le recours à une agence de protection du consommateur</w:t>
      </w:r>
      <w:r>
        <w:rPr>
          <w:spacing w:val="40"/>
          <w:sz w:val="24"/>
        </w:rPr>
        <w:t xml:space="preserve"> </w:t>
      </w:r>
      <w:r>
        <w:rPr>
          <w:sz w:val="24"/>
        </w:rPr>
        <w:t>ou</w:t>
      </w:r>
      <w:r>
        <w:rPr>
          <w:spacing w:val="40"/>
          <w:sz w:val="24"/>
        </w:rPr>
        <w:t xml:space="preserve"> </w:t>
      </w:r>
      <w:r>
        <w:rPr>
          <w:sz w:val="24"/>
        </w:rPr>
        <w:t>à</w:t>
      </w:r>
      <w:r>
        <w:rPr>
          <w:spacing w:val="40"/>
          <w:sz w:val="24"/>
        </w:rPr>
        <w:t xml:space="preserve"> </w:t>
      </w:r>
      <w:r>
        <w:rPr>
          <w:sz w:val="24"/>
        </w:rPr>
        <w:t>une</w:t>
      </w:r>
      <w:r>
        <w:rPr>
          <w:spacing w:val="40"/>
          <w:sz w:val="24"/>
        </w:rPr>
        <w:t xml:space="preserve"> </w:t>
      </w:r>
      <w:r>
        <w:rPr>
          <w:sz w:val="24"/>
        </w:rPr>
        <w:t>action</w:t>
      </w:r>
      <w:r>
        <w:rPr>
          <w:spacing w:val="40"/>
          <w:sz w:val="24"/>
        </w:rPr>
        <w:t xml:space="preserve"> </w:t>
      </w:r>
      <w:r>
        <w:rPr>
          <w:sz w:val="24"/>
        </w:rPr>
        <w:t>en</w:t>
      </w:r>
      <w:r>
        <w:rPr>
          <w:spacing w:val="40"/>
          <w:sz w:val="24"/>
        </w:rPr>
        <w:t xml:space="preserve"> </w:t>
      </w:r>
      <w:r>
        <w:rPr>
          <w:sz w:val="24"/>
        </w:rPr>
        <w:t>justice).</w:t>
      </w:r>
    </w:p>
    <w:p w14:paraId="3A9A6A9B" w14:textId="77777777" w:rsidR="00C91026" w:rsidRDefault="00A75B0C">
      <w:pPr>
        <w:pStyle w:val="Corpsdetexte"/>
        <w:spacing w:before="6"/>
        <w:rPr>
          <w:sz w:val="15"/>
        </w:rPr>
      </w:pPr>
      <w:r>
        <w:rPr>
          <w:noProof/>
          <w:sz w:val="15"/>
        </w:rPr>
        <mc:AlternateContent>
          <mc:Choice Requires="wpg">
            <w:drawing>
              <wp:anchor distT="0" distB="0" distL="0" distR="0" simplePos="0" relativeHeight="487588864" behindDoc="1" locked="0" layoutInCell="1" allowOverlap="1" wp14:anchorId="42E2F82B" wp14:editId="1857676F">
                <wp:simplePos x="0" y="0"/>
                <wp:positionH relativeFrom="page">
                  <wp:posOffset>1274256</wp:posOffset>
                </wp:positionH>
                <wp:positionV relativeFrom="paragraph">
                  <wp:posOffset>128779</wp:posOffset>
                </wp:positionV>
                <wp:extent cx="5012055" cy="234124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055" cy="2341245"/>
                          <a:chOff x="0" y="0"/>
                          <a:chExt cx="5012055" cy="2341245"/>
                        </a:xfrm>
                      </wpg:grpSpPr>
                      <wps:wsp>
                        <wps:cNvPr id="35" name="Graphic 35"/>
                        <wps:cNvSpPr/>
                        <wps:spPr>
                          <a:xfrm>
                            <a:off x="1445079" y="14678"/>
                            <a:ext cx="3114675" cy="1162050"/>
                          </a:xfrm>
                          <a:custGeom>
                            <a:avLst/>
                            <a:gdLst/>
                            <a:ahLst/>
                            <a:cxnLst/>
                            <a:rect l="l" t="t" r="r" b="b"/>
                            <a:pathLst>
                              <a:path w="3114675" h="1162050">
                                <a:moveTo>
                                  <a:pt x="3063575" y="0"/>
                                </a:moveTo>
                                <a:lnTo>
                                  <a:pt x="1205154" y="0"/>
                                </a:lnTo>
                                <a:lnTo>
                                  <a:pt x="1185454" y="3977"/>
                                </a:lnTo>
                                <a:lnTo>
                                  <a:pt x="1169367" y="14823"/>
                                </a:lnTo>
                                <a:lnTo>
                                  <a:pt x="1158521" y="30910"/>
                                </a:lnTo>
                                <a:lnTo>
                                  <a:pt x="1154544" y="50610"/>
                                </a:lnTo>
                                <a:lnTo>
                                  <a:pt x="1154544" y="422215"/>
                                </a:lnTo>
                                <a:lnTo>
                                  <a:pt x="1158521" y="441915"/>
                                </a:lnTo>
                                <a:lnTo>
                                  <a:pt x="1169367" y="458003"/>
                                </a:lnTo>
                                <a:lnTo>
                                  <a:pt x="1185454" y="468849"/>
                                </a:lnTo>
                                <a:lnTo>
                                  <a:pt x="1205154" y="472826"/>
                                </a:lnTo>
                                <a:lnTo>
                                  <a:pt x="3063575" y="472826"/>
                                </a:lnTo>
                                <a:lnTo>
                                  <a:pt x="3083275" y="468849"/>
                                </a:lnTo>
                                <a:lnTo>
                                  <a:pt x="3099362" y="458003"/>
                                </a:lnTo>
                                <a:lnTo>
                                  <a:pt x="3110208" y="441915"/>
                                </a:lnTo>
                                <a:lnTo>
                                  <a:pt x="3114186" y="422215"/>
                                </a:lnTo>
                                <a:lnTo>
                                  <a:pt x="3114186" y="50610"/>
                                </a:lnTo>
                                <a:lnTo>
                                  <a:pt x="3110208" y="30910"/>
                                </a:lnTo>
                                <a:lnTo>
                                  <a:pt x="3099362" y="14823"/>
                                </a:lnTo>
                                <a:lnTo>
                                  <a:pt x="3083275" y="3977"/>
                                </a:lnTo>
                                <a:lnTo>
                                  <a:pt x="3063575" y="0"/>
                                </a:lnTo>
                                <a:close/>
                              </a:path>
                              <a:path w="3114675" h="1162050">
                                <a:moveTo>
                                  <a:pt x="0" y="1161893"/>
                                </a:moveTo>
                                <a:lnTo>
                                  <a:pt x="252001" y="1161893"/>
                                </a:lnTo>
                                <a:lnTo>
                                  <a:pt x="252001" y="236413"/>
                                </a:lnTo>
                                <a:lnTo>
                                  <a:pt x="1113101" y="236413"/>
                                </a:lnTo>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2544531" y="234001"/>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544531" y="234001"/>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38" name="Graphic 38"/>
                        <wps:cNvSpPr/>
                        <wps:spPr>
                          <a:xfrm>
                            <a:off x="1445079" y="1176572"/>
                            <a:ext cx="1473200" cy="1270"/>
                          </a:xfrm>
                          <a:custGeom>
                            <a:avLst/>
                            <a:gdLst/>
                            <a:ahLst/>
                            <a:cxnLst/>
                            <a:rect l="l" t="t" r="r" b="b"/>
                            <a:pathLst>
                              <a:path w="1473200">
                                <a:moveTo>
                                  <a:pt x="0" y="0"/>
                                </a:moveTo>
                                <a:lnTo>
                                  <a:pt x="1473106" y="0"/>
                                </a:lnTo>
                              </a:path>
                            </a:pathLst>
                          </a:custGeom>
                          <a:ln w="5060">
                            <a:solidFill>
                              <a:srgbClr val="000000"/>
                            </a:solidFill>
                            <a:prstDash val="solid"/>
                          </a:ln>
                        </wps:spPr>
                        <wps:bodyPr wrap="square" lIns="0" tIns="0" rIns="0" bIns="0" rtlCol="0">
                          <a:prstTxWarp prst="textNoShape">
                            <a:avLst/>
                          </a:prstTxWarp>
                          <a:noAutofit/>
                        </wps:bodyPr>
                      </wps:wsp>
                      <wps:wsp>
                        <wps:cNvPr id="39" name="Graphic 39"/>
                        <wps:cNvSpPr/>
                        <wps:spPr>
                          <a:xfrm>
                            <a:off x="2904536" y="1159481"/>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904536" y="1159481"/>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41" name="Graphic 41"/>
                        <wps:cNvSpPr/>
                        <wps:spPr>
                          <a:xfrm>
                            <a:off x="1445079" y="1176572"/>
                            <a:ext cx="1113155" cy="925830"/>
                          </a:xfrm>
                          <a:custGeom>
                            <a:avLst/>
                            <a:gdLst/>
                            <a:ahLst/>
                            <a:cxnLst/>
                            <a:rect l="l" t="t" r="r" b="b"/>
                            <a:pathLst>
                              <a:path w="1113155" h="925830">
                                <a:moveTo>
                                  <a:pt x="0" y="0"/>
                                </a:moveTo>
                                <a:lnTo>
                                  <a:pt x="252001" y="0"/>
                                </a:lnTo>
                                <a:lnTo>
                                  <a:pt x="252001" y="925480"/>
                                </a:lnTo>
                                <a:lnTo>
                                  <a:pt x="1113101" y="925480"/>
                                </a:lnTo>
                              </a:path>
                            </a:pathLst>
                          </a:custGeom>
                          <a:ln w="5060">
                            <a:solidFill>
                              <a:srgbClr val="000000"/>
                            </a:solidFill>
                            <a:prstDash val="solid"/>
                          </a:ln>
                        </wps:spPr>
                        <wps:bodyPr wrap="square" lIns="0" tIns="0" rIns="0" bIns="0" rtlCol="0">
                          <a:prstTxWarp prst="textNoShape">
                            <a:avLst/>
                          </a:prstTxWarp>
                          <a:noAutofit/>
                        </wps:bodyPr>
                      </wps:wsp>
                      <wps:wsp>
                        <wps:cNvPr id="42" name="Graphic 42"/>
                        <wps:cNvSpPr/>
                        <wps:spPr>
                          <a:xfrm>
                            <a:off x="2544531" y="2084962"/>
                            <a:ext cx="45720" cy="34290"/>
                          </a:xfrm>
                          <a:custGeom>
                            <a:avLst/>
                            <a:gdLst/>
                            <a:ahLst/>
                            <a:cxnLst/>
                            <a:rect l="l" t="t" r="r" b="b"/>
                            <a:pathLst>
                              <a:path w="45720" h="34290">
                                <a:moveTo>
                                  <a:pt x="0" y="0"/>
                                </a:moveTo>
                                <a:lnTo>
                                  <a:pt x="14914" y="17090"/>
                                </a:lnTo>
                                <a:lnTo>
                                  <a:pt x="0" y="34181"/>
                                </a:lnTo>
                                <a:lnTo>
                                  <a:pt x="45354" y="17090"/>
                                </a:lnTo>
                                <a:lnTo>
                                  <a:pt x="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544531" y="2084962"/>
                            <a:ext cx="45720" cy="34290"/>
                          </a:xfrm>
                          <a:custGeom>
                            <a:avLst/>
                            <a:gdLst/>
                            <a:ahLst/>
                            <a:cxnLst/>
                            <a:rect l="l" t="t" r="r" b="b"/>
                            <a:pathLst>
                              <a:path w="45720" h="34290">
                                <a:moveTo>
                                  <a:pt x="45354" y="17090"/>
                                </a:moveTo>
                                <a:lnTo>
                                  <a:pt x="0" y="0"/>
                                </a:lnTo>
                                <a:lnTo>
                                  <a:pt x="14914" y="17090"/>
                                </a:lnTo>
                                <a:lnTo>
                                  <a:pt x="0" y="34181"/>
                                </a:lnTo>
                                <a:lnTo>
                                  <a:pt x="45354" y="17090"/>
                                </a:lnTo>
                                <a:close/>
                              </a:path>
                            </a:pathLst>
                          </a:custGeom>
                          <a:ln w="5060">
                            <a:solidFill>
                              <a:srgbClr val="000000"/>
                            </a:solidFill>
                            <a:prstDash val="solid"/>
                          </a:ln>
                        </wps:spPr>
                        <wps:bodyPr wrap="square" lIns="0" tIns="0" rIns="0" bIns="0" rtlCol="0">
                          <a:prstTxWarp prst="textNoShape">
                            <a:avLst/>
                          </a:prstTxWarp>
                          <a:noAutofit/>
                        </wps:bodyPr>
                      </wps:wsp>
                      <wps:wsp>
                        <wps:cNvPr id="44" name="Textbox 44"/>
                        <wps:cNvSpPr txBox="1"/>
                        <wps:spPr>
                          <a:xfrm>
                            <a:off x="1442548" y="0"/>
                            <a:ext cx="3119755" cy="2122170"/>
                          </a:xfrm>
                          <a:prstGeom prst="rect">
                            <a:avLst/>
                          </a:prstGeom>
                        </wps:spPr>
                        <wps:txbx>
                          <w:txbxContent>
                            <w:p w14:paraId="7BFCA5E8" w14:textId="77777777" w:rsidR="00C91026" w:rsidRDefault="00A75B0C">
                              <w:pPr>
                                <w:spacing w:before="45" w:line="312" w:lineRule="auto"/>
                                <w:ind w:left="1901" w:right="81" w:firstLine="598"/>
                                <w:rPr>
                                  <w:sz w:val="24"/>
                                </w:rPr>
                              </w:pPr>
                              <w:r>
                                <w:rPr>
                                  <w:w w:val="105"/>
                                  <w:sz w:val="24"/>
                                </w:rPr>
                                <w:t xml:space="preserve">Réponses privées </w:t>
                              </w:r>
                              <w:r>
                                <w:rPr>
                                  <w:spacing w:val="-2"/>
                                  <w:w w:val="105"/>
                                  <w:sz w:val="24"/>
                                </w:rPr>
                                <w:t>(bouche-à-oreille, évitement)</w:t>
                              </w:r>
                            </w:p>
                          </w:txbxContent>
                        </wps:txbx>
                        <wps:bodyPr wrap="square" lIns="0" tIns="0" rIns="0" bIns="0" rtlCol="0">
                          <a:noAutofit/>
                        </wps:bodyPr>
                      </wps:wsp>
                      <wps:wsp>
                        <wps:cNvPr id="45" name="Textbox 45"/>
                        <wps:cNvSpPr txBox="1"/>
                        <wps:spPr>
                          <a:xfrm>
                            <a:off x="2599623" y="1865639"/>
                            <a:ext cx="2338705" cy="473075"/>
                          </a:xfrm>
                          <a:prstGeom prst="rect">
                            <a:avLst/>
                          </a:prstGeom>
                          <a:ln w="5060">
                            <a:solidFill>
                              <a:srgbClr val="000000"/>
                            </a:solidFill>
                            <a:prstDash val="solid"/>
                          </a:ln>
                        </wps:spPr>
                        <wps:txbx>
                          <w:txbxContent>
                            <w:p w14:paraId="0BE2D1AE" w14:textId="77777777" w:rsidR="00C91026" w:rsidRDefault="00A75B0C">
                              <w:pPr>
                                <w:spacing w:before="18" w:line="312" w:lineRule="auto"/>
                                <w:ind w:left="840" w:right="73" w:hanging="766"/>
                                <w:rPr>
                                  <w:sz w:val="24"/>
                                </w:rPr>
                              </w:pPr>
                              <w:r>
                                <w:rPr>
                                  <w:spacing w:val="-2"/>
                                  <w:w w:val="105"/>
                                  <w:sz w:val="24"/>
                                </w:rPr>
                                <w:t>réponses</w:t>
                              </w:r>
                              <w:r>
                                <w:rPr>
                                  <w:spacing w:val="-3"/>
                                  <w:w w:val="105"/>
                                  <w:sz w:val="24"/>
                                </w:rPr>
                                <w:t xml:space="preserve"> </w:t>
                              </w:r>
                              <w:r>
                                <w:rPr>
                                  <w:spacing w:val="-2"/>
                                  <w:w w:val="105"/>
                                  <w:sz w:val="24"/>
                                </w:rPr>
                                <w:t>publiques</w:t>
                              </w:r>
                              <w:r>
                                <w:rPr>
                                  <w:spacing w:val="-3"/>
                                  <w:w w:val="105"/>
                                  <w:sz w:val="24"/>
                                </w:rPr>
                                <w:t xml:space="preserve"> </w:t>
                              </w:r>
                              <w:r>
                                <w:rPr>
                                  <w:spacing w:val="-2"/>
                                  <w:w w:val="105"/>
                                  <w:sz w:val="24"/>
                                </w:rPr>
                                <w:t xml:space="preserve">non-impliquées </w:t>
                              </w:r>
                              <w:r>
                                <w:rPr>
                                  <w:w w:val="105"/>
                                  <w:sz w:val="24"/>
                                </w:rPr>
                                <w:t>(recours juridiques)</w:t>
                              </w:r>
                            </w:p>
                          </w:txbxContent>
                        </wps:txbx>
                        <wps:bodyPr wrap="square" lIns="0" tIns="0" rIns="0" bIns="0" rtlCol="0">
                          <a:noAutofit/>
                        </wps:bodyPr>
                      </wps:wsp>
                      <wps:wsp>
                        <wps:cNvPr id="46" name="Textbox 46"/>
                        <wps:cNvSpPr txBox="1"/>
                        <wps:spPr>
                          <a:xfrm>
                            <a:off x="2530" y="996570"/>
                            <a:ext cx="1440180" cy="360045"/>
                          </a:xfrm>
                          <a:prstGeom prst="rect">
                            <a:avLst/>
                          </a:prstGeom>
                          <a:ln w="5060">
                            <a:solidFill>
                              <a:srgbClr val="000000"/>
                            </a:solidFill>
                            <a:prstDash val="solid"/>
                          </a:ln>
                        </wps:spPr>
                        <wps:txbx>
                          <w:txbxContent>
                            <w:p w14:paraId="73828768" w14:textId="77777777" w:rsidR="00C91026" w:rsidRDefault="00A75B0C">
                              <w:pPr>
                                <w:spacing w:before="138"/>
                                <w:ind w:left="445"/>
                                <w:rPr>
                                  <w:sz w:val="24"/>
                                </w:rPr>
                              </w:pPr>
                              <w:r>
                                <w:rPr>
                                  <w:spacing w:val="-2"/>
                                  <w:w w:val="105"/>
                                  <w:sz w:val="24"/>
                                </w:rPr>
                                <w:t>Insatisfaction</w:t>
                              </w:r>
                            </w:p>
                          </w:txbxContent>
                        </wps:txbx>
                        <wps:bodyPr wrap="square" lIns="0" tIns="0" rIns="0" bIns="0" rtlCol="0">
                          <a:noAutofit/>
                        </wps:bodyPr>
                      </wps:wsp>
                      <wps:wsp>
                        <wps:cNvPr id="47" name="Textbox 47"/>
                        <wps:cNvSpPr txBox="1"/>
                        <wps:spPr>
                          <a:xfrm>
                            <a:off x="2959628" y="826319"/>
                            <a:ext cx="2049780" cy="701040"/>
                          </a:xfrm>
                          <a:prstGeom prst="rect">
                            <a:avLst/>
                          </a:prstGeom>
                          <a:ln w="5060">
                            <a:solidFill>
                              <a:srgbClr val="000000"/>
                            </a:solidFill>
                            <a:prstDash val="solid"/>
                          </a:ln>
                        </wps:spPr>
                        <wps:txbx>
                          <w:txbxContent>
                            <w:p w14:paraId="7921E901" w14:textId="77777777" w:rsidR="00C91026" w:rsidRDefault="00A75B0C">
                              <w:pPr>
                                <w:spacing w:before="18" w:line="312" w:lineRule="auto"/>
                                <w:ind w:left="75" w:right="73"/>
                                <w:jc w:val="center"/>
                                <w:rPr>
                                  <w:sz w:val="24"/>
                                </w:rPr>
                              </w:pPr>
                              <w:r>
                                <w:rPr>
                                  <w:spacing w:val="-2"/>
                                  <w:w w:val="105"/>
                                  <w:sz w:val="24"/>
                                </w:rPr>
                                <w:t>Réponses</w:t>
                              </w:r>
                              <w:r>
                                <w:rPr>
                                  <w:spacing w:val="-4"/>
                                  <w:w w:val="105"/>
                                  <w:sz w:val="24"/>
                                </w:rPr>
                                <w:t xml:space="preserve"> </w:t>
                              </w:r>
                              <w:r>
                                <w:rPr>
                                  <w:spacing w:val="-2"/>
                                  <w:w w:val="105"/>
                                  <w:sz w:val="24"/>
                                </w:rPr>
                                <w:t>publiques</w:t>
                              </w:r>
                              <w:r>
                                <w:rPr>
                                  <w:spacing w:val="-4"/>
                                  <w:w w:val="105"/>
                                  <w:sz w:val="24"/>
                                </w:rPr>
                                <w:t xml:space="preserve"> </w:t>
                              </w:r>
                              <w:r>
                                <w:rPr>
                                  <w:spacing w:val="-2"/>
                                  <w:w w:val="105"/>
                                  <w:sz w:val="24"/>
                                </w:rPr>
                                <w:t xml:space="preserve">impliquées </w:t>
                              </w:r>
                              <w:r>
                                <w:rPr>
                                  <w:w w:val="105"/>
                                  <w:sz w:val="24"/>
                                </w:rPr>
                                <w:t>(réclamation à l’entreprise, Pas d’action)</w:t>
                              </w:r>
                            </w:p>
                          </w:txbxContent>
                        </wps:txbx>
                        <wps:bodyPr wrap="square" lIns="0" tIns="0" rIns="0" bIns="0" rtlCol="0">
                          <a:noAutofit/>
                        </wps:bodyPr>
                      </wps:wsp>
                    </wpg:wgp>
                  </a:graphicData>
                </a:graphic>
              </wp:anchor>
            </w:drawing>
          </mc:Choice>
          <mc:Fallback>
            <w:pict>
              <v:group id="Group 34" o:spid="_x0000_s1058" style="position:absolute;margin-left:100.35pt;margin-top:10.15pt;width:394.65pt;height:184.35pt;z-index:-15727616;mso-wrap-distance-left:0;mso-wrap-distance-right:0;mso-position-horizontal-relative:page;mso-position-vertical-relative:text" coordsize="50120,23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">
                <v:shape id="Graphic 35" o:spid="_x0000_s1059" style="position:absolute;left:14450;top:146;width:31147;height:11621;visibility:visible;mso-wrap-style:square;v-text-anchor:top" coordsize="3114675,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" path="m3063575,l1205154,r-19700,3977l1169367,14823r-10846,16087l1154544,50610r,371605l1158521,441915r10846,16088l1185454,468849r19700,3977l3063575,472826r19700,-3977l3099362,458003r10846,-16088l3114186,422215r,-371605l3110208,30910,3099362,14823,3083275,3977,3063575,xem,1161893r252001,l252001,236413r861100,e" filled="f" strokeweight=".14056mm">
                  <v:path arrowok="t"/>
                </v:shape>
                <v:shape id="Graphic 36" o:spid="_x0000_s1060" style="position:absolute;left:25445;top:2340;width:457;height:342;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" path="m,l14914,17090,,34181,45354,17090,,xe" fillcolor="black" stroked="f">
                  <v:path arrowok="t"/>
                </v:shape>
                <v:shape id="Graphic 37" o:spid="_x0000_s1061" style="position:absolute;left:25445;top:2340;width:457;height:342;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" path="m45354,17090l,,14914,17090,,34181,45354,17090xe" filled="f" strokeweight=".14056mm">
                  <v:path arrowok="t"/>
                </v:shape>
                <v:shape id="Graphic 38" o:spid="_x0000_s1062" style="position:absolute;left:14450;top:11765;width:14732;height:13;visibility:visible;mso-wrap-style:square;v-text-anchor:top" coordsize="147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" path="m,l1473106,e" filled="f" strokeweight=".14056mm">
                  <v:path arrowok="t"/>
                </v:shape>
                <v:shape id="Graphic 39" o:spid="_x0000_s1063" style="position:absolute;left:29045;top:1159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" path="m,l14914,17090,,34181,45354,17090,,xe" fillcolor="black" stroked="f">
                  <v:path arrowok="t"/>
                </v:shape>
                <v:shape id="Graphic 40" o:spid="_x0000_s1064" style="position:absolute;left:29045;top:11594;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" path="m45354,17090l,,14914,17090,,34181,45354,17090xe" filled="f" strokeweight=".14056mm">
                  <v:path arrowok="t"/>
                </v:shape>
                <v:shape id="Graphic 41" o:spid="_x0000_s1065" style="position:absolute;left:14450;top:11765;width:11132;height:9259;visibility:visible;mso-wrap-style:square;v-text-anchor:top" coordsize="1113155,925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" path="m,l252001,r,925480l1113101,925480e" filled="f" strokeweight=".14056mm">
                  <v:path arrowok="t"/>
                </v:shape>
                <v:shape id="Graphic 42" o:spid="_x0000_s1066" style="position:absolute;left:25445;top:20849;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" path="m,l14914,17090,,34181,45354,17090,,xe" fillcolor="black" stroked="f">
                  <v:path arrowok="t"/>
                </v:shape>
                <v:shape id="Graphic 43" o:spid="_x0000_s1067" style="position:absolute;left:25445;top:20849;width:457;height:343;visibility:visible;mso-wrap-style:square;v-text-anchor:top" coordsize="4572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" path="m45354,17090l,,14914,17090,,34181,45354,17090xe" filled="f" strokeweight=".14056mm">
                  <v:path arrowok="t"/>
                </v:shape>
                <v:shape id="Textbox 44" o:spid="_x0000_s1068" type="#_x0000_t202" style="position:absolute;left:14425;width:31198;height:2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pPr>
                          <w:spacing w:before="45" w:line="312" w:lineRule="auto"/>
                          <w:ind w:left="1901" w:right="81" w:firstLine="598"/>
                          <w:rPr>
                            <w:sz w:val="24"/>
                          </w:rPr>
                        </w:pPr>
                        <w:r>
                          <w:rPr>
                            <w:w w:val="105"/>
                            <w:sz w:val="24"/>
                          </w:rPr>
                          <w:t xml:space="preserve">Réponses privées </w:t>
                        </w:r>
                        <w:r>
                          <w:rPr>
                            <w:spacing w:val="-2"/>
                            <w:w w:val="105"/>
                            <w:sz w:val="24"/>
                          </w:rPr>
                          <w:t>(bouche-à-oreille, évitement)</w:t>
                        </w:r>
                      </w:p>
                    </w:txbxContent>
                  </v:textbox>
                </v:shape>
                <v:shape id="Textbox 45" o:spid="_x0000_s1069" type="#_x0000_t202" style="position:absolute;left:25996;top:18656;width:23387;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" filled="f" strokeweight=".14056mm">
                  <v:textbox inset="0,0,0,0">
                    <w:txbxContent>
                      <w:p>
                        <w:pPr>
                          <w:spacing w:before="18" w:line="312" w:lineRule="auto"/>
                          <w:ind w:left="840" w:right="73" w:hanging="766"/>
                          <w:rPr>
                            <w:sz w:val="24"/>
                          </w:rPr>
                        </w:pPr>
                        <w:proofErr w:type="gramStart"/>
                        <w:r>
                          <w:rPr>
                            <w:spacing w:val="-2"/>
                            <w:w w:val="105"/>
                            <w:sz w:val="24"/>
                          </w:rPr>
                          <w:t>réponses</w:t>
                        </w:r>
                        <w:proofErr w:type="gramEnd"/>
                        <w:r>
                          <w:rPr>
                            <w:spacing w:val="-3"/>
                            <w:w w:val="105"/>
                            <w:sz w:val="24"/>
                          </w:rPr>
                          <w:t xml:space="preserve"> </w:t>
                        </w:r>
                        <w:r>
                          <w:rPr>
                            <w:spacing w:val="-2"/>
                            <w:w w:val="105"/>
                            <w:sz w:val="24"/>
                          </w:rPr>
                          <w:t>publiques</w:t>
                        </w:r>
                        <w:r>
                          <w:rPr>
                            <w:spacing w:val="-3"/>
                            <w:w w:val="105"/>
                            <w:sz w:val="24"/>
                          </w:rPr>
                          <w:t xml:space="preserve"> </w:t>
                        </w:r>
                        <w:r>
                          <w:rPr>
                            <w:spacing w:val="-2"/>
                            <w:w w:val="105"/>
                            <w:sz w:val="24"/>
                          </w:rPr>
                          <w:t xml:space="preserve">non-impliquées </w:t>
                        </w:r>
                        <w:r>
                          <w:rPr>
                            <w:w w:val="105"/>
                            <w:sz w:val="24"/>
                          </w:rPr>
                          <w:t>(recours juridiques)</w:t>
                        </w:r>
                      </w:p>
                    </w:txbxContent>
                  </v:textbox>
                </v:shape>
                <v:shape id="Textbox 46" o:spid="_x0000_s1070" type="#_x0000_t202" style="position:absolute;left:25;top:9965;width:144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" filled="f" strokeweight=".14056mm">
                  <v:textbox inset="0,0,0,0">
                    <w:txbxContent>
                      <w:p>
                        <w:pPr>
                          <w:spacing w:before="138"/>
                          <w:ind w:left="445"/>
                          <w:rPr>
                            <w:sz w:val="24"/>
                          </w:rPr>
                        </w:pPr>
                        <w:r>
                          <w:rPr>
                            <w:spacing w:val="-2"/>
                            <w:w w:val="105"/>
                            <w:sz w:val="24"/>
                          </w:rPr>
                          <w:t>Insatisfaction</w:t>
                        </w:r>
                      </w:p>
                    </w:txbxContent>
                  </v:textbox>
                </v:shape>
                <v:shape id="Textbox 47" o:spid="_x0000_s1071" type="#_x0000_t202" style="position:absolute;left:29596;top:8263;width:20498;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" filled="f" strokeweight=".14056mm">
                  <v:textbox inset="0,0,0,0">
                    <w:txbxContent>
                      <w:p>
                        <w:pPr>
                          <w:spacing w:before="18" w:line="312" w:lineRule="auto"/>
                          <w:ind w:left="75" w:right="73"/>
                          <w:jc w:val="center"/>
                          <w:rPr>
                            <w:sz w:val="24"/>
                          </w:rPr>
                        </w:pPr>
                        <w:r>
                          <w:rPr>
                            <w:spacing w:val="-2"/>
                            <w:w w:val="105"/>
                            <w:sz w:val="24"/>
                          </w:rPr>
                          <w:t>Réponses</w:t>
                        </w:r>
                        <w:r>
                          <w:rPr>
                            <w:spacing w:val="-4"/>
                            <w:w w:val="105"/>
                            <w:sz w:val="24"/>
                          </w:rPr>
                          <w:t xml:space="preserve"> </w:t>
                        </w:r>
                        <w:r>
                          <w:rPr>
                            <w:spacing w:val="-2"/>
                            <w:w w:val="105"/>
                            <w:sz w:val="24"/>
                          </w:rPr>
                          <w:t>publiques</w:t>
                        </w:r>
                        <w:r>
                          <w:rPr>
                            <w:spacing w:val="-4"/>
                            <w:w w:val="105"/>
                            <w:sz w:val="24"/>
                          </w:rPr>
                          <w:t xml:space="preserve"> </w:t>
                        </w:r>
                        <w:r>
                          <w:rPr>
                            <w:spacing w:val="-2"/>
                            <w:w w:val="105"/>
                            <w:sz w:val="24"/>
                          </w:rPr>
                          <w:t xml:space="preserve">impliquées </w:t>
                        </w:r>
                        <w:r>
                          <w:rPr>
                            <w:w w:val="105"/>
                            <w:sz w:val="24"/>
                          </w:rPr>
                          <w:t>(réclamation à l’entreprise, Pas d’action)</w:t>
                        </w:r>
                      </w:p>
                    </w:txbxContent>
                  </v:textbox>
                </v:shape>
                <w10:wrap type="topAndBottom" anchorx="page"/>
              </v:group>
            </w:pict>
          </mc:Fallback>
        </mc:AlternateContent>
      </w:r>
    </w:p>
    <w:p w14:paraId="50F88391" w14:textId="77777777" w:rsidR="00C91026" w:rsidRDefault="00A75B0C">
      <w:pPr>
        <w:pStyle w:val="Corpsdetexte"/>
        <w:spacing w:before="177"/>
        <w:ind w:left="885"/>
      </w:pPr>
      <w:r>
        <w:rPr>
          <w:rFonts w:ascii="Georgia" w:hAnsi="Georgia"/>
          <w:b/>
        </w:rPr>
        <w:t>Figure</w:t>
      </w:r>
      <w:r>
        <w:rPr>
          <w:rFonts w:ascii="Georgia" w:hAnsi="Georgia"/>
          <w:b/>
          <w:spacing w:val="30"/>
        </w:rPr>
        <w:t xml:space="preserve"> </w:t>
      </w:r>
      <w:r>
        <w:rPr>
          <w:rFonts w:ascii="Georgia" w:hAnsi="Georgia"/>
          <w:b/>
        </w:rPr>
        <w:t>1.3</w:t>
      </w:r>
      <w:r>
        <w:rPr>
          <w:rFonts w:ascii="Georgia" w:hAnsi="Georgia"/>
          <w:b/>
          <w:spacing w:val="30"/>
        </w:rPr>
        <w:t xml:space="preserve"> </w:t>
      </w:r>
      <w:r>
        <w:rPr>
          <w:rFonts w:ascii="Georgia" w:hAnsi="Georgia"/>
          <w:b/>
        </w:rPr>
        <w:t>–</w:t>
      </w:r>
      <w:r>
        <w:rPr>
          <w:rFonts w:ascii="Georgia" w:hAnsi="Georgia"/>
          <w:b/>
          <w:spacing w:val="31"/>
        </w:rPr>
        <w:t xml:space="preserve"> </w:t>
      </w:r>
      <w:r>
        <w:t>Typologie</w:t>
      </w:r>
      <w:r>
        <w:rPr>
          <w:spacing w:val="19"/>
        </w:rPr>
        <w:t xml:space="preserve"> </w:t>
      </w:r>
      <w:r>
        <w:t>des</w:t>
      </w:r>
      <w:r>
        <w:rPr>
          <w:spacing w:val="19"/>
        </w:rPr>
        <w:t xml:space="preserve"> </w:t>
      </w:r>
      <w:r>
        <w:t>réponses</w:t>
      </w:r>
      <w:r>
        <w:rPr>
          <w:spacing w:val="19"/>
        </w:rPr>
        <w:t xml:space="preserve"> </w:t>
      </w:r>
      <w:r>
        <w:t>à</w:t>
      </w:r>
      <w:r>
        <w:rPr>
          <w:spacing w:val="19"/>
        </w:rPr>
        <w:t xml:space="preserve"> </w:t>
      </w:r>
      <w:r>
        <w:t>l’insatisfaction</w:t>
      </w:r>
      <w:r>
        <w:rPr>
          <w:spacing w:val="19"/>
        </w:rPr>
        <w:t xml:space="preserve"> </w:t>
      </w:r>
      <w:r>
        <w:t>selon</w:t>
      </w:r>
      <w:r>
        <w:rPr>
          <w:spacing w:val="19"/>
        </w:rPr>
        <w:t xml:space="preserve"> </w:t>
      </w:r>
      <w:r>
        <w:t>Singh</w:t>
      </w:r>
      <w:r>
        <w:rPr>
          <w:spacing w:val="19"/>
        </w:rPr>
        <w:t xml:space="preserve"> </w:t>
      </w:r>
      <w:r>
        <w:rPr>
          <w:spacing w:val="-2"/>
        </w:rPr>
        <w:t>(1988)</w:t>
      </w:r>
    </w:p>
    <w:p w14:paraId="68DC218C" w14:textId="77777777" w:rsidR="00C91026" w:rsidRDefault="00C91026">
      <w:pPr>
        <w:pStyle w:val="Corpsdetexte"/>
      </w:pPr>
    </w:p>
    <w:p w14:paraId="5FFFE9D3" w14:textId="77777777" w:rsidR="00C91026" w:rsidRDefault="00C91026">
      <w:pPr>
        <w:pStyle w:val="Corpsdetexte"/>
        <w:spacing w:before="87"/>
      </w:pPr>
    </w:p>
    <w:p w14:paraId="77BA280E" w14:textId="77777777" w:rsidR="00C91026" w:rsidRDefault="00A75B0C">
      <w:pPr>
        <w:pStyle w:val="Corpsdetexte"/>
        <w:ind w:left="540"/>
      </w:pPr>
      <w:r>
        <w:rPr>
          <w:w w:val="105"/>
        </w:rPr>
        <w:t>Relire</w:t>
      </w:r>
      <w:r>
        <w:rPr>
          <w:spacing w:val="8"/>
          <w:w w:val="105"/>
        </w:rPr>
        <w:t xml:space="preserve"> </w:t>
      </w:r>
      <w:proofErr w:type="spellStart"/>
      <w:r>
        <w:rPr>
          <w:w w:val="105"/>
        </w:rPr>
        <w:t>Nimako</w:t>
      </w:r>
      <w:proofErr w:type="spellEnd"/>
      <w:r>
        <w:rPr>
          <w:spacing w:val="8"/>
          <w:w w:val="105"/>
        </w:rPr>
        <w:t xml:space="preserve"> </w:t>
      </w:r>
      <w:r>
        <w:rPr>
          <w:w w:val="105"/>
        </w:rPr>
        <w:t>(</w:t>
      </w:r>
      <w:hyperlink w:anchor="_bookmark108" w:history="1">
        <w:r>
          <w:rPr>
            <w:w w:val="105"/>
          </w:rPr>
          <w:t>2012</w:t>
        </w:r>
      </w:hyperlink>
      <w:r>
        <w:rPr>
          <w:w w:val="105"/>
        </w:rPr>
        <w:t>)</w:t>
      </w:r>
      <w:r>
        <w:rPr>
          <w:spacing w:val="9"/>
          <w:w w:val="105"/>
        </w:rPr>
        <w:t xml:space="preserve"> </w:t>
      </w:r>
      <w:r>
        <w:rPr>
          <w:w w:val="105"/>
        </w:rPr>
        <w:t>et</w:t>
      </w:r>
      <w:r>
        <w:rPr>
          <w:spacing w:val="8"/>
          <w:w w:val="105"/>
        </w:rPr>
        <w:t xml:space="preserve"> </w:t>
      </w:r>
      <w:r>
        <w:rPr>
          <w:w w:val="105"/>
        </w:rPr>
        <w:t>Panda</w:t>
      </w:r>
      <w:r>
        <w:rPr>
          <w:spacing w:val="9"/>
          <w:w w:val="105"/>
        </w:rPr>
        <w:t xml:space="preserve"> </w:t>
      </w:r>
      <w:r>
        <w:rPr>
          <w:w w:val="105"/>
        </w:rPr>
        <w:t>(</w:t>
      </w:r>
      <w:hyperlink w:anchor="_bookmark114" w:history="1">
        <w:r>
          <w:rPr>
            <w:w w:val="105"/>
          </w:rPr>
          <w:t>2014</w:t>
        </w:r>
      </w:hyperlink>
      <w:r>
        <w:rPr>
          <w:w w:val="105"/>
        </w:rPr>
        <w:t>)</w:t>
      </w:r>
      <w:r>
        <w:rPr>
          <w:spacing w:val="8"/>
          <w:w w:val="105"/>
        </w:rPr>
        <w:t xml:space="preserve"> </w:t>
      </w:r>
      <w:r>
        <w:rPr>
          <w:w w:val="105"/>
        </w:rPr>
        <w:t>pour</w:t>
      </w:r>
      <w:r>
        <w:rPr>
          <w:spacing w:val="9"/>
          <w:w w:val="105"/>
        </w:rPr>
        <w:t xml:space="preserve"> </w:t>
      </w:r>
      <w:r>
        <w:rPr>
          <w:w w:val="105"/>
        </w:rPr>
        <w:t>la</w:t>
      </w:r>
      <w:r>
        <w:rPr>
          <w:spacing w:val="8"/>
          <w:w w:val="105"/>
        </w:rPr>
        <w:t xml:space="preserve"> </w:t>
      </w:r>
      <w:r>
        <w:rPr>
          <w:w w:val="105"/>
        </w:rPr>
        <w:t>taxonomie</w:t>
      </w:r>
      <w:r>
        <w:rPr>
          <w:spacing w:val="9"/>
          <w:w w:val="105"/>
        </w:rPr>
        <w:t xml:space="preserve"> </w:t>
      </w:r>
      <w:r>
        <w:rPr>
          <w:w w:val="105"/>
        </w:rPr>
        <w:t>la</w:t>
      </w:r>
      <w:r>
        <w:rPr>
          <w:spacing w:val="8"/>
          <w:w w:val="105"/>
        </w:rPr>
        <w:t xml:space="preserve"> </w:t>
      </w:r>
      <w:r>
        <w:rPr>
          <w:w w:val="105"/>
        </w:rPr>
        <w:t>plus</w:t>
      </w:r>
      <w:r>
        <w:rPr>
          <w:spacing w:val="8"/>
          <w:w w:val="105"/>
        </w:rPr>
        <w:t xml:space="preserve"> </w:t>
      </w:r>
      <w:r>
        <w:rPr>
          <w:spacing w:val="-2"/>
          <w:w w:val="105"/>
        </w:rPr>
        <w:t>utilisée.</w:t>
      </w:r>
    </w:p>
    <w:p w14:paraId="3B9F8A36" w14:textId="77777777" w:rsidR="00C91026" w:rsidRDefault="00C91026">
      <w:pPr>
        <w:pStyle w:val="Corpsdetexte"/>
      </w:pPr>
    </w:p>
    <w:p w14:paraId="72860D76" w14:textId="77777777" w:rsidR="00C91026" w:rsidRDefault="00C91026">
      <w:pPr>
        <w:pStyle w:val="Corpsdetexte"/>
        <w:spacing w:before="57"/>
      </w:pPr>
    </w:p>
    <w:p w14:paraId="1BBF4B86" w14:textId="77777777" w:rsidR="00C91026" w:rsidRDefault="00A75B0C">
      <w:pPr>
        <w:pStyle w:val="Titre3"/>
        <w:tabs>
          <w:tab w:val="left" w:pos="5243"/>
        </w:tabs>
        <w:rPr>
          <w:rFonts w:ascii="Times New Roman" w:hAnsi="Times New Roman"/>
          <w:b w:val="0"/>
        </w:rPr>
      </w:pPr>
      <w:r>
        <w:rPr>
          <w:spacing w:val="-4"/>
        </w:rPr>
        <w:t>Les</w:t>
      </w:r>
      <w:r>
        <w:rPr>
          <w:spacing w:val="-1"/>
        </w:rPr>
        <w:t xml:space="preserve"> </w:t>
      </w:r>
      <w:r>
        <w:rPr>
          <w:spacing w:val="-4"/>
        </w:rPr>
        <w:t>enjeux</w:t>
      </w:r>
      <w:r>
        <w:rPr>
          <w:spacing w:val="-1"/>
        </w:rPr>
        <w:t xml:space="preserve"> </w:t>
      </w:r>
      <w:r>
        <w:rPr>
          <w:spacing w:val="-4"/>
        </w:rPr>
        <w:t>de</w:t>
      </w:r>
      <w:r>
        <w:rPr>
          <w:spacing w:val="-1"/>
        </w:rPr>
        <w:t xml:space="preserve"> </w:t>
      </w:r>
      <w:r>
        <w:rPr>
          <w:spacing w:val="-4"/>
        </w:rPr>
        <w:t>la</w:t>
      </w:r>
      <w:r>
        <w:rPr>
          <w:spacing w:val="-1"/>
        </w:rPr>
        <w:t xml:space="preserve"> </w:t>
      </w:r>
      <w:r>
        <w:rPr>
          <w:spacing w:val="-4"/>
        </w:rPr>
        <w:t>gestion</w:t>
      </w:r>
      <w:r>
        <w:rPr>
          <w:spacing w:val="-1"/>
        </w:rPr>
        <w:t xml:space="preserve"> </w:t>
      </w:r>
      <w:r>
        <w:rPr>
          <w:spacing w:val="-4"/>
        </w:rPr>
        <w:t>des</w:t>
      </w:r>
      <w:r>
        <w:rPr>
          <w:spacing w:val="-1"/>
        </w:rPr>
        <w:t xml:space="preserve"> </w:t>
      </w:r>
      <w:r>
        <w:rPr>
          <w:spacing w:val="-4"/>
        </w:rPr>
        <w:t>réclamations</w:t>
      </w:r>
      <w:r>
        <w:tab/>
      </w:r>
      <w:r>
        <w:rPr>
          <w:rFonts w:ascii="Times New Roman" w:hAnsi="Times New Roman"/>
          <w:b w:val="0"/>
          <w:spacing w:val="-10"/>
        </w:rPr>
        <w:t>E</w:t>
      </w:r>
    </w:p>
    <w:p w14:paraId="14C11D7D" w14:textId="77777777" w:rsidR="00C91026" w:rsidRDefault="00A75B0C">
      <w:pPr>
        <w:pStyle w:val="Corpsdetexte"/>
        <w:spacing w:before="273" w:line="312" w:lineRule="auto"/>
        <w:ind w:left="115" w:right="237" w:firstLine="425"/>
        <w:jc w:val="both"/>
        <w:rPr>
          <w:lang w:val="en-US"/>
        </w:rPr>
      </w:pPr>
      <w:r>
        <w:rPr>
          <w:w w:val="105"/>
          <w:lang w:val="en-US"/>
        </w:rPr>
        <w:t>Brown et al. (2005) :</w:t>
      </w:r>
      <w:r>
        <w:rPr>
          <w:w w:val="105"/>
          <w:lang w:val="en-US"/>
        </w:rPr>
        <w:t xml:space="preserve"> relational quality increases advocacy behaviors. Palmatier et al. (2006) : relational investments boost WOM through trust and commitment.</w:t>
      </w:r>
    </w:p>
    <w:p w14:paraId="4F94F4AA" w14:textId="77777777" w:rsidR="00C91026" w:rsidRDefault="00A75B0C">
      <w:pPr>
        <w:pStyle w:val="Corpsdetexte"/>
        <w:spacing w:before="191"/>
        <w:ind w:left="540"/>
      </w:pPr>
      <w:r>
        <w:rPr>
          <w:w w:val="105"/>
        </w:rPr>
        <w:t>Day</w:t>
      </w:r>
      <w:r>
        <w:rPr>
          <w:spacing w:val="3"/>
          <w:w w:val="105"/>
        </w:rPr>
        <w:t xml:space="preserve"> </w:t>
      </w:r>
      <w:r>
        <w:rPr>
          <w:w w:val="105"/>
        </w:rPr>
        <w:t>(</w:t>
      </w:r>
      <w:hyperlink w:anchor="_bookmark52" w:history="1">
        <w:r>
          <w:rPr>
            <w:w w:val="105"/>
          </w:rPr>
          <w:t>1977</w:t>
        </w:r>
      </w:hyperlink>
      <w:r>
        <w:rPr>
          <w:w w:val="105"/>
        </w:rPr>
        <w:t>)</w:t>
      </w:r>
      <w:r>
        <w:rPr>
          <w:spacing w:val="3"/>
          <w:w w:val="105"/>
        </w:rPr>
        <w:t xml:space="preserve"> </w:t>
      </w:r>
      <w:r>
        <w:rPr>
          <w:w w:val="105"/>
        </w:rPr>
        <w:t>modèle</w:t>
      </w:r>
      <w:r>
        <w:rPr>
          <w:spacing w:val="3"/>
          <w:w w:val="105"/>
        </w:rPr>
        <w:t xml:space="preserve"> </w:t>
      </w:r>
      <w:r>
        <w:rPr>
          <w:w w:val="105"/>
        </w:rPr>
        <w:t>de</w:t>
      </w:r>
      <w:r>
        <w:rPr>
          <w:spacing w:val="3"/>
          <w:w w:val="105"/>
        </w:rPr>
        <w:t xml:space="preserve"> </w:t>
      </w:r>
      <w:r>
        <w:rPr>
          <w:w w:val="105"/>
        </w:rPr>
        <w:t>la</w:t>
      </w:r>
      <w:r>
        <w:rPr>
          <w:spacing w:val="4"/>
          <w:w w:val="105"/>
        </w:rPr>
        <w:t xml:space="preserve"> </w:t>
      </w:r>
      <w:r>
        <w:rPr>
          <w:w w:val="105"/>
        </w:rPr>
        <w:t>satisfaction</w:t>
      </w:r>
      <w:r>
        <w:rPr>
          <w:spacing w:val="3"/>
          <w:w w:val="105"/>
        </w:rPr>
        <w:t xml:space="preserve"> </w:t>
      </w:r>
      <w:r>
        <w:rPr>
          <w:w w:val="105"/>
        </w:rPr>
        <w:t>des</w:t>
      </w:r>
      <w:r>
        <w:rPr>
          <w:spacing w:val="3"/>
          <w:w w:val="105"/>
        </w:rPr>
        <w:t xml:space="preserve"> </w:t>
      </w:r>
      <w:r>
        <w:rPr>
          <w:spacing w:val="-2"/>
          <w:w w:val="105"/>
        </w:rPr>
        <w:t>consommateurs</w:t>
      </w:r>
    </w:p>
    <w:p w14:paraId="207AF6B3" w14:textId="77777777" w:rsidR="00C91026" w:rsidRDefault="00A75B0C">
      <w:pPr>
        <w:pStyle w:val="Corpsdetexte"/>
        <w:spacing w:before="274"/>
        <w:ind w:left="540"/>
      </w:pPr>
      <w:r>
        <w:rPr>
          <w:w w:val="105"/>
        </w:rPr>
        <w:t>Voir</w:t>
      </w:r>
      <w:r>
        <w:rPr>
          <w:spacing w:val="3"/>
          <w:w w:val="105"/>
        </w:rPr>
        <w:t xml:space="preserve"> </w:t>
      </w:r>
      <w:proofErr w:type="spellStart"/>
      <w:r>
        <w:rPr>
          <w:w w:val="105"/>
        </w:rPr>
        <w:t>Verhoef</w:t>
      </w:r>
      <w:proofErr w:type="spellEnd"/>
      <w:r>
        <w:rPr>
          <w:spacing w:val="4"/>
          <w:w w:val="105"/>
        </w:rPr>
        <w:t xml:space="preserve"> </w:t>
      </w:r>
      <w:r>
        <w:rPr>
          <w:w w:val="105"/>
        </w:rPr>
        <w:t>et</w:t>
      </w:r>
      <w:r>
        <w:rPr>
          <w:spacing w:val="3"/>
          <w:w w:val="105"/>
        </w:rPr>
        <w:t xml:space="preserve"> </w:t>
      </w:r>
      <w:r>
        <w:rPr>
          <w:w w:val="105"/>
        </w:rPr>
        <w:t>al.</w:t>
      </w:r>
      <w:r>
        <w:rPr>
          <w:spacing w:val="4"/>
          <w:w w:val="105"/>
        </w:rPr>
        <w:t xml:space="preserve"> </w:t>
      </w:r>
      <w:r>
        <w:rPr>
          <w:w w:val="105"/>
        </w:rPr>
        <w:t>(</w:t>
      </w:r>
      <w:hyperlink w:anchor="_bookmark140" w:history="1">
        <w:r>
          <w:rPr>
            <w:w w:val="105"/>
          </w:rPr>
          <w:t>2010</w:t>
        </w:r>
      </w:hyperlink>
      <w:r>
        <w:rPr>
          <w:w w:val="105"/>
        </w:rPr>
        <w:t>)</w:t>
      </w:r>
      <w:r>
        <w:rPr>
          <w:spacing w:val="4"/>
          <w:w w:val="105"/>
        </w:rPr>
        <w:t xml:space="preserve"> </w:t>
      </w:r>
      <w:r>
        <w:rPr>
          <w:w w:val="105"/>
        </w:rPr>
        <w:t>pour</w:t>
      </w:r>
      <w:r>
        <w:rPr>
          <w:spacing w:val="3"/>
          <w:w w:val="105"/>
        </w:rPr>
        <w:t xml:space="preserve"> </w:t>
      </w:r>
      <w:proofErr w:type="spellStart"/>
      <w:r>
        <w:rPr>
          <w:w w:val="105"/>
        </w:rPr>
        <w:t>customer</w:t>
      </w:r>
      <w:proofErr w:type="spellEnd"/>
      <w:r>
        <w:rPr>
          <w:spacing w:val="4"/>
          <w:w w:val="105"/>
        </w:rPr>
        <w:t xml:space="preserve"> </w:t>
      </w:r>
      <w:r>
        <w:rPr>
          <w:w w:val="105"/>
        </w:rPr>
        <w:t>engagement</w:t>
      </w:r>
      <w:r>
        <w:rPr>
          <w:spacing w:val="3"/>
          <w:w w:val="105"/>
        </w:rPr>
        <w:t xml:space="preserve"> </w:t>
      </w:r>
      <w:r>
        <w:rPr>
          <w:w w:val="105"/>
        </w:rPr>
        <w:t>et</w:t>
      </w:r>
      <w:r>
        <w:rPr>
          <w:spacing w:val="4"/>
          <w:w w:val="105"/>
        </w:rPr>
        <w:t xml:space="preserve"> </w:t>
      </w:r>
      <w:r>
        <w:rPr>
          <w:spacing w:val="-5"/>
          <w:w w:val="105"/>
        </w:rPr>
        <w:t>WOM</w:t>
      </w:r>
    </w:p>
    <w:p w14:paraId="2856FBCF" w14:textId="77777777" w:rsidR="00C91026" w:rsidRDefault="00A75B0C">
      <w:pPr>
        <w:pStyle w:val="Corpsdetexte"/>
        <w:spacing w:before="273" w:line="312" w:lineRule="auto"/>
        <w:ind w:left="142" w:right="236" w:firstLine="398"/>
        <w:jc w:val="both"/>
      </w:pPr>
      <w:r>
        <w:rPr>
          <w:w w:val="105"/>
        </w:rPr>
        <w:t>La</w:t>
      </w:r>
      <w:r>
        <w:rPr>
          <w:spacing w:val="-12"/>
          <w:w w:val="105"/>
        </w:rPr>
        <w:t xml:space="preserve"> </w:t>
      </w:r>
      <w:r>
        <w:rPr>
          <w:w w:val="105"/>
        </w:rPr>
        <w:t>gestion</w:t>
      </w:r>
      <w:r>
        <w:rPr>
          <w:spacing w:val="-12"/>
          <w:w w:val="105"/>
        </w:rPr>
        <w:t xml:space="preserve"> </w:t>
      </w:r>
      <w:r>
        <w:rPr>
          <w:w w:val="105"/>
        </w:rPr>
        <w:t>des</w:t>
      </w:r>
      <w:r>
        <w:rPr>
          <w:spacing w:val="-12"/>
          <w:w w:val="105"/>
        </w:rPr>
        <w:t xml:space="preserve"> </w:t>
      </w:r>
      <w:r>
        <w:rPr>
          <w:w w:val="105"/>
        </w:rPr>
        <w:t>réclamations</w:t>
      </w:r>
      <w:r>
        <w:rPr>
          <w:spacing w:val="-12"/>
          <w:w w:val="105"/>
        </w:rPr>
        <w:t xml:space="preserve"> </w:t>
      </w:r>
      <w:r>
        <w:rPr>
          <w:w w:val="105"/>
        </w:rPr>
        <w:t>clients</w:t>
      </w:r>
      <w:r>
        <w:rPr>
          <w:spacing w:val="-12"/>
          <w:w w:val="105"/>
        </w:rPr>
        <w:t xml:space="preserve"> </w:t>
      </w:r>
      <w:r>
        <w:rPr>
          <w:w w:val="105"/>
        </w:rPr>
        <w:t>constitue</w:t>
      </w:r>
      <w:r>
        <w:rPr>
          <w:spacing w:val="-12"/>
          <w:w w:val="105"/>
        </w:rPr>
        <w:t xml:space="preserve"> </w:t>
      </w:r>
      <w:r>
        <w:rPr>
          <w:w w:val="105"/>
        </w:rPr>
        <w:t>un</w:t>
      </w:r>
      <w:r>
        <w:rPr>
          <w:spacing w:val="-12"/>
          <w:w w:val="105"/>
        </w:rPr>
        <w:t xml:space="preserve"> </w:t>
      </w:r>
      <w:r>
        <w:rPr>
          <w:w w:val="105"/>
        </w:rPr>
        <w:t>enjeu</w:t>
      </w:r>
      <w:r>
        <w:rPr>
          <w:spacing w:val="-12"/>
          <w:w w:val="105"/>
        </w:rPr>
        <w:t xml:space="preserve"> </w:t>
      </w:r>
      <w:r>
        <w:rPr>
          <w:w w:val="105"/>
        </w:rPr>
        <w:t>essentiel</w:t>
      </w:r>
      <w:r>
        <w:rPr>
          <w:spacing w:val="-13"/>
          <w:w w:val="105"/>
        </w:rPr>
        <w:t xml:space="preserve"> </w:t>
      </w:r>
      <w:r>
        <w:rPr>
          <w:w w:val="105"/>
        </w:rPr>
        <w:t>pour</w:t>
      </w:r>
      <w:r>
        <w:rPr>
          <w:spacing w:val="-12"/>
          <w:w w:val="105"/>
        </w:rPr>
        <w:t xml:space="preserve"> </w:t>
      </w:r>
      <w:r>
        <w:rPr>
          <w:w w:val="105"/>
        </w:rPr>
        <w:t>toute</w:t>
      </w:r>
      <w:r>
        <w:rPr>
          <w:spacing w:val="-12"/>
          <w:w w:val="105"/>
        </w:rPr>
        <w:t xml:space="preserve"> </w:t>
      </w:r>
      <w:r>
        <w:rPr>
          <w:w w:val="105"/>
        </w:rPr>
        <w:t>organisation, qu’il</w:t>
      </w:r>
      <w:r>
        <w:rPr>
          <w:spacing w:val="-11"/>
          <w:w w:val="105"/>
        </w:rPr>
        <w:t xml:space="preserve"> </w:t>
      </w:r>
      <w:r>
        <w:rPr>
          <w:w w:val="105"/>
        </w:rPr>
        <w:t>s’agisse</w:t>
      </w:r>
      <w:r>
        <w:rPr>
          <w:spacing w:val="-11"/>
          <w:w w:val="105"/>
        </w:rPr>
        <w:t xml:space="preserve"> </w:t>
      </w:r>
      <w:r>
        <w:rPr>
          <w:w w:val="105"/>
        </w:rPr>
        <w:t>de</w:t>
      </w:r>
      <w:r>
        <w:rPr>
          <w:spacing w:val="-11"/>
          <w:w w:val="105"/>
        </w:rPr>
        <w:t xml:space="preserve"> </w:t>
      </w:r>
      <w:r>
        <w:rPr>
          <w:w w:val="105"/>
        </w:rPr>
        <w:t>leur</w:t>
      </w:r>
      <w:r>
        <w:rPr>
          <w:spacing w:val="-11"/>
          <w:w w:val="105"/>
        </w:rPr>
        <w:t xml:space="preserve"> </w:t>
      </w:r>
      <w:r>
        <w:rPr>
          <w:w w:val="105"/>
        </w:rPr>
        <w:t>collecte,</w:t>
      </w:r>
      <w:r>
        <w:rPr>
          <w:spacing w:val="-11"/>
          <w:w w:val="105"/>
        </w:rPr>
        <w:t xml:space="preserve"> </w:t>
      </w:r>
      <w:r>
        <w:rPr>
          <w:w w:val="105"/>
        </w:rPr>
        <w:t>de</w:t>
      </w:r>
      <w:r>
        <w:rPr>
          <w:spacing w:val="-11"/>
          <w:w w:val="105"/>
        </w:rPr>
        <w:t xml:space="preserve"> </w:t>
      </w:r>
      <w:r>
        <w:rPr>
          <w:w w:val="105"/>
        </w:rPr>
        <w:t>leur</w:t>
      </w:r>
      <w:r>
        <w:rPr>
          <w:spacing w:val="-11"/>
          <w:w w:val="105"/>
        </w:rPr>
        <w:t xml:space="preserve"> </w:t>
      </w:r>
      <w:r>
        <w:rPr>
          <w:w w:val="105"/>
        </w:rPr>
        <w:t>analyse</w:t>
      </w:r>
      <w:r>
        <w:rPr>
          <w:spacing w:val="-11"/>
          <w:w w:val="105"/>
        </w:rPr>
        <w:t xml:space="preserve"> </w:t>
      </w:r>
      <w:r>
        <w:rPr>
          <w:w w:val="105"/>
        </w:rPr>
        <w:t>ou</w:t>
      </w:r>
      <w:r>
        <w:rPr>
          <w:spacing w:val="-11"/>
          <w:w w:val="105"/>
        </w:rPr>
        <w:t xml:space="preserve"> </w:t>
      </w:r>
      <w:r>
        <w:rPr>
          <w:w w:val="105"/>
        </w:rPr>
        <w:t>de</w:t>
      </w:r>
      <w:r>
        <w:rPr>
          <w:spacing w:val="-11"/>
          <w:w w:val="105"/>
        </w:rPr>
        <w:t xml:space="preserve"> </w:t>
      </w:r>
      <w:r>
        <w:rPr>
          <w:w w:val="105"/>
        </w:rPr>
        <w:t>la</w:t>
      </w:r>
      <w:r>
        <w:rPr>
          <w:spacing w:val="-11"/>
          <w:w w:val="105"/>
        </w:rPr>
        <w:t xml:space="preserve"> </w:t>
      </w:r>
      <w:r>
        <w:rPr>
          <w:w w:val="105"/>
        </w:rPr>
        <w:t>formulation</w:t>
      </w:r>
      <w:r>
        <w:rPr>
          <w:spacing w:val="-11"/>
          <w:w w:val="105"/>
        </w:rPr>
        <w:t xml:space="preserve"> </w:t>
      </w:r>
      <w:r>
        <w:rPr>
          <w:w w:val="105"/>
        </w:rPr>
        <w:t>de</w:t>
      </w:r>
      <w:r>
        <w:rPr>
          <w:spacing w:val="-11"/>
          <w:w w:val="105"/>
        </w:rPr>
        <w:t xml:space="preserve"> </w:t>
      </w:r>
      <w:r>
        <w:rPr>
          <w:w w:val="105"/>
        </w:rPr>
        <w:t>réponses</w:t>
      </w:r>
      <w:r>
        <w:rPr>
          <w:spacing w:val="-11"/>
          <w:w w:val="105"/>
        </w:rPr>
        <w:t xml:space="preserve"> </w:t>
      </w:r>
      <w:r>
        <w:rPr>
          <w:w w:val="105"/>
        </w:rPr>
        <w:t xml:space="preserve">appropriées. Une réclamation émanant d’un client constitue une source précieuse d’informations pour l’amélioration continue (Harari, </w:t>
      </w:r>
      <w:hyperlink w:anchor="_bookmark69" w:history="1">
        <w:r>
          <w:rPr>
            <w:w w:val="105"/>
          </w:rPr>
          <w:t>1992</w:t>
        </w:r>
      </w:hyperlink>
      <w:r>
        <w:rPr>
          <w:w w:val="105"/>
        </w:rPr>
        <w:t>)</w:t>
      </w:r>
    </w:p>
    <w:p w14:paraId="2C06F251" w14:textId="77777777" w:rsidR="00C91026" w:rsidRDefault="00A75B0C">
      <w:pPr>
        <w:pStyle w:val="Corpsdetexte"/>
        <w:spacing w:before="191" w:line="312" w:lineRule="auto"/>
        <w:ind w:left="142" w:right="243" w:firstLine="398"/>
        <w:jc w:val="both"/>
      </w:pPr>
      <w:r>
        <w:rPr>
          <w:w w:val="105"/>
        </w:rPr>
        <w:t>gestion</w:t>
      </w:r>
      <w:r>
        <w:rPr>
          <w:spacing w:val="-16"/>
          <w:w w:val="105"/>
        </w:rPr>
        <w:t xml:space="preserve"> </w:t>
      </w:r>
      <w:r>
        <w:rPr>
          <w:w w:val="105"/>
        </w:rPr>
        <w:t>des</w:t>
      </w:r>
      <w:r>
        <w:rPr>
          <w:spacing w:val="-15"/>
          <w:w w:val="105"/>
        </w:rPr>
        <w:t xml:space="preserve"> </w:t>
      </w:r>
      <w:r>
        <w:rPr>
          <w:w w:val="105"/>
        </w:rPr>
        <w:t>réclamations</w:t>
      </w:r>
      <w:r>
        <w:rPr>
          <w:spacing w:val="-16"/>
          <w:w w:val="105"/>
        </w:rPr>
        <w:t xml:space="preserve"> </w:t>
      </w:r>
      <w:r>
        <w:rPr>
          <w:w w:val="105"/>
        </w:rPr>
        <w:t>représente</w:t>
      </w:r>
      <w:r>
        <w:rPr>
          <w:spacing w:val="-15"/>
          <w:w w:val="105"/>
        </w:rPr>
        <w:t xml:space="preserve"> </w:t>
      </w:r>
      <w:r>
        <w:rPr>
          <w:w w:val="105"/>
        </w:rPr>
        <w:t>un</w:t>
      </w:r>
      <w:r>
        <w:rPr>
          <w:spacing w:val="-16"/>
          <w:w w:val="105"/>
        </w:rPr>
        <w:t xml:space="preserve"> </w:t>
      </w:r>
      <w:r>
        <w:rPr>
          <w:w w:val="105"/>
        </w:rPr>
        <w:t>levier</w:t>
      </w:r>
      <w:r>
        <w:rPr>
          <w:spacing w:val="-15"/>
          <w:w w:val="105"/>
        </w:rPr>
        <w:t xml:space="preserve"> </w:t>
      </w:r>
      <w:r>
        <w:rPr>
          <w:w w:val="105"/>
        </w:rPr>
        <w:t>déterminant</w:t>
      </w:r>
      <w:r>
        <w:rPr>
          <w:spacing w:val="-16"/>
          <w:w w:val="105"/>
        </w:rPr>
        <w:t xml:space="preserve"> </w:t>
      </w:r>
      <w:r>
        <w:rPr>
          <w:w w:val="105"/>
        </w:rPr>
        <w:t>pour</w:t>
      </w:r>
      <w:r>
        <w:rPr>
          <w:spacing w:val="-15"/>
          <w:w w:val="105"/>
        </w:rPr>
        <w:t xml:space="preserve"> </w:t>
      </w:r>
      <w:r>
        <w:rPr>
          <w:w w:val="105"/>
        </w:rPr>
        <w:t>perfectionner</w:t>
      </w:r>
      <w:r>
        <w:rPr>
          <w:spacing w:val="-16"/>
          <w:w w:val="105"/>
        </w:rPr>
        <w:t xml:space="preserve"> </w:t>
      </w:r>
      <w:r>
        <w:rPr>
          <w:w w:val="105"/>
        </w:rPr>
        <w:t>la</w:t>
      </w:r>
      <w:r>
        <w:rPr>
          <w:spacing w:val="-15"/>
          <w:w w:val="105"/>
        </w:rPr>
        <w:t xml:space="preserve"> </w:t>
      </w:r>
      <w:r>
        <w:rPr>
          <w:w w:val="105"/>
        </w:rPr>
        <w:t>conception et la prestation des biens et services (</w:t>
      </w:r>
      <w:proofErr w:type="spellStart"/>
      <w:r>
        <w:rPr>
          <w:w w:val="105"/>
        </w:rPr>
        <w:t>Tax</w:t>
      </w:r>
      <w:proofErr w:type="spellEnd"/>
      <w:r>
        <w:rPr>
          <w:w w:val="105"/>
        </w:rPr>
        <w:t xml:space="preserve"> &amp; Brown, </w:t>
      </w:r>
      <w:hyperlink w:anchor="_bookmark134" w:history="1">
        <w:r>
          <w:rPr>
            <w:w w:val="105"/>
          </w:rPr>
          <w:t>1998</w:t>
        </w:r>
      </w:hyperlink>
      <w:r>
        <w:rPr>
          <w:w w:val="105"/>
        </w:rPr>
        <w:t>).</w:t>
      </w:r>
    </w:p>
    <w:p w14:paraId="218AD728" w14:textId="77777777" w:rsidR="00C91026" w:rsidRDefault="00A75B0C">
      <w:pPr>
        <w:pStyle w:val="Corpsdetexte"/>
        <w:spacing w:before="191" w:line="312" w:lineRule="auto"/>
        <w:ind w:left="142" w:right="282" w:firstLine="398"/>
        <w:jc w:val="both"/>
      </w:pPr>
      <w:r>
        <w:rPr>
          <w:w w:val="105"/>
        </w:rPr>
        <w:t xml:space="preserve">un client qui exprime une plainte est un client encore impliqué, qui manifeste un intérêt résiduel envers l’organisation (Harari, </w:t>
      </w:r>
      <w:hyperlink w:anchor="_bookmark69" w:history="1">
        <w:r>
          <w:rPr>
            <w:w w:val="105"/>
          </w:rPr>
          <w:t>1992</w:t>
        </w:r>
      </w:hyperlink>
      <w:r>
        <w:rPr>
          <w:w w:val="105"/>
        </w:rPr>
        <w:t xml:space="preserve">) (Richard &amp; Adrian, </w:t>
      </w:r>
      <w:hyperlink w:anchor="_bookmark123" w:history="1">
        <w:r>
          <w:rPr>
            <w:w w:val="105"/>
          </w:rPr>
          <w:t>1995</w:t>
        </w:r>
      </w:hyperlink>
      <w:r>
        <w:rPr>
          <w:w w:val="105"/>
        </w:rPr>
        <w:t>).</w:t>
      </w:r>
    </w:p>
    <w:p w14:paraId="666CE92E" w14:textId="77777777" w:rsidR="00C91026" w:rsidRDefault="00A75B0C">
      <w:pPr>
        <w:pStyle w:val="Corpsdetexte"/>
        <w:spacing w:before="134" w:line="312" w:lineRule="auto"/>
        <w:ind w:left="142" w:right="341"/>
      </w:pPr>
      <w:r>
        <w:rPr>
          <w:w w:val="105"/>
        </w:rPr>
        <w:t>Il apparaît dès lors évident que la gestion des réclamations occupe une place stratégique</w:t>
      </w:r>
      <w:r>
        <w:rPr>
          <w:spacing w:val="30"/>
          <w:w w:val="105"/>
        </w:rPr>
        <w:t xml:space="preserve"> </w:t>
      </w:r>
      <w:r>
        <w:rPr>
          <w:w w:val="105"/>
        </w:rPr>
        <w:t>dans</w:t>
      </w:r>
      <w:r>
        <w:rPr>
          <w:spacing w:val="30"/>
          <w:w w:val="105"/>
        </w:rPr>
        <w:t xml:space="preserve"> </w:t>
      </w:r>
      <w:r>
        <w:rPr>
          <w:w w:val="105"/>
        </w:rPr>
        <w:t>la</w:t>
      </w:r>
      <w:r>
        <w:rPr>
          <w:spacing w:val="30"/>
          <w:w w:val="105"/>
        </w:rPr>
        <w:t xml:space="preserve"> </w:t>
      </w:r>
      <w:r>
        <w:rPr>
          <w:w w:val="105"/>
        </w:rPr>
        <w:t>relation</w:t>
      </w:r>
      <w:r>
        <w:rPr>
          <w:spacing w:val="30"/>
          <w:w w:val="105"/>
        </w:rPr>
        <w:t xml:space="preserve"> </w:t>
      </w:r>
      <w:r>
        <w:rPr>
          <w:w w:val="105"/>
        </w:rPr>
        <w:t>client.</w:t>
      </w:r>
      <w:r>
        <w:rPr>
          <w:spacing w:val="30"/>
          <w:w w:val="105"/>
        </w:rPr>
        <w:t xml:space="preserve"> </w:t>
      </w:r>
      <w:r>
        <w:rPr>
          <w:w w:val="105"/>
        </w:rPr>
        <w:t>Si</w:t>
      </w:r>
      <w:r>
        <w:rPr>
          <w:spacing w:val="30"/>
          <w:w w:val="105"/>
        </w:rPr>
        <w:t xml:space="preserve"> </w:t>
      </w:r>
      <w:r>
        <w:rPr>
          <w:w w:val="105"/>
        </w:rPr>
        <w:t>cette</w:t>
      </w:r>
      <w:r>
        <w:rPr>
          <w:spacing w:val="30"/>
          <w:w w:val="105"/>
        </w:rPr>
        <w:t xml:space="preserve"> </w:t>
      </w:r>
      <w:r>
        <w:rPr>
          <w:w w:val="105"/>
        </w:rPr>
        <w:t>reconnaissance</w:t>
      </w:r>
      <w:r>
        <w:rPr>
          <w:spacing w:val="30"/>
          <w:w w:val="105"/>
        </w:rPr>
        <w:t xml:space="preserve"> </w:t>
      </w:r>
      <w:r>
        <w:rPr>
          <w:w w:val="105"/>
        </w:rPr>
        <w:t>est</w:t>
      </w:r>
      <w:r>
        <w:rPr>
          <w:spacing w:val="30"/>
          <w:w w:val="105"/>
        </w:rPr>
        <w:t xml:space="preserve"> </w:t>
      </w:r>
      <w:r>
        <w:rPr>
          <w:w w:val="105"/>
        </w:rPr>
        <w:t>désormais</w:t>
      </w:r>
      <w:r>
        <w:rPr>
          <w:spacing w:val="30"/>
          <w:w w:val="105"/>
        </w:rPr>
        <w:t xml:space="preserve"> </w:t>
      </w:r>
      <w:r>
        <w:rPr>
          <w:w w:val="105"/>
        </w:rPr>
        <w:t>bien</w:t>
      </w:r>
      <w:r>
        <w:rPr>
          <w:spacing w:val="30"/>
          <w:w w:val="105"/>
        </w:rPr>
        <w:t xml:space="preserve"> </w:t>
      </w:r>
      <w:r>
        <w:rPr>
          <w:w w:val="105"/>
        </w:rPr>
        <w:t>établie</w:t>
      </w:r>
      <w:r>
        <w:rPr>
          <w:spacing w:val="30"/>
          <w:w w:val="105"/>
        </w:rPr>
        <w:t xml:space="preserve"> </w:t>
      </w:r>
      <w:r>
        <w:rPr>
          <w:w w:val="105"/>
        </w:rPr>
        <w:t>dans</w:t>
      </w:r>
      <w:r>
        <w:rPr>
          <w:spacing w:val="30"/>
          <w:w w:val="105"/>
        </w:rPr>
        <w:t xml:space="preserve"> </w:t>
      </w:r>
      <w:r>
        <w:rPr>
          <w:w w:val="105"/>
        </w:rPr>
        <w:t>le</w:t>
      </w:r>
      <w:r>
        <w:t xml:space="preserve"> </w:t>
      </w:r>
      <w:r>
        <w:rPr>
          <w:w w:val="105"/>
        </w:rPr>
        <w:t xml:space="preserve">secteur privé, elle demeure relativement récente au sein du secteur public, notamment en </w:t>
      </w:r>
      <w:r>
        <w:rPr>
          <w:w w:val="105"/>
        </w:rPr>
        <w:lastRenderedPageBreak/>
        <w:t>ce qui concerne les interactions entre l’administration et ses usagers.</w:t>
      </w:r>
    </w:p>
    <w:p w14:paraId="7B3A66C5" w14:textId="77777777" w:rsidR="00C91026" w:rsidRDefault="00C91026">
      <w:pPr>
        <w:pStyle w:val="Corpsdetexte"/>
      </w:pPr>
    </w:p>
    <w:p w14:paraId="0A858456" w14:textId="77777777" w:rsidR="00C91026" w:rsidRDefault="00C91026">
      <w:pPr>
        <w:pStyle w:val="Corpsdetexte"/>
        <w:spacing w:before="97"/>
      </w:pPr>
    </w:p>
    <w:p w14:paraId="3F3298F4" w14:textId="77777777" w:rsidR="00C91026" w:rsidRDefault="00A75B0C">
      <w:pPr>
        <w:pStyle w:val="Titre1"/>
        <w:numPr>
          <w:ilvl w:val="1"/>
          <w:numId w:val="4"/>
        </w:numPr>
        <w:tabs>
          <w:tab w:val="left" w:pos="982"/>
        </w:tabs>
        <w:spacing w:before="1"/>
      </w:pPr>
      <w:bookmarkStart w:id="12" w:name="La_relation_usager_:_un_cas_particulier"/>
      <w:bookmarkStart w:id="13" w:name="_bookmark3"/>
      <w:bookmarkEnd w:id="12"/>
      <w:bookmarkEnd w:id="13"/>
      <w:r>
        <w:rPr>
          <w:spacing w:val="-4"/>
        </w:rPr>
        <w:t>La</w:t>
      </w:r>
      <w:r>
        <w:rPr>
          <w:spacing w:val="2"/>
        </w:rPr>
        <w:t xml:space="preserve"> </w:t>
      </w:r>
      <w:r>
        <w:rPr>
          <w:spacing w:val="-4"/>
        </w:rPr>
        <w:t>relation</w:t>
      </w:r>
      <w:r>
        <w:rPr>
          <w:spacing w:val="3"/>
        </w:rPr>
        <w:t xml:space="preserve"> </w:t>
      </w:r>
      <w:r>
        <w:rPr>
          <w:spacing w:val="-4"/>
        </w:rPr>
        <w:t>usager</w:t>
      </w:r>
      <w:r>
        <w:rPr>
          <w:spacing w:val="3"/>
        </w:rPr>
        <w:t xml:space="preserve"> </w:t>
      </w:r>
      <w:r>
        <w:rPr>
          <w:spacing w:val="-4"/>
        </w:rPr>
        <w:t>:</w:t>
      </w:r>
      <w:r>
        <w:rPr>
          <w:spacing w:val="3"/>
        </w:rPr>
        <w:t xml:space="preserve"> </w:t>
      </w:r>
      <w:r>
        <w:rPr>
          <w:spacing w:val="-4"/>
        </w:rPr>
        <w:t>un</w:t>
      </w:r>
      <w:r>
        <w:rPr>
          <w:spacing w:val="3"/>
        </w:rPr>
        <w:t xml:space="preserve"> </w:t>
      </w:r>
      <w:r>
        <w:rPr>
          <w:spacing w:val="-4"/>
        </w:rPr>
        <w:t>cas</w:t>
      </w:r>
      <w:r>
        <w:rPr>
          <w:spacing w:val="3"/>
        </w:rPr>
        <w:t xml:space="preserve"> </w:t>
      </w:r>
      <w:r>
        <w:rPr>
          <w:spacing w:val="-4"/>
        </w:rPr>
        <w:t>particulier</w:t>
      </w:r>
    </w:p>
    <w:p w14:paraId="1322ADF2" w14:textId="77777777" w:rsidR="00C91026" w:rsidRDefault="00C91026">
      <w:pPr>
        <w:pStyle w:val="Titre1"/>
        <w:sectPr w:rsidR="00C91026">
          <w:pgSz w:w="11910" w:h="16840"/>
          <w:pgMar w:top="1280" w:right="1133" w:bottom="1080" w:left="1275" w:header="0" w:footer="889" w:gutter="0"/>
          <w:cols w:space="720"/>
        </w:sectPr>
      </w:pPr>
    </w:p>
    <w:p w14:paraId="3477E692" w14:textId="77777777" w:rsidR="00C91026" w:rsidRDefault="00C91026">
      <w:pPr>
        <w:pStyle w:val="Corpsdetexte"/>
        <w:rPr>
          <w:rFonts w:ascii="Georgia"/>
          <w:b/>
          <w:sz w:val="49"/>
        </w:rPr>
      </w:pPr>
    </w:p>
    <w:p w14:paraId="76D537B7" w14:textId="77777777" w:rsidR="00C91026" w:rsidRDefault="00C91026">
      <w:pPr>
        <w:pStyle w:val="Corpsdetexte"/>
        <w:spacing w:before="85"/>
        <w:rPr>
          <w:rFonts w:ascii="Georgia"/>
          <w:b/>
          <w:sz w:val="49"/>
        </w:rPr>
      </w:pPr>
    </w:p>
    <w:p w14:paraId="6CC76F06" w14:textId="77777777" w:rsidR="00C91026" w:rsidRDefault="00A75B0C">
      <w:pPr>
        <w:ind w:left="142"/>
        <w:rPr>
          <w:rFonts w:ascii="Georgia"/>
          <w:b/>
          <w:sz w:val="49"/>
        </w:rPr>
      </w:pPr>
      <w:bookmarkStart w:id="14" w:name="Cadre_théorique_:_les_émotions"/>
      <w:bookmarkStart w:id="15" w:name="_bookmark4"/>
      <w:bookmarkEnd w:id="14"/>
      <w:bookmarkEnd w:id="15"/>
      <w:r>
        <w:rPr>
          <w:rFonts w:ascii="Georgia"/>
          <w:b/>
          <w:spacing w:val="-2"/>
          <w:sz w:val="49"/>
        </w:rPr>
        <w:t>Chapitre</w:t>
      </w:r>
      <w:r>
        <w:rPr>
          <w:rFonts w:ascii="Georgia"/>
          <w:b/>
          <w:spacing w:val="10"/>
          <w:sz w:val="49"/>
        </w:rPr>
        <w:t xml:space="preserve"> </w:t>
      </w:r>
      <w:r>
        <w:rPr>
          <w:rFonts w:ascii="Georgia"/>
          <w:b/>
          <w:spacing w:val="-10"/>
          <w:sz w:val="49"/>
        </w:rPr>
        <w:t>2</w:t>
      </w:r>
    </w:p>
    <w:p w14:paraId="39FB29A6" w14:textId="77777777" w:rsidR="00C91026" w:rsidRDefault="00C91026">
      <w:pPr>
        <w:pStyle w:val="Corpsdetexte"/>
        <w:spacing w:before="218"/>
        <w:rPr>
          <w:rFonts w:ascii="Georgia"/>
          <w:b/>
          <w:sz w:val="49"/>
        </w:rPr>
      </w:pPr>
    </w:p>
    <w:p w14:paraId="73799181" w14:textId="77777777" w:rsidR="00C91026" w:rsidRDefault="00A75B0C">
      <w:pPr>
        <w:ind w:left="142"/>
        <w:rPr>
          <w:rFonts w:ascii="Georgia" w:hAnsi="Georgia"/>
          <w:b/>
          <w:sz w:val="49"/>
        </w:rPr>
      </w:pPr>
      <w:r>
        <w:rPr>
          <w:rFonts w:ascii="Georgia" w:hAnsi="Georgia"/>
          <w:b/>
          <w:spacing w:val="-6"/>
          <w:sz w:val="49"/>
        </w:rPr>
        <w:t>Cadre</w:t>
      </w:r>
      <w:r>
        <w:rPr>
          <w:rFonts w:ascii="Georgia" w:hAnsi="Georgia"/>
          <w:b/>
          <w:spacing w:val="1"/>
          <w:sz w:val="49"/>
        </w:rPr>
        <w:t xml:space="preserve"> </w:t>
      </w:r>
      <w:r>
        <w:rPr>
          <w:rFonts w:ascii="Georgia" w:hAnsi="Georgia"/>
          <w:b/>
          <w:spacing w:val="-6"/>
          <w:sz w:val="49"/>
        </w:rPr>
        <w:t>théorique</w:t>
      </w:r>
      <w:r>
        <w:rPr>
          <w:rFonts w:ascii="Georgia" w:hAnsi="Georgia"/>
          <w:b/>
          <w:spacing w:val="2"/>
          <w:sz w:val="49"/>
        </w:rPr>
        <w:t xml:space="preserve"> </w:t>
      </w:r>
      <w:r>
        <w:rPr>
          <w:rFonts w:ascii="Georgia" w:hAnsi="Georgia"/>
          <w:b/>
          <w:spacing w:val="-6"/>
          <w:sz w:val="49"/>
        </w:rPr>
        <w:t>:</w:t>
      </w:r>
      <w:r>
        <w:rPr>
          <w:rFonts w:ascii="Georgia" w:hAnsi="Georgia"/>
          <w:b/>
          <w:spacing w:val="1"/>
          <w:sz w:val="49"/>
        </w:rPr>
        <w:t xml:space="preserve"> </w:t>
      </w:r>
      <w:r>
        <w:rPr>
          <w:rFonts w:ascii="Georgia" w:hAnsi="Georgia"/>
          <w:b/>
          <w:spacing w:val="-6"/>
          <w:sz w:val="49"/>
        </w:rPr>
        <w:t>les</w:t>
      </w:r>
      <w:r>
        <w:rPr>
          <w:rFonts w:ascii="Georgia" w:hAnsi="Georgia"/>
          <w:b/>
          <w:spacing w:val="2"/>
          <w:sz w:val="49"/>
        </w:rPr>
        <w:t xml:space="preserve"> </w:t>
      </w:r>
      <w:r>
        <w:rPr>
          <w:rFonts w:ascii="Georgia" w:hAnsi="Georgia"/>
          <w:b/>
          <w:spacing w:val="-6"/>
          <w:sz w:val="49"/>
        </w:rPr>
        <w:t>émotions</w:t>
      </w:r>
    </w:p>
    <w:p w14:paraId="19CFF7A7" w14:textId="77777777" w:rsidR="00C91026" w:rsidRDefault="00C91026">
      <w:pPr>
        <w:pStyle w:val="Corpsdetexte"/>
        <w:spacing w:before="462"/>
        <w:rPr>
          <w:rFonts w:ascii="Georgia"/>
          <w:b/>
          <w:sz w:val="49"/>
        </w:rPr>
      </w:pPr>
    </w:p>
    <w:p w14:paraId="5A5C89D3" w14:textId="77777777" w:rsidR="00C91026" w:rsidRDefault="00A75B0C">
      <w:pPr>
        <w:pStyle w:val="Titre3"/>
        <w:spacing w:before="1"/>
      </w:pPr>
      <w:r>
        <w:rPr>
          <w:spacing w:val="-4"/>
        </w:rPr>
        <w:t>Voir</w:t>
      </w:r>
      <w:r>
        <w:rPr>
          <w:spacing w:val="7"/>
        </w:rPr>
        <w:t xml:space="preserve"> </w:t>
      </w:r>
      <w:r>
        <w:rPr>
          <w:spacing w:val="-4"/>
        </w:rPr>
        <w:t>E.</w:t>
      </w:r>
      <w:r>
        <w:rPr>
          <w:spacing w:val="7"/>
        </w:rPr>
        <w:t xml:space="preserve"> </w:t>
      </w:r>
      <w:r>
        <w:rPr>
          <w:spacing w:val="-4"/>
        </w:rPr>
        <w:t>C.</w:t>
      </w:r>
      <w:r>
        <w:rPr>
          <w:spacing w:val="8"/>
        </w:rPr>
        <w:t xml:space="preserve"> </w:t>
      </w:r>
      <w:r>
        <w:rPr>
          <w:spacing w:val="-4"/>
        </w:rPr>
        <w:t>Hirschman</w:t>
      </w:r>
      <w:r>
        <w:rPr>
          <w:spacing w:val="7"/>
        </w:rPr>
        <w:t xml:space="preserve"> </w:t>
      </w:r>
      <w:r>
        <w:rPr>
          <w:spacing w:val="-4"/>
        </w:rPr>
        <w:t>et</w:t>
      </w:r>
      <w:r>
        <w:rPr>
          <w:spacing w:val="8"/>
        </w:rPr>
        <w:t xml:space="preserve"> </w:t>
      </w:r>
      <w:r>
        <w:rPr>
          <w:spacing w:val="-4"/>
        </w:rPr>
        <w:t>Holbrook</w:t>
      </w:r>
      <w:r>
        <w:rPr>
          <w:spacing w:val="7"/>
        </w:rPr>
        <w:t xml:space="preserve"> </w:t>
      </w:r>
      <w:r>
        <w:rPr>
          <w:spacing w:val="-4"/>
        </w:rPr>
        <w:t>(</w:t>
      </w:r>
      <w:hyperlink w:anchor="_bookmark74" w:history="1">
        <w:r>
          <w:rPr>
            <w:spacing w:val="-4"/>
          </w:rPr>
          <w:t>1982</w:t>
        </w:r>
      </w:hyperlink>
      <w:r>
        <w:rPr>
          <w:spacing w:val="-4"/>
        </w:rPr>
        <w:t>)</w:t>
      </w:r>
      <w:r>
        <w:rPr>
          <w:spacing w:val="8"/>
        </w:rPr>
        <w:t xml:space="preserve"> </w:t>
      </w:r>
      <w:r>
        <w:rPr>
          <w:spacing w:val="-4"/>
        </w:rPr>
        <w:t>et</w:t>
      </w:r>
      <w:r>
        <w:rPr>
          <w:spacing w:val="7"/>
        </w:rPr>
        <w:t xml:space="preserve"> </w:t>
      </w:r>
      <w:r>
        <w:rPr>
          <w:spacing w:val="-4"/>
        </w:rPr>
        <w:t>Holbrook</w:t>
      </w:r>
      <w:r>
        <w:rPr>
          <w:spacing w:val="8"/>
        </w:rPr>
        <w:t xml:space="preserve"> </w:t>
      </w:r>
      <w:r>
        <w:rPr>
          <w:spacing w:val="-4"/>
        </w:rPr>
        <w:t>et</w:t>
      </w:r>
      <w:r>
        <w:rPr>
          <w:spacing w:val="7"/>
        </w:rPr>
        <w:t xml:space="preserve"> </w:t>
      </w:r>
      <w:r>
        <w:rPr>
          <w:spacing w:val="-4"/>
        </w:rPr>
        <w:t>Hirschman</w:t>
      </w:r>
      <w:r>
        <w:rPr>
          <w:spacing w:val="8"/>
        </w:rPr>
        <w:t xml:space="preserve"> </w:t>
      </w:r>
      <w:r>
        <w:rPr>
          <w:spacing w:val="-4"/>
        </w:rPr>
        <w:t>(</w:t>
      </w:r>
      <w:hyperlink w:anchor="_bookmark75" w:history="1">
        <w:r>
          <w:rPr>
            <w:spacing w:val="-4"/>
          </w:rPr>
          <w:t>1982</w:t>
        </w:r>
      </w:hyperlink>
      <w:r>
        <w:rPr>
          <w:spacing w:val="-4"/>
        </w:rPr>
        <w:t>)</w:t>
      </w:r>
    </w:p>
    <w:p w14:paraId="2B203A6C" w14:textId="77777777" w:rsidR="00C91026" w:rsidRDefault="00A75B0C">
      <w:pPr>
        <w:pStyle w:val="Corpsdetexte"/>
        <w:spacing w:before="81"/>
        <w:ind w:left="142"/>
      </w:pPr>
      <w:r>
        <w:rPr>
          <w:spacing w:val="-10"/>
          <w:w w:val="110"/>
        </w:rPr>
        <w:t>n</w:t>
      </w:r>
    </w:p>
    <w:p w14:paraId="0E6E01C0" w14:textId="77777777" w:rsidR="00C91026" w:rsidRDefault="00A75B0C">
      <w:pPr>
        <w:pStyle w:val="Corpsdetexte"/>
        <w:spacing w:before="274" w:line="309" w:lineRule="auto"/>
        <w:ind w:left="115" w:right="243" w:firstLine="425"/>
        <w:jc w:val="both"/>
      </w:pPr>
      <w:r>
        <w:rPr>
          <w:w w:val="105"/>
        </w:rPr>
        <w:t>Les émotions sont au cœur du quotidien, comme l’illustre l’ampleur de l’intérêt qui leur est porté, à toutes époques et dans tous domaines, du moins en occident. En effet, la réflexion autour des émotions commence au moins par les penseurs de la Grèce Antique (</w:t>
      </w:r>
      <w:proofErr w:type="spellStart"/>
      <w:r>
        <w:rPr>
          <w:w w:val="105"/>
        </w:rPr>
        <w:t>Plamper</w:t>
      </w:r>
      <w:proofErr w:type="spellEnd"/>
      <w:r>
        <w:rPr>
          <w:w w:val="105"/>
        </w:rPr>
        <w:t>,</w:t>
      </w:r>
      <w:r>
        <w:rPr>
          <w:spacing w:val="-8"/>
          <w:w w:val="105"/>
        </w:rPr>
        <w:t xml:space="preserve"> </w:t>
      </w:r>
      <w:hyperlink w:anchor="_bookmark118" w:history="1">
        <w:r>
          <w:rPr>
            <w:w w:val="105"/>
          </w:rPr>
          <w:t>2015</w:t>
        </w:r>
      </w:hyperlink>
      <w:r>
        <w:rPr>
          <w:w w:val="105"/>
        </w:rPr>
        <w:t>).</w:t>
      </w:r>
      <w:r>
        <w:rPr>
          <w:spacing w:val="-7"/>
          <w:w w:val="105"/>
        </w:rPr>
        <w:t xml:space="preserve"> </w:t>
      </w:r>
      <w:r>
        <w:rPr>
          <w:w w:val="105"/>
        </w:rPr>
        <w:t>Pourtant,</w:t>
      </w:r>
      <w:r>
        <w:rPr>
          <w:spacing w:val="-8"/>
          <w:w w:val="105"/>
        </w:rPr>
        <w:t xml:space="preserve"> </w:t>
      </w:r>
      <w:r>
        <w:rPr>
          <w:w w:val="105"/>
        </w:rPr>
        <w:t>celles-ci</w:t>
      </w:r>
      <w:r>
        <w:rPr>
          <w:spacing w:val="-7"/>
          <w:w w:val="105"/>
        </w:rPr>
        <w:t xml:space="preserve"> </w:t>
      </w:r>
      <w:r>
        <w:rPr>
          <w:w w:val="105"/>
        </w:rPr>
        <w:t>ne</w:t>
      </w:r>
      <w:r>
        <w:rPr>
          <w:spacing w:val="-7"/>
          <w:w w:val="105"/>
        </w:rPr>
        <w:t xml:space="preserve"> </w:t>
      </w:r>
      <w:r>
        <w:rPr>
          <w:w w:val="105"/>
        </w:rPr>
        <w:t>sont</w:t>
      </w:r>
      <w:r>
        <w:rPr>
          <w:spacing w:val="-8"/>
          <w:w w:val="105"/>
        </w:rPr>
        <w:t xml:space="preserve"> </w:t>
      </w:r>
      <w:r>
        <w:rPr>
          <w:w w:val="105"/>
        </w:rPr>
        <w:t>étudié</w:t>
      </w:r>
      <w:ins w:id="16" w:author="GUENOUN Marcel" w:date="2025-11-26T10:20:00Z">
        <w:r>
          <w:rPr>
            <w:w w:val="105"/>
          </w:rPr>
          <w:t>es</w:t>
        </w:r>
      </w:ins>
      <w:r>
        <w:rPr>
          <w:spacing w:val="-7"/>
          <w:w w:val="105"/>
        </w:rPr>
        <w:t xml:space="preserve"> </w:t>
      </w:r>
      <w:r>
        <w:rPr>
          <w:w w:val="105"/>
        </w:rPr>
        <w:t>scientifiquement</w:t>
      </w:r>
      <w:r>
        <w:rPr>
          <w:spacing w:val="-8"/>
          <w:w w:val="105"/>
        </w:rPr>
        <w:t xml:space="preserve"> </w:t>
      </w:r>
      <w:r>
        <w:rPr>
          <w:w w:val="105"/>
        </w:rPr>
        <w:t>en</w:t>
      </w:r>
      <w:r>
        <w:rPr>
          <w:spacing w:val="-8"/>
          <w:w w:val="105"/>
        </w:rPr>
        <w:t xml:space="preserve"> </w:t>
      </w:r>
      <w:r>
        <w:rPr>
          <w:w w:val="105"/>
        </w:rPr>
        <w:t>Occident</w:t>
      </w:r>
      <w:r>
        <w:rPr>
          <w:spacing w:val="-8"/>
          <w:w w:val="105"/>
        </w:rPr>
        <w:t xml:space="preserve"> </w:t>
      </w:r>
      <w:r>
        <w:rPr>
          <w:w w:val="105"/>
        </w:rPr>
        <w:t>qu’à</w:t>
      </w:r>
      <w:r>
        <w:rPr>
          <w:spacing w:val="-7"/>
          <w:w w:val="105"/>
        </w:rPr>
        <w:t xml:space="preserve"> </w:t>
      </w:r>
      <w:r>
        <w:rPr>
          <w:w w:val="105"/>
        </w:rPr>
        <w:t>partir du</w:t>
      </w:r>
      <w:r>
        <w:rPr>
          <w:spacing w:val="-13"/>
          <w:w w:val="105"/>
        </w:rPr>
        <w:t xml:space="preserve"> </w:t>
      </w:r>
      <w:r>
        <w:rPr>
          <w:w w:val="105"/>
        </w:rPr>
        <w:t>XIX</w:t>
      </w:r>
      <w:r>
        <w:rPr>
          <w:w w:val="105"/>
          <w:position w:val="9"/>
          <w:sz w:val="16"/>
        </w:rPr>
        <w:t>𝑒𝑚𝑒</w:t>
      </w:r>
      <w:r>
        <w:rPr>
          <w:spacing w:val="15"/>
          <w:w w:val="105"/>
          <w:position w:val="9"/>
          <w:sz w:val="16"/>
        </w:rPr>
        <w:t xml:space="preserve"> </w:t>
      </w:r>
      <w:r>
        <w:rPr>
          <w:w w:val="105"/>
        </w:rPr>
        <w:t>siècle</w:t>
      </w:r>
      <w:r>
        <w:rPr>
          <w:spacing w:val="-13"/>
          <w:w w:val="105"/>
        </w:rPr>
        <w:t xml:space="preserve"> </w:t>
      </w:r>
      <w:r>
        <w:rPr>
          <w:w w:val="105"/>
        </w:rPr>
        <w:t>avec</w:t>
      </w:r>
      <w:r>
        <w:rPr>
          <w:spacing w:val="-13"/>
          <w:w w:val="105"/>
        </w:rPr>
        <w:t xml:space="preserve"> </w:t>
      </w:r>
      <w:r>
        <w:rPr>
          <w:w w:val="105"/>
        </w:rPr>
        <w:t>Darwin</w:t>
      </w:r>
      <w:r>
        <w:rPr>
          <w:spacing w:val="-13"/>
          <w:w w:val="105"/>
        </w:rPr>
        <w:t xml:space="preserve"> </w:t>
      </w:r>
      <w:r>
        <w:rPr>
          <w:w w:val="105"/>
        </w:rPr>
        <w:t>(</w:t>
      </w:r>
      <w:hyperlink w:anchor="_bookmark49" w:history="1">
        <w:r>
          <w:rPr>
            <w:w w:val="105"/>
          </w:rPr>
          <w:t>1872</w:t>
        </w:r>
      </w:hyperlink>
      <w:r>
        <w:rPr>
          <w:w w:val="105"/>
        </w:rPr>
        <w:t>)</w:t>
      </w:r>
      <w:r>
        <w:rPr>
          <w:spacing w:val="-13"/>
          <w:w w:val="105"/>
        </w:rPr>
        <w:t xml:space="preserve"> </w:t>
      </w:r>
      <w:r>
        <w:rPr>
          <w:w w:val="105"/>
        </w:rPr>
        <w:t>et</w:t>
      </w:r>
      <w:r>
        <w:rPr>
          <w:spacing w:val="-13"/>
          <w:w w:val="105"/>
        </w:rPr>
        <w:t xml:space="preserve"> </w:t>
      </w:r>
      <w:r>
        <w:rPr>
          <w:w w:val="105"/>
        </w:rPr>
        <w:t>James</w:t>
      </w:r>
      <w:r>
        <w:rPr>
          <w:spacing w:val="-13"/>
          <w:w w:val="105"/>
        </w:rPr>
        <w:t xml:space="preserve"> </w:t>
      </w:r>
      <w:r>
        <w:rPr>
          <w:w w:val="105"/>
        </w:rPr>
        <w:t>(</w:t>
      </w:r>
      <w:hyperlink w:anchor="_bookmark80" w:history="1">
        <w:r>
          <w:rPr>
            <w:w w:val="105"/>
          </w:rPr>
          <w:t>1884</w:t>
        </w:r>
      </w:hyperlink>
      <w:r>
        <w:rPr>
          <w:w w:val="105"/>
        </w:rPr>
        <w:t>,</w:t>
      </w:r>
      <w:r>
        <w:rPr>
          <w:spacing w:val="-13"/>
          <w:w w:val="105"/>
        </w:rPr>
        <w:t xml:space="preserve"> </w:t>
      </w:r>
      <w:hyperlink w:anchor="_bookmark81" w:history="1">
        <w:r>
          <w:rPr>
            <w:w w:val="105"/>
          </w:rPr>
          <w:t>1894</w:t>
        </w:r>
      </w:hyperlink>
      <w:r>
        <w:rPr>
          <w:w w:val="105"/>
        </w:rPr>
        <w:t>)</w:t>
      </w:r>
      <w:r>
        <w:rPr>
          <w:spacing w:val="-13"/>
          <w:w w:val="105"/>
        </w:rPr>
        <w:t xml:space="preserve"> </w:t>
      </w:r>
      <w:r>
        <w:rPr>
          <w:w w:val="105"/>
        </w:rPr>
        <w:t>(Marcus,</w:t>
      </w:r>
      <w:r>
        <w:rPr>
          <w:spacing w:val="-13"/>
          <w:w w:val="105"/>
        </w:rPr>
        <w:t xml:space="preserve"> </w:t>
      </w:r>
      <w:hyperlink w:anchor="_bookmark99" w:history="1">
        <w:r>
          <w:rPr>
            <w:w w:val="105"/>
          </w:rPr>
          <w:t>2000</w:t>
        </w:r>
      </w:hyperlink>
      <w:r>
        <w:rPr>
          <w:w w:val="105"/>
        </w:rPr>
        <w:t>).</w:t>
      </w:r>
      <w:r>
        <w:rPr>
          <w:spacing w:val="-13"/>
          <w:w w:val="105"/>
        </w:rPr>
        <w:t xml:space="preserve"> </w:t>
      </w:r>
      <w:r>
        <w:rPr>
          <w:w w:val="105"/>
        </w:rPr>
        <w:t>Auparavant, les</w:t>
      </w:r>
      <w:r>
        <w:rPr>
          <w:spacing w:val="-1"/>
          <w:w w:val="105"/>
        </w:rPr>
        <w:t xml:space="preserve"> </w:t>
      </w:r>
      <w:r>
        <w:rPr>
          <w:w w:val="105"/>
        </w:rPr>
        <w:t>émotions étaient le sujet des philosophes, des écrivains et des dramaturges</w:t>
      </w:r>
      <w:r>
        <w:rPr>
          <w:spacing w:val="-16"/>
          <w:w w:val="105"/>
        </w:rPr>
        <w:t xml:space="preserve"> </w:t>
      </w:r>
      <w:r>
        <w:rPr>
          <w:w w:val="105"/>
        </w:rPr>
        <w:t>; les enseignements qu’ils en ont tirés proviennent de leur réflexion et de leurs observations de la nature</w:t>
      </w:r>
      <w:r>
        <w:rPr>
          <w:spacing w:val="-2"/>
          <w:w w:val="105"/>
        </w:rPr>
        <w:t xml:space="preserve"> </w:t>
      </w:r>
      <w:r>
        <w:rPr>
          <w:w w:val="105"/>
        </w:rPr>
        <w:t>humaine</w:t>
      </w:r>
      <w:r>
        <w:rPr>
          <w:spacing w:val="-2"/>
          <w:w w:val="105"/>
        </w:rPr>
        <w:t xml:space="preserve"> </w:t>
      </w:r>
      <w:r>
        <w:rPr>
          <w:w w:val="105"/>
        </w:rPr>
        <w:t>autour</w:t>
      </w:r>
      <w:r>
        <w:rPr>
          <w:spacing w:val="-2"/>
          <w:w w:val="105"/>
        </w:rPr>
        <w:t xml:space="preserve"> </w:t>
      </w:r>
      <w:r>
        <w:rPr>
          <w:w w:val="105"/>
        </w:rPr>
        <w:t>d’eux.</w:t>
      </w:r>
      <w:r>
        <w:rPr>
          <w:spacing w:val="-2"/>
          <w:w w:val="105"/>
        </w:rPr>
        <w:t xml:space="preserve"> </w:t>
      </w:r>
      <w:r>
        <w:rPr>
          <w:w w:val="105"/>
        </w:rPr>
        <w:t>Elster</w:t>
      </w:r>
      <w:r>
        <w:rPr>
          <w:spacing w:val="-2"/>
          <w:w w:val="105"/>
        </w:rPr>
        <w:t xml:space="preserve"> </w:t>
      </w:r>
      <w:r>
        <w:rPr>
          <w:w w:val="105"/>
        </w:rPr>
        <w:t>(</w:t>
      </w:r>
      <w:hyperlink w:anchor="_bookmark62" w:history="1">
        <w:r>
          <w:rPr>
            <w:w w:val="105"/>
          </w:rPr>
          <w:t>1998</w:t>
        </w:r>
      </w:hyperlink>
      <w:r>
        <w:rPr>
          <w:w w:val="105"/>
        </w:rPr>
        <w:t>)</w:t>
      </w:r>
      <w:r>
        <w:rPr>
          <w:spacing w:val="-2"/>
          <w:w w:val="105"/>
        </w:rPr>
        <w:t xml:space="preserve"> </w:t>
      </w:r>
      <w:r>
        <w:rPr>
          <w:w w:val="105"/>
        </w:rPr>
        <w:t>décrit</w:t>
      </w:r>
      <w:r>
        <w:rPr>
          <w:spacing w:val="-2"/>
          <w:w w:val="105"/>
        </w:rPr>
        <w:t xml:space="preserve"> </w:t>
      </w:r>
      <w:r>
        <w:rPr>
          <w:w w:val="105"/>
        </w:rPr>
        <w:t>en</w:t>
      </w:r>
      <w:r>
        <w:rPr>
          <w:spacing w:val="-2"/>
          <w:w w:val="105"/>
        </w:rPr>
        <w:t xml:space="preserve"> </w:t>
      </w:r>
      <w:r>
        <w:rPr>
          <w:w w:val="105"/>
        </w:rPr>
        <w:t>détails</w:t>
      </w:r>
      <w:r>
        <w:rPr>
          <w:spacing w:val="-2"/>
          <w:w w:val="105"/>
        </w:rPr>
        <w:t xml:space="preserve"> </w:t>
      </w:r>
      <w:r>
        <w:rPr>
          <w:w w:val="105"/>
        </w:rPr>
        <w:t>les</w:t>
      </w:r>
      <w:r>
        <w:rPr>
          <w:spacing w:val="-2"/>
          <w:w w:val="105"/>
        </w:rPr>
        <w:t xml:space="preserve"> </w:t>
      </w:r>
      <w:r>
        <w:rPr>
          <w:w w:val="105"/>
        </w:rPr>
        <w:t>réflexions</w:t>
      </w:r>
      <w:r>
        <w:rPr>
          <w:spacing w:val="-2"/>
          <w:w w:val="105"/>
        </w:rPr>
        <w:t xml:space="preserve"> </w:t>
      </w:r>
      <w:r>
        <w:rPr>
          <w:w w:val="105"/>
        </w:rPr>
        <w:t>sur</w:t>
      </w:r>
      <w:r>
        <w:rPr>
          <w:spacing w:val="-2"/>
          <w:w w:val="105"/>
        </w:rPr>
        <w:t xml:space="preserve"> </w:t>
      </w:r>
      <w:r>
        <w:rPr>
          <w:w w:val="105"/>
        </w:rPr>
        <w:t>les</w:t>
      </w:r>
      <w:r>
        <w:rPr>
          <w:spacing w:val="-2"/>
          <w:w w:val="105"/>
        </w:rPr>
        <w:t xml:space="preserve"> </w:t>
      </w:r>
      <w:r>
        <w:rPr>
          <w:w w:val="105"/>
        </w:rPr>
        <w:t>émotions en philosophie et littérature avant que ce sujet ne passe aux mains des sciences cognitives et sociales.</w:t>
      </w:r>
    </w:p>
    <w:p w14:paraId="2D45E54A" w14:textId="77777777" w:rsidR="00C91026" w:rsidRDefault="00A75B0C">
      <w:pPr>
        <w:pStyle w:val="Corpsdetexte"/>
        <w:spacing w:before="186" w:line="312" w:lineRule="auto"/>
        <w:ind w:left="115" w:right="236" w:firstLine="425"/>
        <w:jc w:val="both"/>
      </w:pPr>
      <w:r>
        <w:rPr>
          <w:w w:val="105"/>
        </w:rPr>
        <w:t>Dans</w:t>
      </w:r>
      <w:r>
        <w:rPr>
          <w:spacing w:val="-16"/>
          <w:w w:val="105"/>
        </w:rPr>
        <w:t xml:space="preserve"> </w:t>
      </w:r>
      <w:r>
        <w:rPr>
          <w:w w:val="105"/>
        </w:rPr>
        <w:t>la</w:t>
      </w:r>
      <w:r>
        <w:rPr>
          <w:spacing w:val="-16"/>
          <w:w w:val="105"/>
        </w:rPr>
        <w:t xml:space="preserve"> </w:t>
      </w:r>
      <w:r>
        <w:rPr>
          <w:w w:val="105"/>
        </w:rPr>
        <w:t>seconde</w:t>
      </w:r>
      <w:r>
        <w:rPr>
          <w:spacing w:val="-16"/>
          <w:w w:val="105"/>
        </w:rPr>
        <w:t xml:space="preserve"> </w:t>
      </w:r>
      <w:r>
        <w:rPr>
          <w:w w:val="105"/>
        </w:rPr>
        <w:t>moitié</w:t>
      </w:r>
      <w:r>
        <w:rPr>
          <w:spacing w:val="-15"/>
          <w:w w:val="105"/>
        </w:rPr>
        <w:t xml:space="preserve"> </w:t>
      </w:r>
      <w:r>
        <w:rPr>
          <w:w w:val="105"/>
        </w:rPr>
        <w:t>du</w:t>
      </w:r>
      <w:r>
        <w:rPr>
          <w:spacing w:val="-16"/>
          <w:w w:val="105"/>
        </w:rPr>
        <w:t xml:space="preserve"> </w:t>
      </w:r>
      <w:r>
        <w:rPr>
          <w:w w:val="105"/>
        </w:rPr>
        <w:t>XX</w:t>
      </w:r>
      <w:r>
        <w:rPr>
          <w:w w:val="105"/>
          <w:position w:val="9"/>
          <w:sz w:val="16"/>
        </w:rPr>
        <w:t>𝑒𝑚𝑒</w:t>
      </w:r>
      <w:r>
        <w:rPr>
          <w:spacing w:val="8"/>
          <w:w w:val="105"/>
          <w:position w:val="9"/>
          <w:sz w:val="16"/>
        </w:rPr>
        <w:t xml:space="preserve"> </w:t>
      </w:r>
      <w:r>
        <w:rPr>
          <w:w w:val="105"/>
        </w:rPr>
        <w:t>siècle,</w:t>
      </w:r>
      <w:r>
        <w:rPr>
          <w:spacing w:val="-15"/>
          <w:w w:val="105"/>
        </w:rPr>
        <w:t xml:space="preserve"> </w:t>
      </w:r>
      <w:r>
        <w:rPr>
          <w:w w:val="105"/>
        </w:rPr>
        <w:t>les</w:t>
      </w:r>
      <w:r>
        <w:rPr>
          <w:spacing w:val="-16"/>
          <w:w w:val="105"/>
        </w:rPr>
        <w:t xml:space="preserve"> </w:t>
      </w:r>
      <w:r>
        <w:rPr>
          <w:w w:val="105"/>
        </w:rPr>
        <w:t>sciences</w:t>
      </w:r>
      <w:r>
        <w:rPr>
          <w:spacing w:val="-16"/>
          <w:w w:val="105"/>
        </w:rPr>
        <w:t xml:space="preserve"> </w:t>
      </w:r>
      <w:r>
        <w:rPr>
          <w:w w:val="105"/>
        </w:rPr>
        <w:t>sociales</w:t>
      </w:r>
      <w:r>
        <w:rPr>
          <w:spacing w:val="-16"/>
          <w:w w:val="105"/>
        </w:rPr>
        <w:t xml:space="preserve"> </w:t>
      </w:r>
      <w:r>
        <w:rPr>
          <w:w w:val="105"/>
        </w:rPr>
        <w:t>et</w:t>
      </w:r>
      <w:r>
        <w:rPr>
          <w:spacing w:val="-15"/>
          <w:w w:val="105"/>
        </w:rPr>
        <w:t xml:space="preserve"> </w:t>
      </w:r>
      <w:r>
        <w:rPr>
          <w:w w:val="105"/>
        </w:rPr>
        <w:t>la</w:t>
      </w:r>
      <w:r>
        <w:rPr>
          <w:spacing w:val="-16"/>
          <w:w w:val="105"/>
        </w:rPr>
        <w:t xml:space="preserve"> </w:t>
      </w:r>
      <w:r>
        <w:rPr>
          <w:w w:val="105"/>
        </w:rPr>
        <w:t>culture</w:t>
      </w:r>
      <w:r>
        <w:rPr>
          <w:spacing w:val="-16"/>
          <w:w w:val="105"/>
        </w:rPr>
        <w:t xml:space="preserve"> </w:t>
      </w:r>
      <w:r>
        <w:rPr>
          <w:w w:val="105"/>
        </w:rPr>
        <w:t xml:space="preserve">connaissent ce que Patricia </w:t>
      </w:r>
      <w:proofErr w:type="spellStart"/>
      <w:r>
        <w:rPr>
          <w:w w:val="105"/>
        </w:rPr>
        <w:t>Clough</w:t>
      </w:r>
      <w:proofErr w:type="spellEnd"/>
      <w:r>
        <w:rPr>
          <w:w w:val="105"/>
        </w:rPr>
        <w:t xml:space="preserve"> identifie comme un « tournant affectif » (</w:t>
      </w:r>
      <w:proofErr w:type="spellStart"/>
      <w:r>
        <w:rPr>
          <w:w w:val="105"/>
        </w:rPr>
        <w:t>Clough</w:t>
      </w:r>
      <w:proofErr w:type="spellEnd"/>
      <w:r>
        <w:rPr>
          <w:w w:val="105"/>
        </w:rPr>
        <w:t xml:space="preserve">, </w:t>
      </w:r>
      <w:hyperlink w:anchor="_bookmark48" w:history="1">
        <w:r>
          <w:rPr>
            <w:w w:val="105"/>
          </w:rPr>
          <w:t>2007</w:t>
        </w:r>
      </w:hyperlink>
      <w:r>
        <w:rPr>
          <w:w w:val="105"/>
        </w:rPr>
        <w:t>). Hardt (</w:t>
      </w:r>
      <w:hyperlink w:anchor="_bookmark70" w:history="1">
        <w:r>
          <w:rPr>
            <w:w w:val="105"/>
          </w:rPr>
          <w:t>2007</w:t>
        </w:r>
      </w:hyperlink>
      <w:r>
        <w:rPr>
          <w:w w:val="105"/>
        </w:rPr>
        <w:t>)</w:t>
      </w:r>
      <w:r>
        <w:rPr>
          <w:spacing w:val="-2"/>
          <w:w w:val="105"/>
        </w:rPr>
        <w:t xml:space="preserve"> </w:t>
      </w:r>
      <w:r>
        <w:rPr>
          <w:w w:val="105"/>
        </w:rPr>
        <w:t>explique</w:t>
      </w:r>
      <w:r>
        <w:rPr>
          <w:spacing w:val="-3"/>
          <w:w w:val="105"/>
        </w:rPr>
        <w:t xml:space="preserve"> </w:t>
      </w:r>
      <w:r>
        <w:rPr>
          <w:w w:val="105"/>
        </w:rPr>
        <w:t>ce</w:t>
      </w:r>
      <w:r>
        <w:rPr>
          <w:spacing w:val="-2"/>
          <w:w w:val="105"/>
        </w:rPr>
        <w:t xml:space="preserve"> </w:t>
      </w:r>
      <w:r>
        <w:rPr>
          <w:w w:val="105"/>
        </w:rPr>
        <w:t>tournant</w:t>
      </w:r>
      <w:r>
        <w:rPr>
          <w:spacing w:val="-3"/>
          <w:w w:val="105"/>
        </w:rPr>
        <w:t xml:space="preserve"> </w:t>
      </w:r>
      <w:r>
        <w:rPr>
          <w:w w:val="105"/>
        </w:rPr>
        <w:t>par</w:t>
      </w:r>
      <w:r>
        <w:rPr>
          <w:spacing w:val="-2"/>
          <w:w w:val="105"/>
        </w:rPr>
        <w:t xml:space="preserve"> </w:t>
      </w:r>
      <w:r>
        <w:rPr>
          <w:w w:val="105"/>
        </w:rPr>
        <w:t>les</w:t>
      </w:r>
      <w:r>
        <w:rPr>
          <w:spacing w:val="-3"/>
          <w:w w:val="105"/>
        </w:rPr>
        <w:t xml:space="preserve"> </w:t>
      </w:r>
      <w:r>
        <w:rPr>
          <w:w w:val="105"/>
        </w:rPr>
        <w:t>avancées</w:t>
      </w:r>
      <w:r>
        <w:rPr>
          <w:spacing w:val="-2"/>
          <w:w w:val="105"/>
        </w:rPr>
        <w:t xml:space="preserve"> </w:t>
      </w:r>
      <w:r>
        <w:rPr>
          <w:w w:val="105"/>
        </w:rPr>
        <w:t>des</w:t>
      </w:r>
      <w:r>
        <w:rPr>
          <w:spacing w:val="-3"/>
          <w:w w:val="105"/>
        </w:rPr>
        <w:t xml:space="preserve"> </w:t>
      </w:r>
      <w:r>
        <w:rPr>
          <w:w w:val="105"/>
        </w:rPr>
        <w:t>luttes</w:t>
      </w:r>
      <w:r>
        <w:rPr>
          <w:spacing w:val="-2"/>
          <w:w w:val="105"/>
        </w:rPr>
        <w:t xml:space="preserve"> </w:t>
      </w:r>
      <w:r>
        <w:rPr>
          <w:w w:val="105"/>
        </w:rPr>
        <w:t>sociales</w:t>
      </w:r>
      <w:r>
        <w:rPr>
          <w:spacing w:val="-3"/>
          <w:w w:val="105"/>
        </w:rPr>
        <w:t xml:space="preserve"> </w:t>
      </w:r>
      <w:r>
        <w:rPr>
          <w:w w:val="105"/>
        </w:rPr>
        <w:t>telles</w:t>
      </w:r>
      <w:r>
        <w:rPr>
          <w:spacing w:val="-2"/>
          <w:w w:val="105"/>
        </w:rPr>
        <w:t xml:space="preserve"> </w:t>
      </w:r>
      <w:r>
        <w:rPr>
          <w:w w:val="105"/>
        </w:rPr>
        <w:t>que</w:t>
      </w:r>
      <w:r>
        <w:rPr>
          <w:spacing w:val="-3"/>
          <w:w w:val="105"/>
        </w:rPr>
        <w:t xml:space="preserve"> </w:t>
      </w:r>
      <w:r>
        <w:rPr>
          <w:w w:val="105"/>
        </w:rPr>
        <w:t>le</w:t>
      </w:r>
      <w:r>
        <w:rPr>
          <w:spacing w:val="-2"/>
          <w:w w:val="105"/>
        </w:rPr>
        <w:t xml:space="preserve"> </w:t>
      </w:r>
      <w:r>
        <w:rPr>
          <w:w w:val="105"/>
        </w:rPr>
        <w:t>féminisme</w:t>
      </w:r>
      <w:r>
        <w:rPr>
          <w:spacing w:val="-3"/>
          <w:w w:val="105"/>
        </w:rPr>
        <w:t xml:space="preserve"> </w:t>
      </w:r>
      <w:r>
        <w:rPr>
          <w:w w:val="105"/>
        </w:rPr>
        <w:t>qui ont ramené les émotions et le domaine de l’affectif en général au centre des discussions. Pour</w:t>
      </w:r>
      <w:r>
        <w:rPr>
          <w:spacing w:val="-3"/>
          <w:w w:val="105"/>
        </w:rPr>
        <w:t xml:space="preserve"> </w:t>
      </w:r>
      <w:r>
        <w:rPr>
          <w:w w:val="105"/>
        </w:rPr>
        <w:t>illustrer</w:t>
      </w:r>
      <w:r>
        <w:rPr>
          <w:spacing w:val="-2"/>
          <w:w w:val="105"/>
        </w:rPr>
        <w:t xml:space="preserve"> </w:t>
      </w:r>
      <w:r>
        <w:rPr>
          <w:w w:val="105"/>
        </w:rPr>
        <w:t>le</w:t>
      </w:r>
      <w:r>
        <w:rPr>
          <w:spacing w:val="-3"/>
          <w:w w:val="105"/>
        </w:rPr>
        <w:t xml:space="preserve"> </w:t>
      </w:r>
      <w:r>
        <w:rPr>
          <w:w w:val="105"/>
        </w:rPr>
        <w:t>lien</w:t>
      </w:r>
      <w:r>
        <w:rPr>
          <w:spacing w:val="-2"/>
          <w:w w:val="105"/>
        </w:rPr>
        <w:t xml:space="preserve"> </w:t>
      </w:r>
      <w:r>
        <w:rPr>
          <w:w w:val="105"/>
        </w:rPr>
        <w:t>entre</w:t>
      </w:r>
      <w:r>
        <w:rPr>
          <w:spacing w:val="-3"/>
          <w:w w:val="105"/>
        </w:rPr>
        <w:t xml:space="preserve"> </w:t>
      </w:r>
      <w:r>
        <w:rPr>
          <w:w w:val="105"/>
        </w:rPr>
        <w:t>le</w:t>
      </w:r>
      <w:r>
        <w:rPr>
          <w:spacing w:val="-2"/>
          <w:w w:val="105"/>
        </w:rPr>
        <w:t xml:space="preserve"> </w:t>
      </w:r>
      <w:r>
        <w:rPr>
          <w:w w:val="105"/>
        </w:rPr>
        <w:t>féminisme</w:t>
      </w:r>
      <w:r>
        <w:rPr>
          <w:spacing w:val="-3"/>
          <w:w w:val="105"/>
        </w:rPr>
        <w:t xml:space="preserve"> </w:t>
      </w:r>
      <w:r>
        <w:rPr>
          <w:w w:val="105"/>
        </w:rPr>
        <w:t>et</w:t>
      </w:r>
      <w:r>
        <w:rPr>
          <w:spacing w:val="-3"/>
          <w:w w:val="105"/>
        </w:rPr>
        <w:t xml:space="preserve"> </w:t>
      </w:r>
      <w:r>
        <w:rPr>
          <w:w w:val="105"/>
        </w:rPr>
        <w:t>l’affect,</w:t>
      </w:r>
      <w:r>
        <w:rPr>
          <w:spacing w:val="-2"/>
          <w:w w:val="105"/>
        </w:rPr>
        <w:t xml:space="preserve"> </w:t>
      </w:r>
      <w:r>
        <w:rPr>
          <w:w w:val="105"/>
        </w:rPr>
        <w:t>Hardt</w:t>
      </w:r>
      <w:r>
        <w:rPr>
          <w:spacing w:val="-3"/>
          <w:w w:val="105"/>
        </w:rPr>
        <w:t xml:space="preserve"> </w:t>
      </w:r>
      <w:r>
        <w:rPr>
          <w:w w:val="105"/>
        </w:rPr>
        <w:t>(</w:t>
      </w:r>
      <w:hyperlink w:anchor="_bookmark70" w:history="1">
        <w:r>
          <w:rPr>
            <w:w w:val="105"/>
          </w:rPr>
          <w:t>2007</w:t>
        </w:r>
      </w:hyperlink>
      <w:r>
        <w:rPr>
          <w:w w:val="105"/>
        </w:rPr>
        <w:t>)</w:t>
      </w:r>
      <w:r>
        <w:rPr>
          <w:spacing w:val="-3"/>
          <w:w w:val="105"/>
        </w:rPr>
        <w:t xml:space="preserve"> </w:t>
      </w:r>
      <w:r>
        <w:rPr>
          <w:w w:val="105"/>
        </w:rPr>
        <w:t>prend</w:t>
      </w:r>
      <w:r>
        <w:rPr>
          <w:spacing w:val="-2"/>
          <w:w w:val="105"/>
        </w:rPr>
        <w:t xml:space="preserve"> </w:t>
      </w:r>
      <w:r>
        <w:rPr>
          <w:w w:val="105"/>
        </w:rPr>
        <w:t>l’exemple</w:t>
      </w:r>
      <w:r>
        <w:rPr>
          <w:spacing w:val="-3"/>
          <w:w w:val="105"/>
        </w:rPr>
        <w:t xml:space="preserve"> </w:t>
      </w:r>
      <w:r>
        <w:rPr>
          <w:w w:val="105"/>
        </w:rPr>
        <w:t>du</w:t>
      </w:r>
      <w:r>
        <w:rPr>
          <w:spacing w:val="-2"/>
          <w:w w:val="105"/>
        </w:rPr>
        <w:t xml:space="preserve"> </w:t>
      </w:r>
      <w:r>
        <w:rPr>
          <w:w w:val="105"/>
        </w:rPr>
        <w:t>travail affectif</w:t>
      </w:r>
      <w:r>
        <w:rPr>
          <w:spacing w:val="31"/>
          <w:w w:val="105"/>
        </w:rPr>
        <w:t xml:space="preserve"> </w:t>
      </w:r>
      <w:r>
        <w:rPr>
          <w:w w:val="105"/>
        </w:rPr>
        <w:t>(travail</w:t>
      </w:r>
      <w:r>
        <w:rPr>
          <w:spacing w:val="31"/>
          <w:w w:val="105"/>
        </w:rPr>
        <w:t xml:space="preserve"> </w:t>
      </w:r>
      <w:r>
        <w:rPr>
          <w:w w:val="105"/>
        </w:rPr>
        <w:t>maternel,</w:t>
      </w:r>
      <w:r>
        <w:rPr>
          <w:spacing w:val="31"/>
          <w:w w:val="105"/>
        </w:rPr>
        <w:t xml:space="preserve"> </w:t>
      </w:r>
      <w:r>
        <w:rPr>
          <w:w w:val="105"/>
        </w:rPr>
        <w:t>soin</w:t>
      </w:r>
      <w:r>
        <w:rPr>
          <w:spacing w:val="31"/>
          <w:w w:val="105"/>
        </w:rPr>
        <w:t xml:space="preserve"> </w:t>
      </w:r>
      <w:r>
        <w:rPr>
          <w:w w:val="105"/>
        </w:rPr>
        <w:t>des</w:t>
      </w:r>
      <w:r>
        <w:rPr>
          <w:spacing w:val="31"/>
          <w:w w:val="105"/>
        </w:rPr>
        <w:t xml:space="preserve"> </w:t>
      </w:r>
      <w:r>
        <w:rPr>
          <w:w w:val="105"/>
        </w:rPr>
        <w:t>proches,</w:t>
      </w:r>
      <w:r>
        <w:rPr>
          <w:spacing w:val="31"/>
          <w:w w:val="105"/>
        </w:rPr>
        <w:t xml:space="preserve"> </w:t>
      </w:r>
      <w:proofErr w:type="spellStart"/>
      <w:r>
        <w:rPr>
          <w:w w:val="105"/>
        </w:rPr>
        <w:t>etc</w:t>
      </w:r>
      <w:proofErr w:type="spellEnd"/>
      <w:r>
        <w:rPr>
          <w:w w:val="105"/>
        </w:rPr>
        <w:t>)</w:t>
      </w:r>
      <w:r>
        <w:rPr>
          <w:spacing w:val="31"/>
          <w:w w:val="105"/>
        </w:rPr>
        <w:t xml:space="preserve"> </w:t>
      </w:r>
      <w:r>
        <w:rPr>
          <w:w w:val="105"/>
        </w:rPr>
        <w:t>qui</w:t>
      </w:r>
      <w:r>
        <w:rPr>
          <w:spacing w:val="31"/>
          <w:w w:val="105"/>
        </w:rPr>
        <w:t xml:space="preserve"> </w:t>
      </w:r>
      <w:r>
        <w:rPr>
          <w:w w:val="105"/>
        </w:rPr>
        <w:t>est</w:t>
      </w:r>
      <w:r>
        <w:rPr>
          <w:spacing w:val="31"/>
          <w:w w:val="105"/>
        </w:rPr>
        <w:t xml:space="preserve"> </w:t>
      </w:r>
      <w:r>
        <w:rPr>
          <w:w w:val="105"/>
        </w:rPr>
        <w:t>souvent</w:t>
      </w:r>
      <w:r>
        <w:rPr>
          <w:spacing w:val="31"/>
          <w:w w:val="105"/>
        </w:rPr>
        <w:t xml:space="preserve"> </w:t>
      </w:r>
      <w:r>
        <w:rPr>
          <w:w w:val="105"/>
        </w:rPr>
        <w:t>attribué</w:t>
      </w:r>
      <w:r>
        <w:rPr>
          <w:spacing w:val="31"/>
          <w:w w:val="105"/>
        </w:rPr>
        <w:t xml:space="preserve"> </w:t>
      </w:r>
      <w:r>
        <w:rPr>
          <w:w w:val="105"/>
        </w:rPr>
        <w:t>aux</w:t>
      </w:r>
      <w:r>
        <w:rPr>
          <w:spacing w:val="31"/>
          <w:w w:val="105"/>
        </w:rPr>
        <w:t xml:space="preserve"> </w:t>
      </w:r>
      <w:r>
        <w:rPr>
          <w:w w:val="105"/>
        </w:rPr>
        <w:t>femmes</w:t>
      </w:r>
      <w:r>
        <w:rPr>
          <w:spacing w:val="31"/>
          <w:w w:val="105"/>
        </w:rPr>
        <w:t xml:space="preserve"> </w:t>
      </w:r>
      <w:r>
        <w:rPr>
          <w:w w:val="105"/>
        </w:rPr>
        <w:t>et est</w:t>
      </w:r>
      <w:r>
        <w:rPr>
          <w:spacing w:val="19"/>
          <w:w w:val="105"/>
        </w:rPr>
        <w:t xml:space="preserve"> </w:t>
      </w:r>
      <w:r>
        <w:rPr>
          <w:w w:val="105"/>
        </w:rPr>
        <w:t>de</w:t>
      </w:r>
      <w:r>
        <w:rPr>
          <w:spacing w:val="19"/>
          <w:w w:val="105"/>
        </w:rPr>
        <w:t xml:space="preserve"> </w:t>
      </w:r>
      <w:r>
        <w:rPr>
          <w:w w:val="105"/>
        </w:rPr>
        <w:t>par</w:t>
      </w:r>
      <w:r>
        <w:rPr>
          <w:spacing w:val="19"/>
          <w:w w:val="105"/>
        </w:rPr>
        <w:t xml:space="preserve"> </w:t>
      </w:r>
      <w:r>
        <w:rPr>
          <w:w w:val="105"/>
        </w:rPr>
        <w:t>sa</w:t>
      </w:r>
      <w:r>
        <w:rPr>
          <w:spacing w:val="19"/>
          <w:w w:val="105"/>
        </w:rPr>
        <w:t xml:space="preserve"> </w:t>
      </w:r>
      <w:r>
        <w:rPr>
          <w:w w:val="105"/>
        </w:rPr>
        <w:t>nature,</w:t>
      </w:r>
      <w:r>
        <w:rPr>
          <w:spacing w:val="19"/>
          <w:w w:val="105"/>
        </w:rPr>
        <w:t xml:space="preserve"> </w:t>
      </w:r>
      <w:r>
        <w:rPr>
          <w:w w:val="105"/>
        </w:rPr>
        <w:t>lié</w:t>
      </w:r>
      <w:r>
        <w:rPr>
          <w:spacing w:val="19"/>
          <w:w w:val="105"/>
        </w:rPr>
        <w:t xml:space="preserve"> </w:t>
      </w:r>
      <w:r>
        <w:rPr>
          <w:w w:val="105"/>
        </w:rPr>
        <w:t>au</w:t>
      </w:r>
      <w:r>
        <w:rPr>
          <w:spacing w:val="19"/>
          <w:w w:val="105"/>
        </w:rPr>
        <w:t xml:space="preserve"> </w:t>
      </w:r>
      <w:r>
        <w:rPr>
          <w:w w:val="105"/>
        </w:rPr>
        <w:t>domaine</w:t>
      </w:r>
      <w:r>
        <w:rPr>
          <w:spacing w:val="19"/>
          <w:w w:val="105"/>
        </w:rPr>
        <w:t xml:space="preserve"> </w:t>
      </w:r>
      <w:r>
        <w:rPr>
          <w:w w:val="105"/>
        </w:rPr>
        <w:t>de</w:t>
      </w:r>
      <w:r>
        <w:rPr>
          <w:spacing w:val="19"/>
          <w:w w:val="105"/>
        </w:rPr>
        <w:t xml:space="preserve"> </w:t>
      </w:r>
      <w:r>
        <w:rPr>
          <w:w w:val="105"/>
        </w:rPr>
        <w:t>l’affect.</w:t>
      </w:r>
      <w:r>
        <w:rPr>
          <w:spacing w:val="19"/>
          <w:w w:val="105"/>
        </w:rPr>
        <w:t xml:space="preserve"> </w:t>
      </w:r>
      <w:r>
        <w:rPr>
          <w:w w:val="105"/>
        </w:rPr>
        <w:t>Les</w:t>
      </w:r>
      <w:r>
        <w:rPr>
          <w:spacing w:val="19"/>
          <w:w w:val="105"/>
        </w:rPr>
        <w:t xml:space="preserve"> </w:t>
      </w:r>
      <w:r>
        <w:rPr>
          <w:w w:val="105"/>
        </w:rPr>
        <w:t>sciences</w:t>
      </w:r>
      <w:r>
        <w:rPr>
          <w:spacing w:val="19"/>
          <w:w w:val="105"/>
        </w:rPr>
        <w:t xml:space="preserve"> </w:t>
      </w:r>
      <w:r>
        <w:rPr>
          <w:w w:val="105"/>
        </w:rPr>
        <w:t>sociales</w:t>
      </w:r>
      <w:r>
        <w:rPr>
          <w:spacing w:val="19"/>
          <w:w w:val="105"/>
        </w:rPr>
        <w:t xml:space="preserve"> </w:t>
      </w:r>
      <w:r>
        <w:rPr>
          <w:w w:val="105"/>
        </w:rPr>
        <w:t>sont</w:t>
      </w:r>
      <w:r>
        <w:rPr>
          <w:spacing w:val="19"/>
          <w:w w:val="105"/>
        </w:rPr>
        <w:t xml:space="preserve"> </w:t>
      </w:r>
      <w:r>
        <w:rPr>
          <w:w w:val="105"/>
        </w:rPr>
        <w:t>à</w:t>
      </w:r>
      <w:r>
        <w:rPr>
          <w:spacing w:val="19"/>
          <w:w w:val="105"/>
        </w:rPr>
        <w:t xml:space="preserve"> </w:t>
      </w:r>
      <w:r>
        <w:rPr>
          <w:w w:val="105"/>
        </w:rPr>
        <w:t>la</w:t>
      </w:r>
      <w:r>
        <w:rPr>
          <w:spacing w:val="19"/>
          <w:w w:val="105"/>
        </w:rPr>
        <w:t xml:space="preserve"> </w:t>
      </w:r>
      <w:r>
        <w:rPr>
          <w:w w:val="105"/>
        </w:rPr>
        <w:t>pointe</w:t>
      </w:r>
      <w:r>
        <w:rPr>
          <w:spacing w:val="19"/>
          <w:w w:val="105"/>
        </w:rPr>
        <w:t xml:space="preserve"> </w:t>
      </w:r>
      <w:r>
        <w:rPr>
          <w:w w:val="105"/>
        </w:rPr>
        <w:t>de ce tournant mais s’en saisissent chacune différemment.</w:t>
      </w:r>
    </w:p>
    <w:p w14:paraId="6D7A06BF" w14:textId="77777777" w:rsidR="00C91026" w:rsidRDefault="00A75B0C">
      <w:pPr>
        <w:pStyle w:val="Corpsdetexte"/>
        <w:spacing w:before="190" w:line="312" w:lineRule="auto"/>
        <w:ind w:left="142" w:right="276" w:firstLine="398"/>
        <w:jc w:val="both"/>
      </w:pPr>
      <w:r>
        <w:rPr>
          <w:spacing w:val="-2"/>
          <w:w w:val="105"/>
        </w:rPr>
        <w:t>Aristote</w:t>
      </w:r>
      <w:r>
        <w:rPr>
          <w:spacing w:val="-8"/>
          <w:w w:val="105"/>
        </w:rPr>
        <w:t xml:space="preserve"> </w:t>
      </w:r>
      <w:r>
        <w:rPr>
          <w:spacing w:val="-2"/>
          <w:w w:val="105"/>
        </w:rPr>
        <w:t>est</w:t>
      </w:r>
      <w:r>
        <w:rPr>
          <w:spacing w:val="-8"/>
          <w:w w:val="105"/>
        </w:rPr>
        <w:t xml:space="preserve"> </w:t>
      </w:r>
      <w:r>
        <w:rPr>
          <w:spacing w:val="-2"/>
          <w:w w:val="105"/>
        </w:rPr>
        <w:t>considéré</w:t>
      </w:r>
      <w:r>
        <w:rPr>
          <w:spacing w:val="-8"/>
          <w:w w:val="105"/>
        </w:rPr>
        <w:t xml:space="preserve"> </w:t>
      </w:r>
      <w:r>
        <w:rPr>
          <w:spacing w:val="-2"/>
          <w:w w:val="105"/>
        </w:rPr>
        <w:t>comme</w:t>
      </w:r>
      <w:r>
        <w:rPr>
          <w:spacing w:val="-8"/>
          <w:w w:val="105"/>
        </w:rPr>
        <w:t xml:space="preserve"> </w:t>
      </w:r>
      <w:r>
        <w:rPr>
          <w:spacing w:val="-2"/>
          <w:w w:val="105"/>
        </w:rPr>
        <w:t>le</w:t>
      </w:r>
      <w:r>
        <w:rPr>
          <w:spacing w:val="-8"/>
          <w:w w:val="105"/>
        </w:rPr>
        <w:t xml:space="preserve"> </w:t>
      </w:r>
      <w:r>
        <w:rPr>
          <w:spacing w:val="-2"/>
          <w:w w:val="105"/>
        </w:rPr>
        <w:t>premier</w:t>
      </w:r>
      <w:r>
        <w:rPr>
          <w:spacing w:val="-8"/>
          <w:w w:val="105"/>
        </w:rPr>
        <w:t xml:space="preserve"> </w:t>
      </w:r>
      <w:r>
        <w:rPr>
          <w:spacing w:val="-2"/>
          <w:w w:val="105"/>
        </w:rPr>
        <w:t>en</w:t>
      </w:r>
      <w:r>
        <w:rPr>
          <w:spacing w:val="-8"/>
          <w:w w:val="105"/>
        </w:rPr>
        <w:t xml:space="preserve"> </w:t>
      </w:r>
      <w:r>
        <w:rPr>
          <w:spacing w:val="-2"/>
          <w:w w:val="105"/>
        </w:rPr>
        <w:t>Occident</w:t>
      </w:r>
      <w:r>
        <w:rPr>
          <w:spacing w:val="-8"/>
          <w:w w:val="105"/>
        </w:rPr>
        <w:t xml:space="preserve"> </w:t>
      </w:r>
      <w:r>
        <w:rPr>
          <w:spacing w:val="-2"/>
          <w:w w:val="105"/>
        </w:rPr>
        <w:t>à</w:t>
      </w:r>
      <w:r>
        <w:rPr>
          <w:spacing w:val="-8"/>
          <w:w w:val="105"/>
        </w:rPr>
        <w:t xml:space="preserve"> </w:t>
      </w:r>
      <w:r>
        <w:rPr>
          <w:spacing w:val="-2"/>
          <w:w w:val="105"/>
        </w:rPr>
        <w:t>analyser</w:t>
      </w:r>
      <w:r>
        <w:rPr>
          <w:spacing w:val="-8"/>
          <w:w w:val="105"/>
        </w:rPr>
        <w:t xml:space="preserve"> </w:t>
      </w:r>
      <w:r>
        <w:rPr>
          <w:spacing w:val="-2"/>
          <w:w w:val="105"/>
        </w:rPr>
        <w:t>la</w:t>
      </w:r>
      <w:r>
        <w:rPr>
          <w:spacing w:val="-8"/>
          <w:w w:val="105"/>
        </w:rPr>
        <w:t xml:space="preserve"> </w:t>
      </w:r>
      <w:r>
        <w:rPr>
          <w:spacing w:val="-2"/>
          <w:w w:val="105"/>
        </w:rPr>
        <w:t>psychologie</w:t>
      </w:r>
      <w:r>
        <w:rPr>
          <w:spacing w:val="-8"/>
          <w:w w:val="105"/>
        </w:rPr>
        <w:t xml:space="preserve"> </w:t>
      </w:r>
      <w:r>
        <w:rPr>
          <w:spacing w:val="-2"/>
          <w:w w:val="105"/>
        </w:rPr>
        <w:t xml:space="preserve">humaine </w:t>
      </w:r>
      <w:r>
        <w:rPr>
          <w:w w:val="105"/>
        </w:rPr>
        <w:t xml:space="preserve">de manière systématique (Kennedy, </w:t>
      </w:r>
      <w:hyperlink w:anchor="_bookmark84" w:history="1">
        <w:r>
          <w:rPr>
            <w:w w:val="105"/>
          </w:rPr>
          <w:t>1991</w:t>
        </w:r>
      </w:hyperlink>
      <w:r>
        <w:rPr>
          <w:w w:val="105"/>
        </w:rPr>
        <w:t>). Ses conclusions reposent sur l’observation et l’intuition et demeurent pertinentes encore aujourd’hui. Les contributions de Aristote se concentrent</w:t>
      </w:r>
      <w:r>
        <w:rPr>
          <w:spacing w:val="24"/>
          <w:w w:val="105"/>
        </w:rPr>
        <w:t xml:space="preserve"> </w:t>
      </w:r>
      <w:r>
        <w:rPr>
          <w:w w:val="105"/>
        </w:rPr>
        <w:t>principalement</w:t>
      </w:r>
      <w:r>
        <w:rPr>
          <w:spacing w:val="26"/>
          <w:w w:val="105"/>
        </w:rPr>
        <w:t xml:space="preserve"> </w:t>
      </w:r>
      <w:r>
        <w:rPr>
          <w:w w:val="105"/>
        </w:rPr>
        <w:t>sur</w:t>
      </w:r>
      <w:r>
        <w:rPr>
          <w:spacing w:val="26"/>
          <w:w w:val="105"/>
        </w:rPr>
        <w:t xml:space="preserve"> </w:t>
      </w:r>
      <w:r>
        <w:rPr>
          <w:w w:val="105"/>
        </w:rPr>
        <w:t>les</w:t>
      </w:r>
      <w:r>
        <w:rPr>
          <w:spacing w:val="26"/>
          <w:w w:val="105"/>
        </w:rPr>
        <w:t xml:space="preserve"> </w:t>
      </w:r>
      <w:r>
        <w:rPr>
          <w:w w:val="105"/>
        </w:rPr>
        <w:t>facteurs</w:t>
      </w:r>
      <w:r>
        <w:rPr>
          <w:spacing w:val="27"/>
          <w:w w:val="105"/>
        </w:rPr>
        <w:t xml:space="preserve"> </w:t>
      </w:r>
      <w:r>
        <w:rPr>
          <w:w w:val="105"/>
        </w:rPr>
        <w:t>déclenchant</w:t>
      </w:r>
      <w:r>
        <w:rPr>
          <w:spacing w:val="26"/>
          <w:w w:val="105"/>
        </w:rPr>
        <w:t xml:space="preserve"> </w:t>
      </w:r>
      <w:r>
        <w:rPr>
          <w:w w:val="105"/>
        </w:rPr>
        <w:t>les</w:t>
      </w:r>
      <w:r>
        <w:rPr>
          <w:spacing w:val="26"/>
          <w:w w:val="105"/>
        </w:rPr>
        <w:t xml:space="preserve"> </w:t>
      </w:r>
      <w:r>
        <w:rPr>
          <w:w w:val="105"/>
        </w:rPr>
        <w:t>émotions,</w:t>
      </w:r>
      <w:r>
        <w:rPr>
          <w:spacing w:val="26"/>
          <w:w w:val="105"/>
        </w:rPr>
        <w:t xml:space="preserve"> </w:t>
      </w:r>
      <w:r>
        <w:rPr>
          <w:w w:val="105"/>
        </w:rPr>
        <w:t>parmi</w:t>
      </w:r>
      <w:r>
        <w:rPr>
          <w:spacing w:val="26"/>
          <w:w w:val="105"/>
        </w:rPr>
        <w:t xml:space="preserve"> </w:t>
      </w:r>
      <w:r>
        <w:rPr>
          <w:w w:val="105"/>
        </w:rPr>
        <w:t>elles,</w:t>
      </w:r>
      <w:r>
        <w:rPr>
          <w:spacing w:val="27"/>
          <w:w w:val="105"/>
        </w:rPr>
        <w:t xml:space="preserve"> </w:t>
      </w:r>
      <w:r>
        <w:rPr>
          <w:spacing w:val="-4"/>
          <w:w w:val="105"/>
        </w:rPr>
        <w:t>deux</w:t>
      </w:r>
    </w:p>
    <w:p w14:paraId="7D61B66F" w14:textId="77777777" w:rsidR="00C91026" w:rsidRDefault="00C91026">
      <w:pPr>
        <w:pStyle w:val="Corpsdetexte"/>
        <w:spacing w:line="312" w:lineRule="auto"/>
        <w:jc w:val="both"/>
        <w:sectPr w:rsidR="00C91026">
          <w:pgSz w:w="11910" w:h="16840"/>
          <w:pgMar w:top="1920" w:right="1133" w:bottom="1080" w:left="1275" w:header="0" w:footer="889" w:gutter="0"/>
          <w:cols w:space="720"/>
        </w:sectPr>
      </w:pPr>
    </w:p>
    <w:p w14:paraId="28A0B37E" w14:textId="77777777" w:rsidR="00C91026" w:rsidRDefault="00A75B0C">
      <w:pPr>
        <w:pStyle w:val="Corpsdetexte"/>
        <w:spacing w:before="134" w:line="312" w:lineRule="auto"/>
        <w:ind w:left="142"/>
      </w:pPr>
      <w:r>
        <w:rPr>
          <w:w w:val="105"/>
        </w:rPr>
        <w:lastRenderedPageBreak/>
        <w:t>sont</w:t>
      </w:r>
      <w:r>
        <w:rPr>
          <w:w w:val="105"/>
        </w:rPr>
        <w:t xml:space="preserve"> particulièrement intéressantes :</w:t>
      </w:r>
      <w:r>
        <w:rPr>
          <w:spacing w:val="23"/>
          <w:w w:val="105"/>
        </w:rPr>
        <w:t xml:space="preserve"> </w:t>
      </w:r>
      <w:r>
        <w:rPr>
          <w:w w:val="105"/>
        </w:rPr>
        <w:t>l’existence</w:t>
      </w:r>
      <w:r>
        <w:rPr>
          <w:spacing w:val="23"/>
          <w:w w:val="105"/>
        </w:rPr>
        <w:t xml:space="preserve"> </w:t>
      </w:r>
      <w:r>
        <w:rPr>
          <w:w w:val="105"/>
        </w:rPr>
        <w:t>de facteurs</w:t>
      </w:r>
      <w:r>
        <w:rPr>
          <w:spacing w:val="23"/>
          <w:w w:val="105"/>
        </w:rPr>
        <w:t xml:space="preserve"> </w:t>
      </w:r>
      <w:r>
        <w:rPr>
          <w:w w:val="105"/>
        </w:rPr>
        <w:t>cognitifs précédant les</w:t>
      </w:r>
      <w:r>
        <w:rPr>
          <w:spacing w:val="23"/>
          <w:w w:val="105"/>
        </w:rPr>
        <w:t xml:space="preserve"> </w:t>
      </w:r>
      <w:proofErr w:type="spellStart"/>
      <w:r>
        <w:rPr>
          <w:w w:val="105"/>
        </w:rPr>
        <w:t>émo</w:t>
      </w:r>
      <w:proofErr w:type="spellEnd"/>
      <w:r>
        <w:rPr>
          <w:w w:val="105"/>
        </w:rPr>
        <w:t xml:space="preserve">- </w:t>
      </w:r>
      <w:proofErr w:type="spellStart"/>
      <w:r>
        <w:rPr>
          <w:w w:val="105"/>
        </w:rPr>
        <w:t>tions</w:t>
      </w:r>
      <w:proofErr w:type="spellEnd"/>
      <w:r>
        <w:rPr>
          <w:w w:val="105"/>
        </w:rPr>
        <w:t xml:space="preserve"> et la dualité d’une émotion ressentie.</w:t>
      </w:r>
    </w:p>
    <w:p w14:paraId="3812A34B" w14:textId="77777777" w:rsidR="00C91026" w:rsidRDefault="00A75B0C">
      <w:pPr>
        <w:pStyle w:val="Corpsdetexte"/>
        <w:spacing w:before="191" w:line="312" w:lineRule="auto"/>
        <w:ind w:left="142" w:right="249" w:firstLine="398"/>
        <w:jc w:val="both"/>
      </w:pPr>
      <w:r>
        <w:rPr>
          <w:w w:val="105"/>
        </w:rPr>
        <w:t>Auparavant</w:t>
      </w:r>
      <w:r>
        <w:rPr>
          <w:spacing w:val="-11"/>
          <w:w w:val="105"/>
        </w:rPr>
        <w:t xml:space="preserve"> </w:t>
      </w:r>
      <w:r>
        <w:rPr>
          <w:w w:val="105"/>
        </w:rPr>
        <w:t>les</w:t>
      </w:r>
      <w:r>
        <w:rPr>
          <w:spacing w:val="-11"/>
          <w:w w:val="105"/>
        </w:rPr>
        <w:t xml:space="preserve"> </w:t>
      </w:r>
      <w:r>
        <w:rPr>
          <w:w w:val="105"/>
        </w:rPr>
        <w:t>émotions</w:t>
      </w:r>
      <w:r>
        <w:rPr>
          <w:spacing w:val="-11"/>
          <w:w w:val="105"/>
        </w:rPr>
        <w:t xml:space="preserve"> </w:t>
      </w:r>
      <w:r>
        <w:rPr>
          <w:w w:val="105"/>
        </w:rPr>
        <w:t>étaient</w:t>
      </w:r>
      <w:r>
        <w:rPr>
          <w:spacing w:val="-11"/>
          <w:w w:val="105"/>
        </w:rPr>
        <w:t xml:space="preserve"> </w:t>
      </w:r>
      <w:r>
        <w:rPr>
          <w:w w:val="105"/>
        </w:rPr>
        <w:t>considérées</w:t>
      </w:r>
      <w:r>
        <w:rPr>
          <w:spacing w:val="-11"/>
          <w:w w:val="105"/>
        </w:rPr>
        <w:t xml:space="preserve"> </w:t>
      </w:r>
      <w:r>
        <w:rPr>
          <w:w w:val="105"/>
        </w:rPr>
        <w:t>comme</w:t>
      </w:r>
      <w:r>
        <w:rPr>
          <w:spacing w:val="-11"/>
          <w:w w:val="105"/>
        </w:rPr>
        <w:t xml:space="preserve"> </w:t>
      </w:r>
      <w:r>
        <w:rPr>
          <w:w w:val="105"/>
        </w:rPr>
        <w:t>un</w:t>
      </w:r>
      <w:r>
        <w:rPr>
          <w:spacing w:val="-11"/>
          <w:w w:val="105"/>
        </w:rPr>
        <w:t xml:space="preserve"> </w:t>
      </w:r>
      <w:r>
        <w:rPr>
          <w:w w:val="105"/>
        </w:rPr>
        <w:t>état</w:t>
      </w:r>
      <w:r>
        <w:rPr>
          <w:spacing w:val="-11"/>
          <w:w w:val="105"/>
        </w:rPr>
        <w:t xml:space="preserve"> </w:t>
      </w:r>
      <w:r>
        <w:rPr>
          <w:w w:val="105"/>
        </w:rPr>
        <w:t>comparable</w:t>
      </w:r>
      <w:r>
        <w:rPr>
          <w:spacing w:val="-11"/>
          <w:w w:val="105"/>
        </w:rPr>
        <w:t xml:space="preserve"> </w:t>
      </w:r>
      <w:r>
        <w:rPr>
          <w:w w:val="105"/>
        </w:rPr>
        <w:t>à</w:t>
      </w:r>
      <w:r>
        <w:rPr>
          <w:spacing w:val="-11"/>
          <w:w w:val="105"/>
        </w:rPr>
        <w:t xml:space="preserve"> </w:t>
      </w:r>
      <w:r>
        <w:rPr>
          <w:w w:val="105"/>
        </w:rPr>
        <w:t>une</w:t>
      </w:r>
      <w:r>
        <w:rPr>
          <w:spacing w:val="-11"/>
          <w:w w:val="105"/>
        </w:rPr>
        <w:t xml:space="preserve"> </w:t>
      </w:r>
      <w:r>
        <w:rPr>
          <w:w w:val="105"/>
        </w:rPr>
        <w:t>maladie, une situation incontrôlable. Aristote aborde l’idée que les émotions dépendent en partie des croyances, les facteurs cognitifs, que nous avons envers l’objet de l’émotion. Lors de sa</w:t>
      </w:r>
      <w:r>
        <w:rPr>
          <w:spacing w:val="-1"/>
          <w:w w:val="105"/>
        </w:rPr>
        <w:t xml:space="preserve"> </w:t>
      </w:r>
      <w:r>
        <w:rPr>
          <w:w w:val="105"/>
        </w:rPr>
        <w:t>réflexion</w:t>
      </w:r>
      <w:r>
        <w:rPr>
          <w:spacing w:val="-1"/>
          <w:w w:val="105"/>
        </w:rPr>
        <w:t xml:space="preserve"> </w:t>
      </w:r>
      <w:r>
        <w:rPr>
          <w:w w:val="105"/>
        </w:rPr>
        <w:t>sur la</w:t>
      </w:r>
      <w:r>
        <w:rPr>
          <w:spacing w:val="-1"/>
          <w:w w:val="105"/>
        </w:rPr>
        <w:t xml:space="preserve"> </w:t>
      </w:r>
      <w:r>
        <w:rPr>
          <w:w w:val="105"/>
        </w:rPr>
        <w:t>colère,</w:t>
      </w:r>
      <w:r>
        <w:rPr>
          <w:spacing w:val="-1"/>
          <w:w w:val="105"/>
        </w:rPr>
        <w:t xml:space="preserve"> </w:t>
      </w:r>
      <w:r>
        <w:rPr>
          <w:w w:val="105"/>
        </w:rPr>
        <w:t>Aristote conclut</w:t>
      </w:r>
      <w:r>
        <w:rPr>
          <w:spacing w:val="-1"/>
          <w:w w:val="105"/>
        </w:rPr>
        <w:t xml:space="preserve"> </w:t>
      </w:r>
      <w:r>
        <w:rPr>
          <w:w w:val="105"/>
        </w:rPr>
        <w:t>que cette</w:t>
      </w:r>
      <w:r>
        <w:rPr>
          <w:spacing w:val="-1"/>
          <w:w w:val="105"/>
        </w:rPr>
        <w:t xml:space="preserve"> </w:t>
      </w:r>
      <w:r>
        <w:rPr>
          <w:w w:val="105"/>
        </w:rPr>
        <w:t>émotion</w:t>
      </w:r>
      <w:r>
        <w:rPr>
          <w:spacing w:val="-1"/>
          <w:w w:val="105"/>
        </w:rPr>
        <w:t xml:space="preserve"> </w:t>
      </w:r>
      <w:r>
        <w:rPr>
          <w:w w:val="105"/>
        </w:rPr>
        <w:t>provient</w:t>
      </w:r>
      <w:r>
        <w:rPr>
          <w:spacing w:val="-1"/>
          <w:w w:val="105"/>
        </w:rPr>
        <w:t xml:space="preserve"> </w:t>
      </w:r>
      <w:r>
        <w:rPr>
          <w:w w:val="105"/>
        </w:rPr>
        <w:t>d’une</w:t>
      </w:r>
      <w:r>
        <w:rPr>
          <w:spacing w:val="-1"/>
          <w:w w:val="105"/>
        </w:rPr>
        <w:t xml:space="preserve"> </w:t>
      </w:r>
      <w:r>
        <w:rPr>
          <w:w w:val="105"/>
        </w:rPr>
        <w:t>injure lorsque que celle-ci est émise par quelqu’un n’étant pas en position d’injurier. C’est-à-dire que</w:t>
      </w:r>
      <w:r>
        <w:rPr>
          <w:spacing w:val="80"/>
          <w:w w:val="105"/>
        </w:rPr>
        <w:t xml:space="preserve"> </w:t>
      </w:r>
      <w:r>
        <w:rPr>
          <w:w w:val="105"/>
        </w:rPr>
        <w:t xml:space="preserve">les insultes d’un parti hiérarchiquement supérieur tel un souverain ne déclenche pas de colère à l’instar d’insultes provenant d’un pair ou </w:t>
      </w:r>
      <w:r>
        <w:rPr>
          <w:w w:val="105"/>
        </w:rPr>
        <w:t>d’un subalterne. Cela signifie que la colère venant d’une injure dépend de nos croyances envers l’émetteur de l’injure. Ainsi, les émotions ont une dimension cognitive et peuvent donc être influencées en modifiant cette</w:t>
      </w:r>
      <w:r>
        <w:rPr>
          <w:spacing w:val="-14"/>
          <w:w w:val="105"/>
        </w:rPr>
        <w:t xml:space="preserve"> </w:t>
      </w:r>
      <w:r>
        <w:rPr>
          <w:w w:val="105"/>
        </w:rPr>
        <w:t>dimension.</w:t>
      </w:r>
      <w:r>
        <w:rPr>
          <w:spacing w:val="-14"/>
          <w:w w:val="105"/>
        </w:rPr>
        <w:t xml:space="preserve"> </w:t>
      </w:r>
      <w:r>
        <w:rPr>
          <w:w w:val="105"/>
        </w:rPr>
        <w:t>Par</w:t>
      </w:r>
      <w:r>
        <w:rPr>
          <w:spacing w:val="-14"/>
          <w:w w:val="105"/>
        </w:rPr>
        <w:t xml:space="preserve"> </w:t>
      </w:r>
      <w:r>
        <w:rPr>
          <w:w w:val="105"/>
        </w:rPr>
        <w:t>exemple,</w:t>
      </w:r>
      <w:r>
        <w:rPr>
          <w:spacing w:val="-14"/>
          <w:w w:val="105"/>
        </w:rPr>
        <w:t xml:space="preserve"> </w:t>
      </w:r>
      <w:r>
        <w:rPr>
          <w:w w:val="105"/>
        </w:rPr>
        <w:t>si</w:t>
      </w:r>
      <w:r>
        <w:rPr>
          <w:spacing w:val="-14"/>
          <w:w w:val="105"/>
        </w:rPr>
        <w:t xml:space="preserve"> </w:t>
      </w:r>
      <w:r>
        <w:rPr>
          <w:w w:val="105"/>
        </w:rPr>
        <w:t>l’on</w:t>
      </w:r>
      <w:r>
        <w:rPr>
          <w:spacing w:val="-14"/>
          <w:w w:val="105"/>
        </w:rPr>
        <w:t xml:space="preserve"> </w:t>
      </w:r>
      <w:r>
        <w:rPr>
          <w:w w:val="105"/>
        </w:rPr>
        <w:t>convainc</w:t>
      </w:r>
      <w:r>
        <w:rPr>
          <w:spacing w:val="-14"/>
          <w:w w:val="105"/>
        </w:rPr>
        <w:t xml:space="preserve"> </w:t>
      </w:r>
      <w:r>
        <w:rPr>
          <w:w w:val="105"/>
        </w:rPr>
        <w:t>un</w:t>
      </w:r>
      <w:r>
        <w:rPr>
          <w:spacing w:val="-14"/>
          <w:w w:val="105"/>
        </w:rPr>
        <w:t xml:space="preserve"> </w:t>
      </w:r>
      <w:r>
        <w:rPr>
          <w:w w:val="105"/>
        </w:rPr>
        <w:t>individu</w:t>
      </w:r>
      <w:r>
        <w:rPr>
          <w:spacing w:val="-14"/>
          <w:w w:val="105"/>
        </w:rPr>
        <w:t xml:space="preserve"> </w:t>
      </w:r>
      <w:r>
        <w:rPr>
          <w:w w:val="105"/>
        </w:rPr>
        <w:t>que</w:t>
      </w:r>
      <w:r>
        <w:rPr>
          <w:spacing w:val="-14"/>
          <w:w w:val="105"/>
        </w:rPr>
        <w:t xml:space="preserve"> </w:t>
      </w:r>
      <w:r>
        <w:rPr>
          <w:w w:val="105"/>
        </w:rPr>
        <w:t>même</w:t>
      </w:r>
      <w:r>
        <w:rPr>
          <w:spacing w:val="-14"/>
          <w:w w:val="105"/>
        </w:rPr>
        <w:t xml:space="preserve"> </w:t>
      </w:r>
      <w:r>
        <w:rPr>
          <w:w w:val="105"/>
        </w:rPr>
        <w:t>son</w:t>
      </w:r>
      <w:r>
        <w:rPr>
          <w:spacing w:val="-14"/>
          <w:w w:val="105"/>
        </w:rPr>
        <w:t xml:space="preserve"> </w:t>
      </w:r>
      <w:r>
        <w:rPr>
          <w:w w:val="105"/>
        </w:rPr>
        <w:t>souverain</w:t>
      </w:r>
      <w:r>
        <w:rPr>
          <w:spacing w:val="-14"/>
          <w:w w:val="105"/>
        </w:rPr>
        <w:t xml:space="preserve"> </w:t>
      </w:r>
      <w:r>
        <w:rPr>
          <w:w w:val="105"/>
        </w:rPr>
        <w:t>lui</w:t>
      </w:r>
      <w:r>
        <w:rPr>
          <w:spacing w:val="-14"/>
          <w:w w:val="105"/>
        </w:rPr>
        <w:t xml:space="preserve"> </w:t>
      </w:r>
      <w:r>
        <w:rPr>
          <w:w w:val="105"/>
        </w:rPr>
        <w:t>doit le respect alors une injure déclenchera de la colère. Pour l’émotion de la colère Aristote insiste sur l’asymétrie de pouvoir entre les deux partis. Ce déséquilibre apporte en plus une dimension sociale aux émotions notamment sur les relations de pouvoir et de statuts que la sociologie moderne développe.</w:t>
      </w:r>
    </w:p>
    <w:p w14:paraId="3E0F48C4" w14:textId="77777777" w:rsidR="00C91026" w:rsidRDefault="00A75B0C">
      <w:pPr>
        <w:pStyle w:val="Corpsdetexte"/>
        <w:spacing w:before="188" w:line="312" w:lineRule="auto"/>
        <w:ind w:left="142" w:right="243" w:firstLine="398"/>
        <w:jc w:val="both"/>
      </w:pPr>
      <w:r>
        <w:rPr>
          <w:w w:val="105"/>
        </w:rPr>
        <w:t xml:space="preserve">La notion de valence dans les émotions, le plaisir ou la douleur qu’une émotion </w:t>
      </w:r>
      <w:proofErr w:type="spellStart"/>
      <w:r>
        <w:rPr>
          <w:w w:val="105"/>
        </w:rPr>
        <w:t>ap</w:t>
      </w:r>
      <w:proofErr w:type="spellEnd"/>
      <w:r>
        <w:rPr>
          <w:w w:val="105"/>
        </w:rPr>
        <w:t xml:space="preserve">- porte et dans quelle intensité, est une des rares caractéristiques des émotions sur laquelle toutes les disciplines sont d’accords. Pour Aristote, qui aborde aussi la notion de valeur, cela n’est pas contradictoire avec la notion de dualité, c’est-à-dire que toute émotion </w:t>
      </w:r>
      <w:proofErr w:type="spellStart"/>
      <w:r>
        <w:rPr>
          <w:w w:val="105"/>
        </w:rPr>
        <w:t>ap</w:t>
      </w:r>
      <w:proofErr w:type="spellEnd"/>
      <w:r>
        <w:rPr>
          <w:w w:val="105"/>
        </w:rPr>
        <w:t>- porte à la fois du plaisir et de la douleur. Dans le deuil, la perte d’un être cher apporte indéniablement de la tristesse et pourtant dans les souvenir de cette personne se trouve</w:t>
      </w:r>
      <w:r>
        <w:rPr>
          <w:spacing w:val="40"/>
          <w:w w:val="105"/>
        </w:rPr>
        <w:t xml:space="preserve"> </w:t>
      </w:r>
      <w:r>
        <w:rPr>
          <w:w w:val="105"/>
        </w:rPr>
        <w:t>une</w:t>
      </w:r>
      <w:r>
        <w:rPr>
          <w:spacing w:val="-4"/>
          <w:w w:val="105"/>
        </w:rPr>
        <w:t xml:space="preserve"> </w:t>
      </w:r>
      <w:r>
        <w:rPr>
          <w:w w:val="105"/>
        </w:rPr>
        <w:t>certaine</w:t>
      </w:r>
      <w:r>
        <w:rPr>
          <w:spacing w:val="-4"/>
          <w:w w:val="105"/>
        </w:rPr>
        <w:t xml:space="preserve"> </w:t>
      </w:r>
      <w:r>
        <w:rPr>
          <w:w w:val="105"/>
        </w:rPr>
        <w:t>joie.</w:t>
      </w:r>
      <w:r>
        <w:rPr>
          <w:spacing w:val="-4"/>
          <w:w w:val="105"/>
        </w:rPr>
        <w:t xml:space="preserve"> </w:t>
      </w:r>
      <w:r>
        <w:rPr>
          <w:w w:val="105"/>
        </w:rPr>
        <w:t>A</w:t>
      </w:r>
      <w:r>
        <w:rPr>
          <w:spacing w:val="-4"/>
          <w:w w:val="105"/>
        </w:rPr>
        <w:t xml:space="preserve"> </w:t>
      </w:r>
      <w:r>
        <w:rPr>
          <w:w w:val="105"/>
        </w:rPr>
        <w:t>l’inverse,</w:t>
      </w:r>
      <w:r>
        <w:rPr>
          <w:spacing w:val="-4"/>
          <w:w w:val="105"/>
        </w:rPr>
        <w:t xml:space="preserve"> </w:t>
      </w:r>
      <w:r>
        <w:rPr>
          <w:w w:val="105"/>
        </w:rPr>
        <w:t>dans</w:t>
      </w:r>
      <w:r>
        <w:rPr>
          <w:spacing w:val="-4"/>
          <w:w w:val="105"/>
        </w:rPr>
        <w:t xml:space="preserve"> </w:t>
      </w:r>
      <w:r>
        <w:rPr>
          <w:w w:val="105"/>
        </w:rPr>
        <w:t>la</w:t>
      </w:r>
      <w:r>
        <w:rPr>
          <w:spacing w:val="-4"/>
          <w:w w:val="105"/>
        </w:rPr>
        <w:t xml:space="preserve"> </w:t>
      </w:r>
      <w:r>
        <w:rPr>
          <w:w w:val="105"/>
        </w:rPr>
        <w:t>joie</w:t>
      </w:r>
      <w:r>
        <w:rPr>
          <w:spacing w:val="-4"/>
          <w:w w:val="105"/>
        </w:rPr>
        <w:t xml:space="preserve"> </w:t>
      </w:r>
      <w:r>
        <w:rPr>
          <w:w w:val="105"/>
        </w:rPr>
        <w:t>exist</w:t>
      </w:r>
      <w:r>
        <w:rPr>
          <w:w w:val="105"/>
        </w:rPr>
        <w:t>e</w:t>
      </w:r>
      <w:r>
        <w:rPr>
          <w:spacing w:val="-4"/>
          <w:w w:val="105"/>
        </w:rPr>
        <w:t xml:space="preserve"> </w:t>
      </w:r>
      <w:r>
        <w:rPr>
          <w:w w:val="105"/>
        </w:rPr>
        <w:t>la</w:t>
      </w:r>
      <w:r>
        <w:rPr>
          <w:spacing w:val="-4"/>
          <w:w w:val="105"/>
        </w:rPr>
        <w:t xml:space="preserve"> </w:t>
      </w:r>
      <w:r>
        <w:rPr>
          <w:w w:val="105"/>
        </w:rPr>
        <w:t>douleur</w:t>
      </w:r>
      <w:r>
        <w:rPr>
          <w:spacing w:val="-4"/>
          <w:w w:val="105"/>
        </w:rPr>
        <w:t xml:space="preserve"> </w:t>
      </w:r>
      <w:r>
        <w:rPr>
          <w:w w:val="105"/>
        </w:rPr>
        <w:t>liée</w:t>
      </w:r>
      <w:r>
        <w:rPr>
          <w:spacing w:val="-4"/>
          <w:w w:val="105"/>
        </w:rPr>
        <w:t xml:space="preserve"> </w:t>
      </w:r>
      <w:r>
        <w:rPr>
          <w:w w:val="105"/>
        </w:rPr>
        <w:t>à</w:t>
      </w:r>
      <w:r>
        <w:rPr>
          <w:spacing w:val="-4"/>
          <w:w w:val="105"/>
        </w:rPr>
        <w:t xml:space="preserve"> </w:t>
      </w:r>
      <w:r>
        <w:rPr>
          <w:w w:val="105"/>
        </w:rPr>
        <w:t>l’anticipation</w:t>
      </w:r>
      <w:r>
        <w:rPr>
          <w:spacing w:val="-4"/>
          <w:w w:val="105"/>
        </w:rPr>
        <w:t xml:space="preserve"> </w:t>
      </w:r>
      <w:r>
        <w:rPr>
          <w:w w:val="105"/>
        </w:rPr>
        <w:t>de</w:t>
      </w:r>
      <w:r>
        <w:rPr>
          <w:spacing w:val="-4"/>
          <w:w w:val="105"/>
        </w:rPr>
        <w:t xml:space="preserve"> </w:t>
      </w:r>
      <w:r>
        <w:rPr>
          <w:w w:val="105"/>
        </w:rPr>
        <w:t>la</w:t>
      </w:r>
      <w:r>
        <w:rPr>
          <w:spacing w:val="-4"/>
          <w:w w:val="105"/>
        </w:rPr>
        <w:t xml:space="preserve"> </w:t>
      </w:r>
      <w:r>
        <w:rPr>
          <w:w w:val="105"/>
        </w:rPr>
        <w:t>fin</w:t>
      </w:r>
      <w:r>
        <w:rPr>
          <w:spacing w:val="-4"/>
          <w:w w:val="105"/>
        </w:rPr>
        <w:t xml:space="preserve"> </w:t>
      </w:r>
      <w:r>
        <w:rPr>
          <w:w w:val="105"/>
        </w:rPr>
        <w:t>du moment.</w:t>
      </w:r>
      <w:r>
        <w:rPr>
          <w:spacing w:val="-1"/>
          <w:w w:val="105"/>
        </w:rPr>
        <w:t xml:space="preserve"> </w:t>
      </w:r>
      <w:r>
        <w:rPr>
          <w:w w:val="105"/>
        </w:rPr>
        <w:t>Cette</w:t>
      </w:r>
      <w:r>
        <w:rPr>
          <w:spacing w:val="-1"/>
          <w:w w:val="105"/>
        </w:rPr>
        <w:t xml:space="preserve"> </w:t>
      </w:r>
      <w:r>
        <w:rPr>
          <w:w w:val="105"/>
        </w:rPr>
        <w:t>notion</w:t>
      </w:r>
      <w:r>
        <w:rPr>
          <w:spacing w:val="-1"/>
          <w:w w:val="105"/>
        </w:rPr>
        <w:t xml:space="preserve"> </w:t>
      </w:r>
      <w:r>
        <w:rPr>
          <w:w w:val="105"/>
        </w:rPr>
        <w:t>de</w:t>
      </w:r>
      <w:r>
        <w:rPr>
          <w:spacing w:val="-1"/>
          <w:w w:val="105"/>
        </w:rPr>
        <w:t xml:space="preserve"> </w:t>
      </w:r>
      <w:r>
        <w:rPr>
          <w:w w:val="105"/>
        </w:rPr>
        <w:t>dualité</w:t>
      </w:r>
      <w:r>
        <w:rPr>
          <w:spacing w:val="-1"/>
          <w:w w:val="105"/>
        </w:rPr>
        <w:t xml:space="preserve"> </w:t>
      </w:r>
      <w:r>
        <w:rPr>
          <w:w w:val="105"/>
        </w:rPr>
        <w:t>renseigne</w:t>
      </w:r>
      <w:r>
        <w:rPr>
          <w:spacing w:val="-1"/>
          <w:w w:val="105"/>
        </w:rPr>
        <w:t xml:space="preserve"> </w:t>
      </w:r>
      <w:r>
        <w:rPr>
          <w:w w:val="105"/>
        </w:rPr>
        <w:t>sur</w:t>
      </w:r>
      <w:r>
        <w:rPr>
          <w:spacing w:val="-1"/>
          <w:w w:val="105"/>
        </w:rPr>
        <w:t xml:space="preserve"> </w:t>
      </w:r>
      <w:r>
        <w:rPr>
          <w:w w:val="105"/>
        </w:rPr>
        <w:t>l’ambiguïté</w:t>
      </w:r>
      <w:r>
        <w:rPr>
          <w:spacing w:val="-1"/>
          <w:w w:val="105"/>
        </w:rPr>
        <w:t xml:space="preserve"> </w:t>
      </w:r>
      <w:r>
        <w:rPr>
          <w:w w:val="105"/>
        </w:rPr>
        <w:t>voir</w:t>
      </w:r>
      <w:r>
        <w:rPr>
          <w:spacing w:val="-1"/>
          <w:w w:val="105"/>
        </w:rPr>
        <w:t xml:space="preserve"> </w:t>
      </w:r>
      <w:r>
        <w:rPr>
          <w:w w:val="105"/>
        </w:rPr>
        <w:t>l’ambivalence</w:t>
      </w:r>
      <w:r>
        <w:rPr>
          <w:spacing w:val="-1"/>
          <w:w w:val="105"/>
        </w:rPr>
        <w:t xml:space="preserve"> </w:t>
      </w:r>
      <w:r>
        <w:rPr>
          <w:w w:val="105"/>
        </w:rPr>
        <w:t>de</w:t>
      </w:r>
      <w:r>
        <w:rPr>
          <w:spacing w:val="-1"/>
          <w:w w:val="105"/>
        </w:rPr>
        <w:t xml:space="preserve"> </w:t>
      </w:r>
      <w:r>
        <w:rPr>
          <w:w w:val="105"/>
        </w:rPr>
        <w:t xml:space="preserve">certaines émotions. Le ressenti simultané de plusieurs émotions participe à cette confusion. Cette réflexion pose la question de la neutralité de certains ressentis et émotions. Est-ce </w:t>
      </w:r>
      <w:proofErr w:type="spellStart"/>
      <w:r>
        <w:rPr>
          <w:w w:val="105"/>
        </w:rPr>
        <w:t>l’ab</w:t>
      </w:r>
      <w:proofErr w:type="spellEnd"/>
      <w:r>
        <w:rPr>
          <w:w w:val="105"/>
        </w:rPr>
        <w:t xml:space="preserve">- </w:t>
      </w:r>
      <w:proofErr w:type="spellStart"/>
      <w:r>
        <w:rPr>
          <w:w w:val="105"/>
        </w:rPr>
        <w:t>sence</w:t>
      </w:r>
      <w:proofErr w:type="spellEnd"/>
      <w:r>
        <w:rPr>
          <w:spacing w:val="-1"/>
          <w:w w:val="105"/>
        </w:rPr>
        <w:t xml:space="preserve"> </w:t>
      </w:r>
      <w:r>
        <w:rPr>
          <w:w w:val="105"/>
        </w:rPr>
        <w:t>de valence, quelque chose de ni positif ni négatif</w:t>
      </w:r>
      <w:r>
        <w:rPr>
          <w:spacing w:val="-16"/>
          <w:w w:val="105"/>
        </w:rPr>
        <w:t xml:space="preserve"> </w:t>
      </w:r>
      <w:r>
        <w:rPr>
          <w:w w:val="105"/>
        </w:rPr>
        <w:t>? Ou bien la présence simultanée d’émotions</w:t>
      </w:r>
      <w:r>
        <w:rPr>
          <w:spacing w:val="-16"/>
          <w:w w:val="105"/>
        </w:rPr>
        <w:t xml:space="preserve"> </w:t>
      </w:r>
      <w:r>
        <w:rPr>
          <w:w w:val="105"/>
        </w:rPr>
        <w:t>positives</w:t>
      </w:r>
      <w:r>
        <w:rPr>
          <w:spacing w:val="-4"/>
          <w:w w:val="105"/>
        </w:rPr>
        <w:t xml:space="preserve"> </w:t>
      </w:r>
      <w:r>
        <w:rPr>
          <w:w w:val="105"/>
        </w:rPr>
        <w:t>et</w:t>
      </w:r>
      <w:r>
        <w:rPr>
          <w:spacing w:val="-4"/>
          <w:w w:val="105"/>
        </w:rPr>
        <w:t xml:space="preserve"> </w:t>
      </w:r>
      <w:r>
        <w:rPr>
          <w:w w:val="105"/>
        </w:rPr>
        <w:t>négatives</w:t>
      </w:r>
      <w:r>
        <w:rPr>
          <w:spacing w:val="-16"/>
          <w:w w:val="105"/>
        </w:rPr>
        <w:t xml:space="preserve"> </w:t>
      </w:r>
      <w:r>
        <w:rPr>
          <w:w w:val="105"/>
        </w:rPr>
        <w:t>?</w:t>
      </w:r>
      <w:r>
        <w:rPr>
          <w:spacing w:val="-4"/>
          <w:w w:val="105"/>
        </w:rPr>
        <w:t xml:space="preserve"> </w:t>
      </w:r>
      <w:r>
        <w:rPr>
          <w:w w:val="105"/>
        </w:rPr>
        <w:t>Ces</w:t>
      </w:r>
      <w:r>
        <w:rPr>
          <w:spacing w:val="-4"/>
          <w:w w:val="105"/>
        </w:rPr>
        <w:t xml:space="preserve"> </w:t>
      </w:r>
      <w:r>
        <w:rPr>
          <w:w w:val="105"/>
        </w:rPr>
        <w:t>questions</w:t>
      </w:r>
      <w:r>
        <w:rPr>
          <w:spacing w:val="-4"/>
          <w:w w:val="105"/>
        </w:rPr>
        <w:t xml:space="preserve"> </w:t>
      </w:r>
      <w:r>
        <w:rPr>
          <w:w w:val="105"/>
        </w:rPr>
        <w:t>sont</w:t>
      </w:r>
      <w:r>
        <w:rPr>
          <w:spacing w:val="-4"/>
          <w:w w:val="105"/>
        </w:rPr>
        <w:t xml:space="preserve"> </w:t>
      </w:r>
      <w:r>
        <w:rPr>
          <w:w w:val="105"/>
        </w:rPr>
        <w:t>au</w:t>
      </w:r>
      <w:r>
        <w:rPr>
          <w:spacing w:val="-4"/>
          <w:w w:val="105"/>
        </w:rPr>
        <w:t xml:space="preserve"> </w:t>
      </w:r>
      <w:r>
        <w:rPr>
          <w:w w:val="105"/>
        </w:rPr>
        <w:t>cœur</w:t>
      </w:r>
      <w:r>
        <w:rPr>
          <w:spacing w:val="-4"/>
          <w:w w:val="105"/>
        </w:rPr>
        <w:t xml:space="preserve"> </w:t>
      </w:r>
      <w:r>
        <w:rPr>
          <w:w w:val="105"/>
        </w:rPr>
        <w:t>de</w:t>
      </w:r>
      <w:r>
        <w:rPr>
          <w:spacing w:val="-4"/>
          <w:w w:val="105"/>
        </w:rPr>
        <w:t xml:space="preserve"> </w:t>
      </w:r>
      <w:r>
        <w:rPr>
          <w:w w:val="105"/>
        </w:rPr>
        <w:t>l’analyse</w:t>
      </w:r>
      <w:r>
        <w:rPr>
          <w:spacing w:val="-4"/>
          <w:w w:val="105"/>
        </w:rPr>
        <w:t xml:space="preserve"> </w:t>
      </w:r>
      <w:r>
        <w:rPr>
          <w:w w:val="105"/>
        </w:rPr>
        <w:t>des</w:t>
      </w:r>
      <w:r>
        <w:rPr>
          <w:spacing w:val="-4"/>
          <w:w w:val="105"/>
        </w:rPr>
        <w:t xml:space="preserve"> </w:t>
      </w:r>
      <w:r>
        <w:rPr>
          <w:w w:val="105"/>
        </w:rPr>
        <w:t>sentiments en</w:t>
      </w:r>
      <w:r>
        <w:rPr>
          <w:spacing w:val="-16"/>
          <w:w w:val="105"/>
        </w:rPr>
        <w:t xml:space="preserve"> </w:t>
      </w:r>
      <w:r>
        <w:rPr>
          <w:w w:val="105"/>
        </w:rPr>
        <w:t>sciences</w:t>
      </w:r>
      <w:r>
        <w:rPr>
          <w:spacing w:val="-16"/>
          <w:w w:val="105"/>
        </w:rPr>
        <w:t xml:space="preserve"> </w:t>
      </w:r>
      <w:r>
        <w:rPr>
          <w:w w:val="105"/>
        </w:rPr>
        <w:t>informatiques</w:t>
      </w:r>
      <w:r>
        <w:rPr>
          <w:spacing w:val="-16"/>
          <w:w w:val="105"/>
        </w:rPr>
        <w:t xml:space="preserve"> </w:t>
      </w:r>
      <w:r>
        <w:rPr>
          <w:w w:val="105"/>
        </w:rPr>
        <w:t>et</w:t>
      </w:r>
      <w:r>
        <w:rPr>
          <w:spacing w:val="-15"/>
          <w:w w:val="105"/>
        </w:rPr>
        <w:t xml:space="preserve"> </w:t>
      </w:r>
      <w:r>
        <w:rPr>
          <w:w w:val="105"/>
        </w:rPr>
        <w:t>influence</w:t>
      </w:r>
      <w:r>
        <w:rPr>
          <w:spacing w:val="-16"/>
          <w:w w:val="105"/>
        </w:rPr>
        <w:t xml:space="preserve"> </w:t>
      </w:r>
      <w:r>
        <w:rPr>
          <w:w w:val="105"/>
        </w:rPr>
        <w:t>directement</w:t>
      </w:r>
      <w:r>
        <w:rPr>
          <w:spacing w:val="-16"/>
          <w:w w:val="105"/>
        </w:rPr>
        <w:t xml:space="preserve"> </w:t>
      </w:r>
      <w:r>
        <w:rPr>
          <w:w w:val="105"/>
        </w:rPr>
        <w:t>l’identification</w:t>
      </w:r>
      <w:r>
        <w:rPr>
          <w:spacing w:val="-16"/>
          <w:w w:val="105"/>
        </w:rPr>
        <w:t xml:space="preserve"> </w:t>
      </w:r>
      <w:r>
        <w:rPr>
          <w:w w:val="105"/>
        </w:rPr>
        <w:t>d’émotions.</w:t>
      </w:r>
      <w:r>
        <w:rPr>
          <w:spacing w:val="-15"/>
          <w:w w:val="105"/>
        </w:rPr>
        <w:t xml:space="preserve"> </w:t>
      </w:r>
      <w:r>
        <w:rPr>
          <w:w w:val="105"/>
        </w:rPr>
        <w:t>Plus</w:t>
      </w:r>
      <w:r>
        <w:rPr>
          <w:spacing w:val="-16"/>
          <w:w w:val="105"/>
        </w:rPr>
        <w:t xml:space="preserve"> </w:t>
      </w:r>
      <w:proofErr w:type="spellStart"/>
      <w:r>
        <w:rPr>
          <w:w w:val="105"/>
        </w:rPr>
        <w:t>concrè</w:t>
      </w:r>
      <w:proofErr w:type="spellEnd"/>
      <w:r>
        <w:rPr>
          <w:w w:val="105"/>
        </w:rPr>
        <w:t xml:space="preserve">- </w:t>
      </w:r>
      <w:proofErr w:type="spellStart"/>
      <w:r>
        <w:rPr>
          <w:w w:val="105"/>
        </w:rPr>
        <w:t>tement</w:t>
      </w:r>
      <w:proofErr w:type="spellEnd"/>
      <w:r>
        <w:rPr>
          <w:w w:val="105"/>
        </w:rPr>
        <w:t>,</w:t>
      </w:r>
      <w:r>
        <w:rPr>
          <w:spacing w:val="-2"/>
          <w:w w:val="105"/>
        </w:rPr>
        <w:t xml:space="preserve"> </w:t>
      </w:r>
      <w:r>
        <w:rPr>
          <w:w w:val="105"/>
        </w:rPr>
        <w:t>dans</w:t>
      </w:r>
      <w:r>
        <w:rPr>
          <w:spacing w:val="-2"/>
          <w:w w:val="105"/>
        </w:rPr>
        <w:t xml:space="preserve"> </w:t>
      </w:r>
      <w:r>
        <w:rPr>
          <w:w w:val="105"/>
        </w:rPr>
        <w:t>le</w:t>
      </w:r>
      <w:r>
        <w:rPr>
          <w:spacing w:val="-2"/>
          <w:w w:val="105"/>
        </w:rPr>
        <w:t xml:space="preserve"> </w:t>
      </w:r>
      <w:r>
        <w:rPr>
          <w:w w:val="105"/>
        </w:rPr>
        <w:t>contexte</w:t>
      </w:r>
      <w:r>
        <w:rPr>
          <w:spacing w:val="-2"/>
          <w:w w:val="105"/>
        </w:rPr>
        <w:t xml:space="preserve"> </w:t>
      </w:r>
      <w:r>
        <w:rPr>
          <w:w w:val="105"/>
        </w:rPr>
        <w:t>de</w:t>
      </w:r>
      <w:r>
        <w:rPr>
          <w:spacing w:val="-2"/>
          <w:w w:val="105"/>
        </w:rPr>
        <w:t xml:space="preserve"> </w:t>
      </w:r>
      <w:r>
        <w:rPr>
          <w:w w:val="105"/>
        </w:rPr>
        <w:t>JDMA,</w:t>
      </w:r>
      <w:r>
        <w:rPr>
          <w:spacing w:val="-2"/>
          <w:w w:val="105"/>
        </w:rPr>
        <w:t xml:space="preserve"> </w:t>
      </w:r>
      <w:r>
        <w:rPr>
          <w:w w:val="105"/>
        </w:rPr>
        <w:t>cette</w:t>
      </w:r>
      <w:r>
        <w:rPr>
          <w:spacing w:val="-2"/>
          <w:w w:val="105"/>
        </w:rPr>
        <w:t xml:space="preserve"> </w:t>
      </w:r>
      <w:r>
        <w:rPr>
          <w:w w:val="105"/>
        </w:rPr>
        <w:t>dualité</w:t>
      </w:r>
      <w:r>
        <w:rPr>
          <w:spacing w:val="-2"/>
          <w:w w:val="105"/>
        </w:rPr>
        <w:t xml:space="preserve"> </w:t>
      </w:r>
      <w:r>
        <w:rPr>
          <w:w w:val="105"/>
        </w:rPr>
        <w:t>se</w:t>
      </w:r>
      <w:r>
        <w:rPr>
          <w:spacing w:val="-2"/>
          <w:w w:val="105"/>
        </w:rPr>
        <w:t xml:space="preserve"> </w:t>
      </w:r>
      <w:r>
        <w:rPr>
          <w:w w:val="105"/>
        </w:rPr>
        <w:t>retrouve</w:t>
      </w:r>
      <w:r>
        <w:rPr>
          <w:spacing w:val="-2"/>
          <w:w w:val="105"/>
        </w:rPr>
        <w:t xml:space="preserve"> </w:t>
      </w:r>
      <w:r>
        <w:rPr>
          <w:w w:val="105"/>
        </w:rPr>
        <w:t>dans</w:t>
      </w:r>
      <w:r>
        <w:rPr>
          <w:spacing w:val="-2"/>
          <w:w w:val="105"/>
        </w:rPr>
        <w:t xml:space="preserve"> </w:t>
      </w:r>
      <w:r>
        <w:rPr>
          <w:w w:val="105"/>
        </w:rPr>
        <w:t>les</w:t>
      </w:r>
      <w:r>
        <w:rPr>
          <w:spacing w:val="-2"/>
          <w:w w:val="105"/>
        </w:rPr>
        <w:t xml:space="preserve"> </w:t>
      </w:r>
      <w:r>
        <w:rPr>
          <w:w w:val="105"/>
        </w:rPr>
        <w:t>commentaires</w:t>
      </w:r>
      <w:r>
        <w:rPr>
          <w:spacing w:val="-2"/>
          <w:w w:val="105"/>
        </w:rPr>
        <w:t xml:space="preserve"> </w:t>
      </w:r>
      <w:r>
        <w:rPr>
          <w:w w:val="105"/>
        </w:rPr>
        <w:t>emplis d’émotions négatives et dont les auteurs mentionnent tout de même de la reconnaissance envers les agents pour leur accueil et leur accompagnement</w:t>
      </w:r>
      <w:r>
        <w:rPr>
          <w:spacing w:val="-16"/>
          <w:w w:val="105"/>
        </w:rPr>
        <w:t xml:space="preserve"> </w:t>
      </w:r>
      <w:r>
        <w:rPr>
          <w:w w:val="105"/>
        </w:rPr>
        <w:t>; au milieu d’une expérience négative se trouve du positif.</w:t>
      </w:r>
    </w:p>
    <w:p w14:paraId="6B675CD8" w14:textId="77777777" w:rsidR="00C91026" w:rsidRDefault="00A75B0C">
      <w:pPr>
        <w:pStyle w:val="Corpsdetexte"/>
        <w:spacing w:before="188" w:line="307" w:lineRule="auto"/>
        <w:ind w:left="142" w:right="249" w:firstLine="398"/>
        <w:jc w:val="both"/>
      </w:pPr>
      <w:r>
        <w:t>D’après Elster (</w:t>
      </w:r>
      <w:hyperlink w:anchor="_bookmark62" w:history="1">
        <w:r>
          <w:t>1998</w:t>
        </w:r>
      </w:hyperlink>
      <w:r>
        <w:t>) l’avancée majeure suivante dans la compréhension des émotions provient</w:t>
      </w:r>
      <w:r>
        <w:rPr>
          <w:spacing w:val="33"/>
        </w:rPr>
        <w:t xml:space="preserve"> </w:t>
      </w:r>
      <w:r>
        <w:t>des</w:t>
      </w:r>
      <w:r>
        <w:rPr>
          <w:spacing w:val="34"/>
        </w:rPr>
        <w:t xml:space="preserve"> </w:t>
      </w:r>
      <w:r>
        <w:t>moralistes</w:t>
      </w:r>
      <w:r>
        <w:rPr>
          <w:spacing w:val="34"/>
        </w:rPr>
        <w:t xml:space="preserve"> </w:t>
      </w:r>
      <w:r>
        <w:t>français</w:t>
      </w:r>
      <w:r>
        <w:rPr>
          <w:spacing w:val="34"/>
        </w:rPr>
        <w:t xml:space="preserve"> </w:t>
      </w:r>
      <w:r>
        <w:t>des</w:t>
      </w:r>
      <w:r>
        <w:rPr>
          <w:spacing w:val="34"/>
        </w:rPr>
        <w:t xml:space="preserve"> </w:t>
      </w:r>
      <w:r>
        <w:t>XVI</w:t>
      </w:r>
      <w:r>
        <w:rPr>
          <w:spacing w:val="33"/>
        </w:rPr>
        <w:t xml:space="preserve"> </w:t>
      </w:r>
      <w:r>
        <w:t>et</w:t>
      </w:r>
      <w:r>
        <w:rPr>
          <w:spacing w:val="34"/>
        </w:rPr>
        <w:t xml:space="preserve"> </w:t>
      </w:r>
      <w:r>
        <w:t>XVII</w:t>
      </w:r>
      <w:r>
        <w:rPr>
          <w:position w:val="9"/>
          <w:sz w:val="16"/>
        </w:rPr>
        <w:t>𝑒𝑚𝑒</w:t>
      </w:r>
      <w:r>
        <w:rPr>
          <w:spacing w:val="40"/>
          <w:position w:val="9"/>
          <w:sz w:val="16"/>
        </w:rPr>
        <w:t xml:space="preserve"> </w:t>
      </w:r>
      <w:r>
        <w:t>siècles.</w:t>
      </w:r>
      <w:r>
        <w:rPr>
          <w:spacing w:val="33"/>
        </w:rPr>
        <w:t xml:space="preserve"> </w:t>
      </w:r>
      <w:r>
        <w:t>Plutôt</w:t>
      </w:r>
      <w:r>
        <w:rPr>
          <w:spacing w:val="34"/>
        </w:rPr>
        <w:t xml:space="preserve"> </w:t>
      </w:r>
      <w:r>
        <w:t>que</w:t>
      </w:r>
      <w:r>
        <w:rPr>
          <w:spacing w:val="34"/>
        </w:rPr>
        <w:t xml:space="preserve"> </w:t>
      </w:r>
      <w:r>
        <w:t>de</w:t>
      </w:r>
      <w:r>
        <w:rPr>
          <w:spacing w:val="34"/>
        </w:rPr>
        <w:t xml:space="preserve"> </w:t>
      </w:r>
      <w:r>
        <w:t>se</w:t>
      </w:r>
      <w:r>
        <w:rPr>
          <w:spacing w:val="34"/>
        </w:rPr>
        <w:t xml:space="preserve"> </w:t>
      </w:r>
      <w:r>
        <w:t>concentrer sur</w:t>
      </w:r>
      <w:r>
        <w:rPr>
          <w:spacing w:val="40"/>
        </w:rPr>
        <w:t xml:space="preserve"> </w:t>
      </w:r>
      <w:r>
        <w:t>les</w:t>
      </w:r>
      <w:r>
        <w:rPr>
          <w:spacing w:val="40"/>
        </w:rPr>
        <w:t xml:space="preserve"> </w:t>
      </w:r>
      <w:r>
        <w:t>déclencheurs</w:t>
      </w:r>
      <w:r>
        <w:rPr>
          <w:spacing w:val="40"/>
        </w:rPr>
        <w:t xml:space="preserve"> </w:t>
      </w:r>
      <w:r>
        <w:t>des</w:t>
      </w:r>
      <w:r>
        <w:rPr>
          <w:spacing w:val="40"/>
        </w:rPr>
        <w:t xml:space="preserve"> </w:t>
      </w:r>
      <w:r>
        <w:t>émotions</w:t>
      </w:r>
      <w:r>
        <w:rPr>
          <w:spacing w:val="40"/>
        </w:rPr>
        <w:t xml:space="preserve"> </w:t>
      </w:r>
      <w:r>
        <w:t>et</w:t>
      </w:r>
      <w:r>
        <w:rPr>
          <w:spacing w:val="40"/>
        </w:rPr>
        <w:t xml:space="preserve"> </w:t>
      </w:r>
      <w:r>
        <w:t>leurs</w:t>
      </w:r>
      <w:r>
        <w:rPr>
          <w:spacing w:val="40"/>
        </w:rPr>
        <w:t xml:space="preserve"> </w:t>
      </w:r>
      <w:r>
        <w:t>conséquences</w:t>
      </w:r>
      <w:r>
        <w:rPr>
          <w:spacing w:val="40"/>
        </w:rPr>
        <w:t xml:space="preserve"> </w:t>
      </w:r>
      <w:r>
        <w:t>directes,</w:t>
      </w:r>
      <w:r>
        <w:rPr>
          <w:spacing w:val="40"/>
        </w:rPr>
        <w:t xml:space="preserve"> </w:t>
      </w:r>
      <w:r>
        <w:t>comme</w:t>
      </w:r>
      <w:r>
        <w:rPr>
          <w:spacing w:val="40"/>
        </w:rPr>
        <w:t xml:space="preserve"> </w:t>
      </w:r>
      <w:r>
        <w:t>le</w:t>
      </w:r>
      <w:r>
        <w:rPr>
          <w:spacing w:val="40"/>
        </w:rPr>
        <w:t xml:space="preserve"> </w:t>
      </w:r>
      <w:r>
        <w:t>fit</w:t>
      </w:r>
      <w:r>
        <w:rPr>
          <w:spacing w:val="40"/>
        </w:rPr>
        <w:t xml:space="preserve"> </w:t>
      </w:r>
      <w:r>
        <w:t>Aristote, les</w:t>
      </w:r>
      <w:r>
        <w:rPr>
          <w:spacing w:val="33"/>
        </w:rPr>
        <w:t xml:space="preserve"> </w:t>
      </w:r>
      <w:r>
        <w:t>moralistes</w:t>
      </w:r>
      <w:r>
        <w:rPr>
          <w:spacing w:val="33"/>
        </w:rPr>
        <w:t xml:space="preserve"> </w:t>
      </w:r>
      <w:r>
        <w:t>s’interrogent</w:t>
      </w:r>
      <w:r>
        <w:rPr>
          <w:spacing w:val="33"/>
        </w:rPr>
        <w:t xml:space="preserve"> </w:t>
      </w:r>
      <w:r>
        <w:t>surtout</w:t>
      </w:r>
      <w:r>
        <w:rPr>
          <w:spacing w:val="33"/>
        </w:rPr>
        <w:t xml:space="preserve"> </w:t>
      </w:r>
      <w:r>
        <w:t>sur</w:t>
      </w:r>
      <w:r>
        <w:rPr>
          <w:spacing w:val="33"/>
        </w:rPr>
        <w:t xml:space="preserve"> </w:t>
      </w:r>
      <w:r>
        <w:t>les</w:t>
      </w:r>
      <w:r>
        <w:rPr>
          <w:spacing w:val="33"/>
        </w:rPr>
        <w:t xml:space="preserve"> </w:t>
      </w:r>
      <w:r>
        <w:t>mécanismes</w:t>
      </w:r>
      <w:r>
        <w:rPr>
          <w:spacing w:val="33"/>
        </w:rPr>
        <w:t xml:space="preserve"> </w:t>
      </w:r>
      <w:r>
        <w:t>cognitifs</w:t>
      </w:r>
      <w:r>
        <w:rPr>
          <w:spacing w:val="33"/>
        </w:rPr>
        <w:t xml:space="preserve"> </w:t>
      </w:r>
      <w:r>
        <w:t>liant</w:t>
      </w:r>
      <w:r>
        <w:rPr>
          <w:spacing w:val="33"/>
        </w:rPr>
        <w:t xml:space="preserve"> </w:t>
      </w:r>
      <w:r>
        <w:t>les</w:t>
      </w:r>
      <w:r>
        <w:rPr>
          <w:spacing w:val="33"/>
        </w:rPr>
        <w:t xml:space="preserve"> </w:t>
      </w:r>
      <w:r>
        <w:t>différentes</w:t>
      </w:r>
      <w:r>
        <w:rPr>
          <w:spacing w:val="33"/>
        </w:rPr>
        <w:t xml:space="preserve"> </w:t>
      </w:r>
      <w:r>
        <w:t>étapes</w:t>
      </w:r>
    </w:p>
    <w:p w14:paraId="7761BBE8" w14:textId="77777777" w:rsidR="00C91026" w:rsidRDefault="00C91026">
      <w:pPr>
        <w:pStyle w:val="Corpsdetexte"/>
        <w:spacing w:line="307" w:lineRule="auto"/>
        <w:jc w:val="both"/>
        <w:sectPr w:rsidR="00C91026">
          <w:pgSz w:w="11910" w:h="16840"/>
          <w:pgMar w:top="1280" w:right="1133" w:bottom="1080" w:left="1275" w:header="0" w:footer="889" w:gutter="0"/>
          <w:cols w:space="720"/>
        </w:sectPr>
      </w:pPr>
    </w:p>
    <w:p w14:paraId="7B72B3A1" w14:textId="77777777" w:rsidR="00C91026" w:rsidRDefault="00A75B0C">
      <w:pPr>
        <w:pStyle w:val="Corpsdetexte"/>
        <w:spacing w:before="134" w:line="312" w:lineRule="auto"/>
        <w:ind w:left="115" w:right="275" w:firstLine="27"/>
        <w:jc w:val="both"/>
      </w:pPr>
      <w:r>
        <w:rPr>
          <w:w w:val="105"/>
        </w:rPr>
        <w:lastRenderedPageBreak/>
        <w:t>de</w:t>
      </w:r>
      <w:r>
        <w:rPr>
          <w:spacing w:val="37"/>
          <w:w w:val="105"/>
        </w:rPr>
        <w:t xml:space="preserve"> </w:t>
      </w:r>
      <w:r>
        <w:rPr>
          <w:w w:val="105"/>
        </w:rPr>
        <w:t>l’émotionnel</w:t>
      </w:r>
      <w:r>
        <w:rPr>
          <w:spacing w:val="37"/>
          <w:w w:val="105"/>
        </w:rPr>
        <w:t xml:space="preserve"> </w:t>
      </w:r>
      <w:r>
        <w:rPr>
          <w:w w:val="105"/>
        </w:rPr>
        <w:t>entre</w:t>
      </w:r>
      <w:r>
        <w:rPr>
          <w:spacing w:val="37"/>
          <w:w w:val="105"/>
        </w:rPr>
        <w:t xml:space="preserve"> </w:t>
      </w:r>
      <w:r>
        <w:rPr>
          <w:w w:val="105"/>
        </w:rPr>
        <w:t>elles.</w:t>
      </w:r>
      <w:r>
        <w:rPr>
          <w:spacing w:val="38"/>
          <w:w w:val="105"/>
        </w:rPr>
        <w:t xml:space="preserve"> </w:t>
      </w:r>
      <w:r>
        <w:rPr>
          <w:w w:val="105"/>
        </w:rPr>
        <w:t>Comment</w:t>
      </w:r>
      <w:r>
        <w:rPr>
          <w:spacing w:val="37"/>
          <w:w w:val="105"/>
        </w:rPr>
        <w:t xml:space="preserve"> </w:t>
      </w:r>
      <w:r>
        <w:rPr>
          <w:w w:val="105"/>
        </w:rPr>
        <w:t>les</w:t>
      </w:r>
      <w:r>
        <w:rPr>
          <w:spacing w:val="37"/>
          <w:w w:val="105"/>
        </w:rPr>
        <w:t xml:space="preserve"> </w:t>
      </w:r>
      <w:r>
        <w:rPr>
          <w:w w:val="105"/>
        </w:rPr>
        <w:t>émotions</w:t>
      </w:r>
      <w:r>
        <w:rPr>
          <w:spacing w:val="38"/>
          <w:w w:val="105"/>
        </w:rPr>
        <w:t xml:space="preserve"> </w:t>
      </w:r>
      <w:r>
        <w:rPr>
          <w:w w:val="105"/>
        </w:rPr>
        <w:t>peuvent</w:t>
      </w:r>
      <w:r>
        <w:rPr>
          <w:spacing w:val="37"/>
          <w:w w:val="105"/>
        </w:rPr>
        <w:t xml:space="preserve"> </w:t>
      </w:r>
      <w:r>
        <w:rPr>
          <w:w w:val="105"/>
        </w:rPr>
        <w:t>générer</w:t>
      </w:r>
      <w:r>
        <w:rPr>
          <w:spacing w:val="37"/>
          <w:w w:val="105"/>
        </w:rPr>
        <w:t xml:space="preserve"> </w:t>
      </w:r>
      <w:r>
        <w:rPr>
          <w:w w:val="105"/>
        </w:rPr>
        <w:t>d’autres</w:t>
      </w:r>
      <w:r>
        <w:rPr>
          <w:spacing w:val="38"/>
          <w:w w:val="105"/>
        </w:rPr>
        <w:t xml:space="preserve"> </w:t>
      </w:r>
      <w:r>
        <w:rPr>
          <w:w w:val="105"/>
        </w:rPr>
        <w:t>émotions ou indirectement influencer le jugement de chacun. Pour illustrer cette distinction, Elster (</w:t>
      </w:r>
      <w:hyperlink w:anchor="_bookmark62" w:history="1">
        <w:r>
          <w:rPr>
            <w:w w:val="105"/>
          </w:rPr>
          <w:t>1998</w:t>
        </w:r>
      </w:hyperlink>
      <w:r>
        <w:rPr>
          <w:w w:val="105"/>
        </w:rPr>
        <w:t>)</w:t>
      </w:r>
      <w:r>
        <w:rPr>
          <w:spacing w:val="-16"/>
          <w:w w:val="105"/>
        </w:rPr>
        <w:t xml:space="preserve"> </w:t>
      </w:r>
      <w:r>
        <w:rPr>
          <w:w w:val="105"/>
        </w:rPr>
        <w:t>se</w:t>
      </w:r>
      <w:r>
        <w:rPr>
          <w:spacing w:val="-16"/>
          <w:w w:val="105"/>
        </w:rPr>
        <w:t xml:space="preserve"> </w:t>
      </w:r>
      <w:r>
        <w:rPr>
          <w:w w:val="105"/>
        </w:rPr>
        <w:t>concentre</w:t>
      </w:r>
      <w:r>
        <w:rPr>
          <w:spacing w:val="-16"/>
          <w:w w:val="105"/>
        </w:rPr>
        <w:t xml:space="preserve"> </w:t>
      </w:r>
      <w:r>
        <w:rPr>
          <w:w w:val="105"/>
        </w:rPr>
        <w:t>sur</w:t>
      </w:r>
      <w:r>
        <w:rPr>
          <w:spacing w:val="-15"/>
          <w:w w:val="105"/>
        </w:rPr>
        <w:t xml:space="preserve"> </w:t>
      </w:r>
      <w:r>
        <w:rPr>
          <w:w w:val="105"/>
        </w:rPr>
        <w:t>l’envie.</w:t>
      </w:r>
      <w:r>
        <w:rPr>
          <w:spacing w:val="-16"/>
          <w:w w:val="105"/>
        </w:rPr>
        <w:t xml:space="preserve"> </w:t>
      </w:r>
      <w:r>
        <w:rPr>
          <w:w w:val="105"/>
        </w:rPr>
        <w:t>Pour</w:t>
      </w:r>
      <w:r>
        <w:rPr>
          <w:spacing w:val="-16"/>
          <w:w w:val="105"/>
        </w:rPr>
        <w:t xml:space="preserve"> </w:t>
      </w:r>
      <w:r>
        <w:rPr>
          <w:w w:val="105"/>
        </w:rPr>
        <w:t>Aristote,</w:t>
      </w:r>
      <w:r>
        <w:rPr>
          <w:spacing w:val="-16"/>
          <w:w w:val="105"/>
        </w:rPr>
        <w:t xml:space="preserve"> </w:t>
      </w:r>
      <w:r>
        <w:rPr>
          <w:w w:val="105"/>
        </w:rPr>
        <w:t>l’envie</w:t>
      </w:r>
      <w:r>
        <w:rPr>
          <w:spacing w:val="-15"/>
          <w:w w:val="105"/>
        </w:rPr>
        <w:t xml:space="preserve"> </w:t>
      </w:r>
      <w:r>
        <w:rPr>
          <w:w w:val="105"/>
        </w:rPr>
        <w:t>motive</w:t>
      </w:r>
      <w:r>
        <w:rPr>
          <w:spacing w:val="-16"/>
          <w:w w:val="105"/>
        </w:rPr>
        <w:t xml:space="preserve"> </w:t>
      </w:r>
      <w:r>
        <w:rPr>
          <w:w w:val="105"/>
        </w:rPr>
        <w:t>à</w:t>
      </w:r>
      <w:r>
        <w:rPr>
          <w:spacing w:val="-16"/>
          <w:w w:val="105"/>
        </w:rPr>
        <w:t xml:space="preserve"> </w:t>
      </w:r>
      <w:r>
        <w:rPr>
          <w:w w:val="105"/>
        </w:rPr>
        <w:t>empêcher</w:t>
      </w:r>
      <w:r>
        <w:rPr>
          <w:spacing w:val="-16"/>
          <w:w w:val="105"/>
        </w:rPr>
        <w:t xml:space="preserve"> </w:t>
      </w:r>
      <w:r>
        <w:rPr>
          <w:w w:val="105"/>
        </w:rPr>
        <w:t>d’autres</w:t>
      </w:r>
      <w:r>
        <w:rPr>
          <w:spacing w:val="-15"/>
          <w:w w:val="105"/>
        </w:rPr>
        <w:t xml:space="preserve"> </w:t>
      </w:r>
      <w:r>
        <w:rPr>
          <w:w w:val="105"/>
        </w:rPr>
        <w:t>d’obtenir ce que l’on désir sans mécanisme intermédiaire, par exemple en le détruisant. Pour La Rochefoucauld,</w:t>
      </w:r>
      <w:r>
        <w:rPr>
          <w:spacing w:val="26"/>
          <w:w w:val="105"/>
        </w:rPr>
        <w:t xml:space="preserve"> </w:t>
      </w:r>
      <w:r>
        <w:rPr>
          <w:w w:val="105"/>
        </w:rPr>
        <w:t>l’envie</w:t>
      </w:r>
      <w:r>
        <w:rPr>
          <w:spacing w:val="26"/>
          <w:w w:val="105"/>
        </w:rPr>
        <w:t xml:space="preserve"> </w:t>
      </w:r>
      <w:r>
        <w:rPr>
          <w:w w:val="105"/>
        </w:rPr>
        <w:t>agit</w:t>
      </w:r>
      <w:r>
        <w:rPr>
          <w:spacing w:val="27"/>
          <w:w w:val="105"/>
        </w:rPr>
        <w:t xml:space="preserve"> </w:t>
      </w:r>
      <w:r>
        <w:rPr>
          <w:w w:val="105"/>
        </w:rPr>
        <w:t>en</w:t>
      </w:r>
      <w:r>
        <w:rPr>
          <w:spacing w:val="26"/>
          <w:w w:val="105"/>
        </w:rPr>
        <w:t xml:space="preserve"> </w:t>
      </w:r>
      <w:r>
        <w:rPr>
          <w:w w:val="105"/>
        </w:rPr>
        <w:t>nous</w:t>
      </w:r>
      <w:r>
        <w:rPr>
          <w:spacing w:val="27"/>
          <w:w w:val="105"/>
        </w:rPr>
        <w:t xml:space="preserve"> </w:t>
      </w:r>
      <w:r>
        <w:rPr>
          <w:w w:val="105"/>
        </w:rPr>
        <w:t>faisant</w:t>
      </w:r>
      <w:r>
        <w:rPr>
          <w:spacing w:val="26"/>
          <w:w w:val="105"/>
        </w:rPr>
        <w:t xml:space="preserve"> </w:t>
      </w:r>
      <w:r>
        <w:rPr>
          <w:w w:val="105"/>
        </w:rPr>
        <w:t>dévaluer</w:t>
      </w:r>
      <w:r>
        <w:rPr>
          <w:spacing w:val="26"/>
          <w:w w:val="105"/>
        </w:rPr>
        <w:t xml:space="preserve"> </w:t>
      </w:r>
      <w:r>
        <w:rPr>
          <w:w w:val="105"/>
        </w:rPr>
        <w:t>l’objet</w:t>
      </w:r>
      <w:r>
        <w:rPr>
          <w:spacing w:val="26"/>
          <w:w w:val="105"/>
        </w:rPr>
        <w:t xml:space="preserve"> </w:t>
      </w:r>
      <w:r>
        <w:rPr>
          <w:w w:val="105"/>
        </w:rPr>
        <w:t>de</w:t>
      </w:r>
      <w:r>
        <w:rPr>
          <w:spacing w:val="26"/>
          <w:w w:val="105"/>
        </w:rPr>
        <w:t xml:space="preserve"> </w:t>
      </w:r>
      <w:r>
        <w:rPr>
          <w:w w:val="105"/>
        </w:rPr>
        <w:t>ce</w:t>
      </w:r>
      <w:r>
        <w:rPr>
          <w:spacing w:val="27"/>
          <w:w w:val="105"/>
        </w:rPr>
        <w:t xml:space="preserve"> </w:t>
      </w:r>
      <w:r>
        <w:rPr>
          <w:w w:val="105"/>
        </w:rPr>
        <w:t>désir</w:t>
      </w:r>
      <w:r>
        <w:rPr>
          <w:spacing w:val="26"/>
          <w:w w:val="105"/>
        </w:rPr>
        <w:t xml:space="preserve"> </w:t>
      </w:r>
      <w:r>
        <w:rPr>
          <w:w w:val="105"/>
        </w:rPr>
        <w:t>afin</w:t>
      </w:r>
      <w:r>
        <w:rPr>
          <w:spacing w:val="27"/>
          <w:w w:val="105"/>
        </w:rPr>
        <w:t xml:space="preserve"> </w:t>
      </w:r>
      <w:r>
        <w:rPr>
          <w:w w:val="105"/>
        </w:rPr>
        <w:t>de</w:t>
      </w:r>
      <w:r>
        <w:rPr>
          <w:spacing w:val="26"/>
          <w:w w:val="105"/>
        </w:rPr>
        <w:t xml:space="preserve"> </w:t>
      </w:r>
      <w:r>
        <w:rPr>
          <w:w w:val="105"/>
        </w:rPr>
        <w:t>ne</w:t>
      </w:r>
      <w:r>
        <w:rPr>
          <w:spacing w:val="27"/>
          <w:w w:val="105"/>
        </w:rPr>
        <w:t xml:space="preserve"> </w:t>
      </w:r>
      <w:r>
        <w:rPr>
          <w:w w:val="105"/>
        </w:rPr>
        <w:t>plus le vouloir. Ici, le mécanisme intermédiaire de dévaluation est pris en compte. De plus, la conscience de ressentir de l’envie qui est socialement perçue comme une faiblesse morale génère</w:t>
      </w:r>
      <w:r>
        <w:rPr>
          <w:spacing w:val="-8"/>
          <w:w w:val="105"/>
        </w:rPr>
        <w:t xml:space="preserve"> </w:t>
      </w:r>
      <w:r>
        <w:rPr>
          <w:w w:val="105"/>
        </w:rPr>
        <w:t>de</w:t>
      </w:r>
      <w:r>
        <w:rPr>
          <w:spacing w:val="-8"/>
          <w:w w:val="105"/>
        </w:rPr>
        <w:t xml:space="preserve"> </w:t>
      </w:r>
      <w:r>
        <w:rPr>
          <w:w w:val="105"/>
        </w:rPr>
        <w:t>la</w:t>
      </w:r>
      <w:r>
        <w:rPr>
          <w:spacing w:val="-8"/>
          <w:w w:val="105"/>
        </w:rPr>
        <w:t xml:space="preserve"> </w:t>
      </w:r>
      <w:r>
        <w:rPr>
          <w:w w:val="105"/>
        </w:rPr>
        <w:t>honte.</w:t>
      </w:r>
      <w:r>
        <w:rPr>
          <w:spacing w:val="-8"/>
          <w:w w:val="105"/>
        </w:rPr>
        <w:t xml:space="preserve"> </w:t>
      </w:r>
      <w:r>
        <w:rPr>
          <w:w w:val="105"/>
        </w:rPr>
        <w:t>Ainsi</w:t>
      </w:r>
      <w:r>
        <w:rPr>
          <w:spacing w:val="-8"/>
          <w:w w:val="105"/>
        </w:rPr>
        <w:t xml:space="preserve"> </w:t>
      </w:r>
      <w:r>
        <w:rPr>
          <w:w w:val="105"/>
        </w:rPr>
        <w:t>la</w:t>
      </w:r>
      <w:r>
        <w:rPr>
          <w:spacing w:val="-8"/>
          <w:w w:val="105"/>
        </w:rPr>
        <w:t xml:space="preserve"> </w:t>
      </w:r>
      <w:r>
        <w:rPr>
          <w:w w:val="105"/>
        </w:rPr>
        <w:t>cognition</w:t>
      </w:r>
      <w:r>
        <w:rPr>
          <w:spacing w:val="-8"/>
          <w:w w:val="105"/>
        </w:rPr>
        <w:t xml:space="preserve"> </w:t>
      </w:r>
      <w:r>
        <w:rPr>
          <w:w w:val="105"/>
        </w:rPr>
        <w:t>d’une</w:t>
      </w:r>
      <w:r>
        <w:rPr>
          <w:spacing w:val="-8"/>
          <w:w w:val="105"/>
        </w:rPr>
        <w:t xml:space="preserve"> </w:t>
      </w:r>
      <w:r>
        <w:rPr>
          <w:w w:val="105"/>
        </w:rPr>
        <w:t>émotion</w:t>
      </w:r>
      <w:r>
        <w:rPr>
          <w:spacing w:val="-8"/>
          <w:w w:val="105"/>
        </w:rPr>
        <w:t xml:space="preserve"> </w:t>
      </w:r>
      <w:r>
        <w:rPr>
          <w:w w:val="105"/>
        </w:rPr>
        <w:t>peut</w:t>
      </w:r>
      <w:r>
        <w:rPr>
          <w:spacing w:val="-8"/>
          <w:w w:val="105"/>
        </w:rPr>
        <w:t xml:space="preserve"> </w:t>
      </w:r>
      <w:r>
        <w:rPr>
          <w:w w:val="105"/>
        </w:rPr>
        <w:t>en</w:t>
      </w:r>
      <w:r>
        <w:rPr>
          <w:spacing w:val="-8"/>
          <w:w w:val="105"/>
        </w:rPr>
        <w:t xml:space="preserve"> </w:t>
      </w:r>
      <w:r>
        <w:rPr>
          <w:w w:val="105"/>
        </w:rPr>
        <w:t>générer</w:t>
      </w:r>
      <w:r>
        <w:rPr>
          <w:spacing w:val="-8"/>
          <w:w w:val="105"/>
        </w:rPr>
        <w:t xml:space="preserve"> </w:t>
      </w:r>
      <w:r>
        <w:rPr>
          <w:w w:val="105"/>
        </w:rPr>
        <w:t>une</w:t>
      </w:r>
      <w:r>
        <w:rPr>
          <w:spacing w:val="-8"/>
          <w:w w:val="105"/>
        </w:rPr>
        <w:t xml:space="preserve"> </w:t>
      </w:r>
      <w:r>
        <w:rPr>
          <w:w w:val="105"/>
        </w:rPr>
        <w:t>autre.</w:t>
      </w:r>
      <w:r>
        <w:rPr>
          <w:spacing w:val="-7"/>
          <w:w w:val="105"/>
        </w:rPr>
        <w:t xml:space="preserve"> </w:t>
      </w:r>
      <w:r>
        <w:rPr>
          <w:w w:val="105"/>
        </w:rPr>
        <w:t>Pour</w:t>
      </w:r>
      <w:r>
        <w:rPr>
          <w:spacing w:val="-8"/>
          <w:w w:val="105"/>
        </w:rPr>
        <w:t xml:space="preserve"> </w:t>
      </w:r>
      <w:r>
        <w:rPr>
          <w:w w:val="105"/>
        </w:rPr>
        <w:t>autant la conscience d’une émotion n’est pas nécessaire, cette conclusion incite une réflexion largement poursuivie en sociologie sur la possibilité de ressentir une émotion qui pour laquelle il n’y a pas de mot.</w:t>
      </w:r>
    </w:p>
    <w:p w14:paraId="7A622D88" w14:textId="77777777" w:rsidR="00C91026" w:rsidRDefault="00A75B0C">
      <w:pPr>
        <w:pStyle w:val="Corpsdetexte"/>
        <w:spacing w:before="189" w:line="312" w:lineRule="auto"/>
        <w:ind w:left="142" w:right="275" w:firstLine="398"/>
        <w:jc w:val="both"/>
      </w:pPr>
      <w:r>
        <w:rPr>
          <w:w w:val="105"/>
        </w:rPr>
        <w:t>Elster</w:t>
      </w:r>
      <w:r>
        <w:rPr>
          <w:spacing w:val="40"/>
          <w:w w:val="105"/>
        </w:rPr>
        <w:t xml:space="preserve"> </w:t>
      </w:r>
      <w:r>
        <w:rPr>
          <w:w w:val="105"/>
        </w:rPr>
        <w:t>(</w:t>
      </w:r>
      <w:hyperlink w:anchor="_bookmark62" w:history="1">
        <w:r>
          <w:rPr>
            <w:w w:val="105"/>
          </w:rPr>
          <w:t>1998</w:t>
        </w:r>
      </w:hyperlink>
      <w:r>
        <w:rPr>
          <w:w w:val="105"/>
        </w:rPr>
        <w:t>)</w:t>
      </w:r>
      <w:r>
        <w:rPr>
          <w:spacing w:val="40"/>
          <w:w w:val="105"/>
        </w:rPr>
        <w:t xml:space="preserve"> </w:t>
      </w:r>
      <w:r>
        <w:rPr>
          <w:w w:val="105"/>
        </w:rPr>
        <w:t>décrit</w:t>
      </w:r>
      <w:r>
        <w:rPr>
          <w:spacing w:val="40"/>
          <w:w w:val="105"/>
        </w:rPr>
        <w:t xml:space="preserve"> </w:t>
      </w:r>
      <w:r>
        <w:rPr>
          <w:w w:val="105"/>
        </w:rPr>
        <w:t>une</w:t>
      </w:r>
      <w:r>
        <w:rPr>
          <w:spacing w:val="40"/>
          <w:w w:val="105"/>
        </w:rPr>
        <w:t xml:space="preserve"> </w:t>
      </w:r>
      <w:r>
        <w:rPr>
          <w:w w:val="105"/>
        </w:rPr>
        <w:t>deuxième</w:t>
      </w:r>
      <w:r>
        <w:rPr>
          <w:spacing w:val="40"/>
          <w:w w:val="105"/>
        </w:rPr>
        <w:t xml:space="preserve"> </w:t>
      </w:r>
      <w:r>
        <w:rPr>
          <w:w w:val="105"/>
        </w:rPr>
        <w:t>contribution</w:t>
      </w:r>
      <w:r>
        <w:rPr>
          <w:spacing w:val="40"/>
          <w:w w:val="105"/>
        </w:rPr>
        <w:t xml:space="preserve"> </w:t>
      </w:r>
      <w:r>
        <w:rPr>
          <w:w w:val="105"/>
        </w:rPr>
        <w:t>importante</w:t>
      </w:r>
      <w:r>
        <w:rPr>
          <w:spacing w:val="40"/>
          <w:w w:val="105"/>
        </w:rPr>
        <w:t xml:space="preserve"> </w:t>
      </w:r>
      <w:r>
        <w:rPr>
          <w:w w:val="105"/>
        </w:rPr>
        <w:t>des</w:t>
      </w:r>
      <w:r>
        <w:rPr>
          <w:spacing w:val="40"/>
          <w:w w:val="105"/>
        </w:rPr>
        <w:t xml:space="preserve"> </w:t>
      </w:r>
      <w:r>
        <w:rPr>
          <w:w w:val="105"/>
        </w:rPr>
        <w:t>moralistes</w:t>
      </w:r>
      <w:r>
        <w:rPr>
          <w:spacing w:val="40"/>
          <w:w w:val="105"/>
        </w:rPr>
        <w:t xml:space="preserve"> </w:t>
      </w:r>
      <w:r>
        <w:rPr>
          <w:w w:val="105"/>
        </w:rPr>
        <w:t>portant sur l’aspect social des émotions. Le premier tenant de cet aspect initié particulièrement par La Rochefoucauld : la notion d’amour-propre comme motivation fondamentale de l’humanité. L’amour-propre, ici, est à la fois une préoccupation de l’estime de soi et une préoccupation de l’estime des autres. Ces deux préoccupations génèrent la déception et l’auto-déception. La fierté et l’orgueil sont toutes deux des auto-déceptions permettant d’ign</w:t>
      </w:r>
      <w:r>
        <w:rPr>
          <w:w w:val="105"/>
        </w:rPr>
        <w:t>orer nos propres faiblesses. Les moralistes attribuent la longévité de la civilisation à la volonté d’être estimé. Cette volonté peut d’ailleurs être comprise comme le désir d’être apprécié</w:t>
      </w:r>
      <w:r>
        <w:rPr>
          <w:spacing w:val="-13"/>
          <w:w w:val="105"/>
        </w:rPr>
        <w:t xml:space="preserve"> </w:t>
      </w:r>
      <w:r>
        <w:rPr>
          <w:w w:val="105"/>
        </w:rPr>
        <w:t>ou</w:t>
      </w:r>
      <w:r>
        <w:rPr>
          <w:spacing w:val="-13"/>
          <w:w w:val="105"/>
        </w:rPr>
        <w:t xml:space="preserve"> </w:t>
      </w:r>
      <w:r>
        <w:rPr>
          <w:w w:val="105"/>
        </w:rPr>
        <w:t>la</w:t>
      </w:r>
      <w:r>
        <w:rPr>
          <w:spacing w:val="-13"/>
          <w:w w:val="105"/>
        </w:rPr>
        <w:t xml:space="preserve"> </w:t>
      </w:r>
      <w:r>
        <w:rPr>
          <w:w w:val="105"/>
        </w:rPr>
        <w:t>peur</w:t>
      </w:r>
      <w:r>
        <w:rPr>
          <w:spacing w:val="-13"/>
          <w:w w:val="105"/>
        </w:rPr>
        <w:t xml:space="preserve"> </w:t>
      </w:r>
      <w:r>
        <w:rPr>
          <w:w w:val="105"/>
        </w:rPr>
        <w:t>d’être</w:t>
      </w:r>
      <w:r>
        <w:rPr>
          <w:spacing w:val="-13"/>
          <w:w w:val="105"/>
        </w:rPr>
        <w:t xml:space="preserve"> </w:t>
      </w:r>
      <w:r>
        <w:rPr>
          <w:w w:val="105"/>
        </w:rPr>
        <w:t>critiqué.</w:t>
      </w:r>
      <w:r>
        <w:rPr>
          <w:spacing w:val="-13"/>
          <w:w w:val="105"/>
        </w:rPr>
        <w:t xml:space="preserve"> </w:t>
      </w:r>
      <w:r>
        <w:rPr>
          <w:w w:val="105"/>
        </w:rPr>
        <w:t>La</w:t>
      </w:r>
      <w:r>
        <w:rPr>
          <w:spacing w:val="-13"/>
          <w:w w:val="105"/>
        </w:rPr>
        <w:t xml:space="preserve"> </w:t>
      </w:r>
      <w:r>
        <w:rPr>
          <w:w w:val="105"/>
        </w:rPr>
        <w:t>volonté</w:t>
      </w:r>
      <w:r>
        <w:rPr>
          <w:spacing w:val="-13"/>
          <w:w w:val="105"/>
        </w:rPr>
        <w:t xml:space="preserve"> </w:t>
      </w:r>
      <w:r>
        <w:rPr>
          <w:w w:val="105"/>
        </w:rPr>
        <w:t>de</w:t>
      </w:r>
      <w:r>
        <w:rPr>
          <w:spacing w:val="-13"/>
          <w:w w:val="105"/>
        </w:rPr>
        <w:t xml:space="preserve"> </w:t>
      </w:r>
      <w:r>
        <w:rPr>
          <w:w w:val="105"/>
        </w:rPr>
        <w:t>préserver</w:t>
      </w:r>
      <w:r>
        <w:rPr>
          <w:spacing w:val="-13"/>
          <w:w w:val="105"/>
        </w:rPr>
        <w:t xml:space="preserve"> </w:t>
      </w:r>
      <w:r>
        <w:rPr>
          <w:w w:val="105"/>
        </w:rPr>
        <w:t>son</w:t>
      </w:r>
      <w:r>
        <w:rPr>
          <w:spacing w:val="-13"/>
          <w:w w:val="105"/>
        </w:rPr>
        <w:t xml:space="preserve"> </w:t>
      </w:r>
      <w:r>
        <w:rPr>
          <w:w w:val="105"/>
        </w:rPr>
        <w:t>amour-propre</w:t>
      </w:r>
      <w:r>
        <w:rPr>
          <w:spacing w:val="-13"/>
          <w:w w:val="105"/>
        </w:rPr>
        <w:t xml:space="preserve"> </w:t>
      </w:r>
      <w:r>
        <w:rPr>
          <w:w w:val="105"/>
        </w:rPr>
        <w:t>est</w:t>
      </w:r>
      <w:r>
        <w:rPr>
          <w:spacing w:val="-13"/>
          <w:w w:val="105"/>
        </w:rPr>
        <w:t xml:space="preserve"> </w:t>
      </w:r>
      <w:r>
        <w:rPr>
          <w:w w:val="105"/>
        </w:rPr>
        <w:t>semblable au</w:t>
      </w:r>
      <w:r>
        <w:rPr>
          <w:spacing w:val="-16"/>
          <w:w w:val="105"/>
        </w:rPr>
        <w:t xml:space="preserve"> </w:t>
      </w:r>
      <w:r>
        <w:rPr>
          <w:w w:val="105"/>
        </w:rPr>
        <w:t>concept</w:t>
      </w:r>
      <w:r>
        <w:rPr>
          <w:spacing w:val="-16"/>
          <w:w w:val="105"/>
        </w:rPr>
        <w:t xml:space="preserve"> </w:t>
      </w:r>
      <w:r>
        <w:rPr>
          <w:w w:val="105"/>
        </w:rPr>
        <w:t>de</w:t>
      </w:r>
      <w:r>
        <w:rPr>
          <w:spacing w:val="-16"/>
          <w:w w:val="105"/>
        </w:rPr>
        <w:t xml:space="preserve"> </w:t>
      </w:r>
      <w:r>
        <w:rPr>
          <w:w w:val="105"/>
        </w:rPr>
        <w:t>soi</w:t>
      </w:r>
      <w:r>
        <w:rPr>
          <w:spacing w:val="-15"/>
          <w:w w:val="105"/>
        </w:rPr>
        <w:t xml:space="preserve"> </w:t>
      </w:r>
      <w:r>
        <w:rPr>
          <w:w w:val="105"/>
        </w:rPr>
        <w:t>en</w:t>
      </w:r>
      <w:r>
        <w:rPr>
          <w:spacing w:val="-16"/>
          <w:w w:val="105"/>
        </w:rPr>
        <w:t xml:space="preserve"> </w:t>
      </w:r>
      <w:r>
        <w:rPr>
          <w:w w:val="105"/>
        </w:rPr>
        <w:t>psychologie</w:t>
      </w:r>
      <w:r>
        <w:rPr>
          <w:spacing w:val="-16"/>
          <w:w w:val="105"/>
        </w:rPr>
        <w:t xml:space="preserve"> </w:t>
      </w:r>
      <w:r>
        <w:rPr>
          <w:w w:val="105"/>
        </w:rPr>
        <w:t>sociale,</w:t>
      </w:r>
      <w:r>
        <w:rPr>
          <w:spacing w:val="-16"/>
          <w:w w:val="105"/>
        </w:rPr>
        <w:t xml:space="preserve"> </w:t>
      </w:r>
      <w:r>
        <w:rPr>
          <w:w w:val="105"/>
        </w:rPr>
        <w:t>l’image</w:t>
      </w:r>
      <w:r>
        <w:rPr>
          <w:spacing w:val="-15"/>
          <w:w w:val="105"/>
        </w:rPr>
        <w:t xml:space="preserve"> </w:t>
      </w:r>
      <w:r>
        <w:rPr>
          <w:w w:val="105"/>
        </w:rPr>
        <w:t>qu’un</w:t>
      </w:r>
      <w:r>
        <w:rPr>
          <w:spacing w:val="-16"/>
          <w:w w:val="105"/>
        </w:rPr>
        <w:t xml:space="preserve"> </w:t>
      </w:r>
      <w:r>
        <w:rPr>
          <w:w w:val="105"/>
        </w:rPr>
        <w:t>individu</w:t>
      </w:r>
      <w:r>
        <w:rPr>
          <w:spacing w:val="-16"/>
          <w:w w:val="105"/>
        </w:rPr>
        <w:t xml:space="preserve"> </w:t>
      </w:r>
      <w:r>
        <w:rPr>
          <w:w w:val="105"/>
        </w:rPr>
        <w:t>a</w:t>
      </w:r>
      <w:r>
        <w:rPr>
          <w:spacing w:val="-16"/>
          <w:w w:val="105"/>
        </w:rPr>
        <w:t xml:space="preserve"> </w:t>
      </w:r>
      <w:r>
        <w:rPr>
          <w:w w:val="105"/>
        </w:rPr>
        <w:t>de</w:t>
      </w:r>
      <w:r>
        <w:rPr>
          <w:spacing w:val="-15"/>
          <w:w w:val="105"/>
        </w:rPr>
        <w:t xml:space="preserve"> </w:t>
      </w:r>
      <w:r>
        <w:rPr>
          <w:w w:val="105"/>
        </w:rPr>
        <w:t>soi-même</w:t>
      </w:r>
      <w:r>
        <w:rPr>
          <w:spacing w:val="-16"/>
          <w:w w:val="105"/>
        </w:rPr>
        <w:t xml:space="preserve"> </w:t>
      </w:r>
      <w:r>
        <w:rPr>
          <w:w w:val="105"/>
        </w:rPr>
        <w:t>à</w:t>
      </w:r>
      <w:r>
        <w:rPr>
          <w:spacing w:val="-16"/>
          <w:w w:val="105"/>
        </w:rPr>
        <w:t xml:space="preserve"> </w:t>
      </w:r>
      <w:r>
        <w:rPr>
          <w:w w:val="105"/>
        </w:rPr>
        <w:t>un</w:t>
      </w:r>
      <w:r>
        <w:rPr>
          <w:spacing w:val="-16"/>
          <w:w w:val="105"/>
        </w:rPr>
        <w:t xml:space="preserve"> </w:t>
      </w:r>
      <w:r>
        <w:rPr>
          <w:w w:val="105"/>
        </w:rPr>
        <w:t>instant donné. Similairement à l’amour-propre, pour préserver un concept de soi positif, il existe des mécanismes émotionnels, psychologiques et comportementaux puissants.</w:t>
      </w:r>
    </w:p>
    <w:p w14:paraId="2379B8F6" w14:textId="77777777" w:rsidR="00C91026" w:rsidRDefault="00A75B0C">
      <w:pPr>
        <w:pStyle w:val="Corpsdetexte"/>
        <w:spacing w:before="189" w:line="312" w:lineRule="auto"/>
        <w:ind w:left="142" w:right="275" w:firstLine="398"/>
        <w:jc w:val="both"/>
      </w:pPr>
      <w:r>
        <w:rPr>
          <w:w w:val="105"/>
        </w:rPr>
        <w:t>La notion d’amour-propre comporte une certaine incohérence : elle inclue s’estimer soi-même</w:t>
      </w:r>
      <w:r>
        <w:rPr>
          <w:spacing w:val="-8"/>
          <w:w w:val="105"/>
        </w:rPr>
        <w:t xml:space="preserve"> </w:t>
      </w:r>
      <w:r>
        <w:rPr>
          <w:w w:val="105"/>
        </w:rPr>
        <w:t>et</w:t>
      </w:r>
      <w:r>
        <w:rPr>
          <w:spacing w:val="-8"/>
          <w:w w:val="105"/>
        </w:rPr>
        <w:t xml:space="preserve"> </w:t>
      </w:r>
      <w:r>
        <w:rPr>
          <w:w w:val="105"/>
        </w:rPr>
        <w:t>être</w:t>
      </w:r>
      <w:r>
        <w:rPr>
          <w:spacing w:val="-8"/>
          <w:w w:val="105"/>
        </w:rPr>
        <w:t xml:space="preserve"> </w:t>
      </w:r>
      <w:r>
        <w:rPr>
          <w:w w:val="105"/>
        </w:rPr>
        <w:t>estimé</w:t>
      </w:r>
      <w:r>
        <w:rPr>
          <w:spacing w:val="-8"/>
          <w:w w:val="105"/>
        </w:rPr>
        <w:t xml:space="preserve"> </w:t>
      </w:r>
      <w:r>
        <w:rPr>
          <w:w w:val="105"/>
        </w:rPr>
        <w:t>par</w:t>
      </w:r>
      <w:r>
        <w:rPr>
          <w:spacing w:val="-8"/>
          <w:w w:val="105"/>
        </w:rPr>
        <w:t xml:space="preserve"> </w:t>
      </w:r>
      <w:r>
        <w:rPr>
          <w:w w:val="105"/>
        </w:rPr>
        <w:t>ses</w:t>
      </w:r>
      <w:r>
        <w:rPr>
          <w:spacing w:val="-8"/>
          <w:w w:val="105"/>
        </w:rPr>
        <w:t xml:space="preserve"> </w:t>
      </w:r>
      <w:r>
        <w:rPr>
          <w:w w:val="105"/>
        </w:rPr>
        <w:t>pairs</w:t>
      </w:r>
      <w:r>
        <w:rPr>
          <w:spacing w:val="-8"/>
          <w:w w:val="105"/>
        </w:rPr>
        <w:t xml:space="preserve"> </w:t>
      </w:r>
      <w:r>
        <w:rPr>
          <w:w w:val="105"/>
        </w:rPr>
        <w:t>simultanément.</w:t>
      </w:r>
      <w:r>
        <w:rPr>
          <w:spacing w:val="-8"/>
          <w:w w:val="105"/>
        </w:rPr>
        <w:t xml:space="preserve"> </w:t>
      </w:r>
      <w:r>
        <w:rPr>
          <w:w w:val="105"/>
        </w:rPr>
        <w:t>Or</w:t>
      </w:r>
      <w:r>
        <w:rPr>
          <w:spacing w:val="-8"/>
          <w:w w:val="105"/>
        </w:rPr>
        <w:t xml:space="preserve"> </w:t>
      </w:r>
      <w:r>
        <w:rPr>
          <w:w w:val="105"/>
        </w:rPr>
        <w:t>s’estimer</w:t>
      </w:r>
      <w:r>
        <w:rPr>
          <w:spacing w:val="-8"/>
          <w:w w:val="105"/>
        </w:rPr>
        <w:t xml:space="preserve"> </w:t>
      </w:r>
      <w:r>
        <w:rPr>
          <w:w w:val="105"/>
        </w:rPr>
        <w:t>soi-même</w:t>
      </w:r>
      <w:r>
        <w:rPr>
          <w:spacing w:val="-8"/>
          <w:w w:val="105"/>
        </w:rPr>
        <w:t xml:space="preserve"> </w:t>
      </w:r>
      <w:r>
        <w:rPr>
          <w:w w:val="105"/>
        </w:rPr>
        <w:t>explicitement est</w:t>
      </w:r>
      <w:r>
        <w:rPr>
          <w:spacing w:val="-8"/>
          <w:w w:val="105"/>
        </w:rPr>
        <w:t xml:space="preserve"> </w:t>
      </w:r>
      <w:r>
        <w:rPr>
          <w:w w:val="105"/>
        </w:rPr>
        <w:t>un</w:t>
      </w:r>
      <w:r>
        <w:rPr>
          <w:spacing w:val="-8"/>
          <w:w w:val="105"/>
        </w:rPr>
        <w:t xml:space="preserve"> </w:t>
      </w:r>
      <w:r>
        <w:rPr>
          <w:w w:val="105"/>
        </w:rPr>
        <w:t>obstacle</w:t>
      </w:r>
      <w:r>
        <w:rPr>
          <w:spacing w:val="-8"/>
          <w:w w:val="105"/>
        </w:rPr>
        <w:t xml:space="preserve"> </w:t>
      </w:r>
      <w:r>
        <w:rPr>
          <w:w w:val="105"/>
        </w:rPr>
        <w:t>à</w:t>
      </w:r>
      <w:r>
        <w:rPr>
          <w:spacing w:val="-8"/>
          <w:w w:val="105"/>
        </w:rPr>
        <w:t xml:space="preserve"> </w:t>
      </w:r>
      <w:r>
        <w:rPr>
          <w:w w:val="105"/>
        </w:rPr>
        <w:t>l’estime</w:t>
      </w:r>
      <w:r>
        <w:rPr>
          <w:spacing w:val="-8"/>
          <w:w w:val="105"/>
        </w:rPr>
        <w:t xml:space="preserve"> </w:t>
      </w:r>
      <w:r>
        <w:rPr>
          <w:w w:val="105"/>
        </w:rPr>
        <w:t>des</w:t>
      </w:r>
      <w:r>
        <w:rPr>
          <w:spacing w:val="-8"/>
          <w:w w:val="105"/>
        </w:rPr>
        <w:t xml:space="preserve"> </w:t>
      </w:r>
      <w:r>
        <w:rPr>
          <w:w w:val="105"/>
        </w:rPr>
        <w:t>autres</w:t>
      </w:r>
      <w:r>
        <w:rPr>
          <w:spacing w:val="-8"/>
          <w:w w:val="105"/>
        </w:rPr>
        <w:t xml:space="preserve"> </w:t>
      </w:r>
      <w:r>
        <w:rPr>
          <w:w w:val="105"/>
        </w:rPr>
        <w:t>lorsque</w:t>
      </w:r>
      <w:r>
        <w:rPr>
          <w:spacing w:val="-8"/>
          <w:w w:val="105"/>
        </w:rPr>
        <w:t xml:space="preserve"> </w:t>
      </w:r>
      <w:r>
        <w:rPr>
          <w:w w:val="105"/>
        </w:rPr>
        <w:t>cela</w:t>
      </w:r>
      <w:r>
        <w:rPr>
          <w:spacing w:val="-8"/>
          <w:w w:val="105"/>
        </w:rPr>
        <w:t xml:space="preserve"> </w:t>
      </w:r>
      <w:r>
        <w:rPr>
          <w:w w:val="105"/>
        </w:rPr>
        <w:t>est</w:t>
      </w:r>
      <w:r>
        <w:rPr>
          <w:spacing w:val="-8"/>
          <w:w w:val="105"/>
        </w:rPr>
        <w:t xml:space="preserve"> </w:t>
      </w:r>
      <w:r>
        <w:rPr>
          <w:w w:val="105"/>
        </w:rPr>
        <w:t>perçu</w:t>
      </w:r>
      <w:r>
        <w:rPr>
          <w:spacing w:val="-8"/>
          <w:w w:val="105"/>
        </w:rPr>
        <w:t xml:space="preserve"> </w:t>
      </w:r>
      <w:r>
        <w:rPr>
          <w:w w:val="105"/>
        </w:rPr>
        <w:t>comme</w:t>
      </w:r>
      <w:r>
        <w:rPr>
          <w:spacing w:val="-8"/>
          <w:w w:val="105"/>
        </w:rPr>
        <w:t xml:space="preserve"> </w:t>
      </w:r>
      <w:r>
        <w:rPr>
          <w:w w:val="105"/>
        </w:rPr>
        <w:t>de</w:t>
      </w:r>
      <w:r>
        <w:rPr>
          <w:spacing w:val="-8"/>
          <w:w w:val="105"/>
        </w:rPr>
        <w:t xml:space="preserve"> </w:t>
      </w:r>
      <w:r>
        <w:rPr>
          <w:w w:val="105"/>
        </w:rPr>
        <w:t>la</w:t>
      </w:r>
      <w:r>
        <w:rPr>
          <w:spacing w:val="-8"/>
          <w:w w:val="105"/>
        </w:rPr>
        <w:t xml:space="preserve"> </w:t>
      </w:r>
      <w:r>
        <w:rPr>
          <w:w w:val="105"/>
        </w:rPr>
        <w:t>vanité.</w:t>
      </w:r>
      <w:r>
        <w:rPr>
          <w:spacing w:val="-8"/>
          <w:w w:val="105"/>
        </w:rPr>
        <w:t xml:space="preserve"> </w:t>
      </w:r>
      <w:r>
        <w:rPr>
          <w:w w:val="105"/>
        </w:rPr>
        <w:t>Toute</w:t>
      </w:r>
      <w:r>
        <w:rPr>
          <w:spacing w:val="-8"/>
          <w:w w:val="105"/>
        </w:rPr>
        <w:t xml:space="preserve"> </w:t>
      </w:r>
      <w:r>
        <w:rPr>
          <w:w w:val="105"/>
        </w:rPr>
        <w:t>vertu ne peut être valorisée par autrui que si elle est réalisée avec modestie. Cette incohérence aggrave la différence entre être et paraître et impose le recours à ce que les moralistes nomment</w:t>
      </w:r>
      <w:r>
        <w:rPr>
          <w:spacing w:val="-15"/>
          <w:w w:val="105"/>
        </w:rPr>
        <w:t xml:space="preserve"> </w:t>
      </w:r>
      <w:r>
        <w:rPr>
          <w:w w:val="105"/>
        </w:rPr>
        <w:t>le</w:t>
      </w:r>
      <w:r>
        <w:rPr>
          <w:spacing w:val="-15"/>
          <w:w w:val="105"/>
        </w:rPr>
        <w:t xml:space="preserve"> </w:t>
      </w:r>
      <w:r>
        <w:rPr>
          <w:w w:val="105"/>
        </w:rPr>
        <w:t>voile</w:t>
      </w:r>
      <w:r>
        <w:rPr>
          <w:spacing w:val="-15"/>
          <w:w w:val="105"/>
        </w:rPr>
        <w:t xml:space="preserve"> </w:t>
      </w:r>
      <w:r>
        <w:rPr>
          <w:w w:val="105"/>
        </w:rPr>
        <w:t>et</w:t>
      </w:r>
      <w:r>
        <w:rPr>
          <w:spacing w:val="-15"/>
          <w:w w:val="105"/>
        </w:rPr>
        <w:t xml:space="preserve"> </w:t>
      </w:r>
      <w:r>
        <w:rPr>
          <w:w w:val="105"/>
        </w:rPr>
        <w:t>le</w:t>
      </w:r>
      <w:r>
        <w:rPr>
          <w:spacing w:val="-15"/>
          <w:w w:val="105"/>
        </w:rPr>
        <w:t xml:space="preserve"> </w:t>
      </w:r>
      <w:r>
        <w:rPr>
          <w:w w:val="105"/>
        </w:rPr>
        <w:t>masque.</w:t>
      </w:r>
      <w:r>
        <w:rPr>
          <w:spacing w:val="-15"/>
          <w:w w:val="105"/>
        </w:rPr>
        <w:t xml:space="preserve"> </w:t>
      </w:r>
      <w:r>
        <w:rPr>
          <w:w w:val="105"/>
        </w:rPr>
        <w:t>Le</w:t>
      </w:r>
      <w:r>
        <w:rPr>
          <w:spacing w:val="-15"/>
          <w:w w:val="105"/>
        </w:rPr>
        <w:t xml:space="preserve"> </w:t>
      </w:r>
      <w:r>
        <w:rPr>
          <w:w w:val="105"/>
        </w:rPr>
        <w:t>voile</w:t>
      </w:r>
      <w:r>
        <w:rPr>
          <w:spacing w:val="-15"/>
          <w:w w:val="105"/>
        </w:rPr>
        <w:t xml:space="preserve"> </w:t>
      </w:r>
      <w:r>
        <w:rPr>
          <w:w w:val="105"/>
        </w:rPr>
        <w:t>pour</w:t>
      </w:r>
      <w:r>
        <w:rPr>
          <w:spacing w:val="-15"/>
          <w:w w:val="105"/>
        </w:rPr>
        <w:t xml:space="preserve"> </w:t>
      </w:r>
      <w:r>
        <w:rPr>
          <w:w w:val="105"/>
        </w:rPr>
        <w:t>cacher</w:t>
      </w:r>
      <w:r>
        <w:rPr>
          <w:spacing w:val="-15"/>
          <w:w w:val="105"/>
        </w:rPr>
        <w:t xml:space="preserve"> </w:t>
      </w:r>
      <w:r>
        <w:rPr>
          <w:w w:val="105"/>
        </w:rPr>
        <w:t>une</w:t>
      </w:r>
      <w:r>
        <w:rPr>
          <w:spacing w:val="-15"/>
          <w:w w:val="105"/>
        </w:rPr>
        <w:t xml:space="preserve"> </w:t>
      </w:r>
      <w:r>
        <w:rPr>
          <w:w w:val="105"/>
        </w:rPr>
        <w:t>émotion,</w:t>
      </w:r>
      <w:r>
        <w:rPr>
          <w:spacing w:val="-15"/>
          <w:w w:val="105"/>
        </w:rPr>
        <w:t xml:space="preserve"> </w:t>
      </w:r>
      <w:r>
        <w:rPr>
          <w:w w:val="105"/>
        </w:rPr>
        <w:t>le</w:t>
      </w:r>
      <w:r>
        <w:rPr>
          <w:spacing w:val="-15"/>
          <w:w w:val="105"/>
        </w:rPr>
        <w:t xml:space="preserve"> </w:t>
      </w:r>
      <w:r>
        <w:rPr>
          <w:w w:val="105"/>
        </w:rPr>
        <w:t>masque</w:t>
      </w:r>
      <w:r>
        <w:rPr>
          <w:spacing w:val="-15"/>
          <w:w w:val="105"/>
        </w:rPr>
        <w:t xml:space="preserve"> </w:t>
      </w:r>
      <w:r>
        <w:rPr>
          <w:w w:val="105"/>
        </w:rPr>
        <w:t>pour</w:t>
      </w:r>
      <w:r>
        <w:rPr>
          <w:spacing w:val="-15"/>
          <w:w w:val="105"/>
        </w:rPr>
        <w:t xml:space="preserve"> </w:t>
      </w:r>
      <w:r>
        <w:rPr>
          <w:w w:val="105"/>
        </w:rPr>
        <w:t>en</w:t>
      </w:r>
      <w:r>
        <w:rPr>
          <w:spacing w:val="-15"/>
          <w:w w:val="105"/>
        </w:rPr>
        <w:t xml:space="preserve"> </w:t>
      </w:r>
      <w:r>
        <w:rPr>
          <w:w w:val="105"/>
        </w:rPr>
        <w:t>laisser paraître une différente de celle ressentie. S’il semble évident aujourd’hui que l’émotion exprimée n’est pas forcément l’émotion ressentie, la raison expliquant la différence entre ce qui est exprimé et ce qui est ressenti ne l’est pas. Les moralistes apportent un premier élément de réponse : l’émotion exprimée est celle qui est socialement appropriée dans la situation, celle qui correspond aux normes.</w:t>
      </w:r>
    </w:p>
    <w:p w14:paraId="0FB98744" w14:textId="77777777" w:rsidR="00C91026" w:rsidRDefault="00C91026">
      <w:pPr>
        <w:pStyle w:val="Corpsdetexte"/>
        <w:spacing w:line="312" w:lineRule="auto"/>
        <w:jc w:val="both"/>
        <w:sectPr w:rsidR="00C91026">
          <w:pgSz w:w="11910" w:h="16840"/>
          <w:pgMar w:top="1280" w:right="1133" w:bottom="1080" w:left="1275" w:header="0" w:footer="889" w:gutter="0"/>
          <w:cols w:space="720"/>
        </w:sectPr>
      </w:pPr>
    </w:p>
    <w:p w14:paraId="5B8703A2" w14:textId="77777777" w:rsidR="00C91026" w:rsidRDefault="00A75B0C">
      <w:pPr>
        <w:pStyle w:val="Titre1"/>
        <w:numPr>
          <w:ilvl w:val="1"/>
          <w:numId w:val="3"/>
        </w:numPr>
        <w:tabs>
          <w:tab w:val="left" w:pos="982"/>
        </w:tabs>
        <w:spacing w:before="168"/>
      </w:pPr>
      <w:bookmarkStart w:id="17" w:name="Classifications_des_émotions"/>
      <w:bookmarkStart w:id="18" w:name="_bookmark5"/>
      <w:bookmarkEnd w:id="17"/>
      <w:bookmarkEnd w:id="18"/>
      <w:r>
        <w:rPr>
          <w:spacing w:val="-8"/>
        </w:rPr>
        <w:lastRenderedPageBreak/>
        <w:t>Classifications</w:t>
      </w:r>
      <w:r>
        <w:rPr>
          <w:spacing w:val="-2"/>
        </w:rPr>
        <w:t xml:space="preserve"> </w:t>
      </w:r>
      <w:r>
        <w:rPr>
          <w:spacing w:val="-8"/>
        </w:rPr>
        <w:t>des</w:t>
      </w:r>
      <w:r>
        <w:rPr>
          <w:spacing w:val="-2"/>
        </w:rPr>
        <w:t xml:space="preserve"> </w:t>
      </w:r>
      <w:r>
        <w:rPr>
          <w:spacing w:val="-8"/>
        </w:rPr>
        <w:t>émotions</w:t>
      </w:r>
    </w:p>
    <w:p w14:paraId="65A34613" w14:textId="77777777" w:rsidR="00C91026" w:rsidRDefault="00C91026">
      <w:pPr>
        <w:pStyle w:val="Corpsdetexte"/>
        <w:spacing w:before="205"/>
        <w:rPr>
          <w:rFonts w:ascii="Georgia"/>
          <w:b/>
          <w:sz w:val="34"/>
        </w:rPr>
      </w:pPr>
    </w:p>
    <w:p w14:paraId="43C43A24" w14:textId="77777777" w:rsidR="00C91026" w:rsidRDefault="00A75B0C">
      <w:pPr>
        <w:pStyle w:val="Titre2"/>
        <w:numPr>
          <w:ilvl w:val="2"/>
          <w:numId w:val="3"/>
        </w:numPr>
        <w:tabs>
          <w:tab w:val="left" w:pos="1093"/>
        </w:tabs>
        <w:spacing w:before="1"/>
        <w:ind w:hanging="951"/>
      </w:pPr>
      <w:bookmarkStart w:id="19" w:name="Les_émotions_sont-elles_universelles_?"/>
      <w:bookmarkStart w:id="20" w:name="_bookmark6"/>
      <w:bookmarkEnd w:id="19"/>
      <w:bookmarkEnd w:id="20"/>
      <w:r>
        <w:rPr>
          <w:spacing w:val="-8"/>
        </w:rPr>
        <w:t>Les</w:t>
      </w:r>
      <w:r>
        <w:rPr>
          <w:spacing w:val="-2"/>
        </w:rPr>
        <w:t xml:space="preserve"> </w:t>
      </w:r>
      <w:r>
        <w:rPr>
          <w:spacing w:val="-8"/>
        </w:rPr>
        <w:t>émotions</w:t>
      </w:r>
      <w:r>
        <w:rPr>
          <w:spacing w:val="3"/>
        </w:rPr>
        <w:t xml:space="preserve"> </w:t>
      </w:r>
      <w:r>
        <w:rPr>
          <w:spacing w:val="-8"/>
        </w:rPr>
        <w:t>sont-elles</w:t>
      </w:r>
      <w:r>
        <w:rPr>
          <w:spacing w:val="7"/>
        </w:rPr>
        <w:t xml:space="preserve"> </w:t>
      </w:r>
      <w:r>
        <w:rPr>
          <w:spacing w:val="-8"/>
        </w:rPr>
        <w:t>universelles</w:t>
      </w:r>
      <w:r>
        <w:rPr>
          <w:spacing w:val="-18"/>
        </w:rPr>
        <w:t xml:space="preserve"> </w:t>
      </w:r>
      <w:r>
        <w:rPr>
          <w:spacing w:val="-10"/>
        </w:rPr>
        <w:t>?</w:t>
      </w:r>
    </w:p>
    <w:p w14:paraId="59F75EDA" w14:textId="77777777" w:rsidR="00C91026" w:rsidRDefault="00C91026">
      <w:pPr>
        <w:pStyle w:val="Corpsdetexte"/>
        <w:spacing w:before="100"/>
        <w:rPr>
          <w:rFonts w:ascii="Georgia"/>
          <w:b/>
          <w:sz w:val="28"/>
        </w:rPr>
      </w:pPr>
    </w:p>
    <w:p w14:paraId="01FEC0FE" w14:textId="77777777" w:rsidR="00C91026" w:rsidRDefault="00A75B0C">
      <w:pPr>
        <w:pStyle w:val="Corpsdetexte"/>
        <w:spacing w:line="312" w:lineRule="auto"/>
        <w:ind w:left="142" w:right="243" w:firstLine="398"/>
        <w:jc w:val="both"/>
      </w:pPr>
      <w:r>
        <w:rPr>
          <w:w w:val="105"/>
        </w:rPr>
        <w:t>L’approche évolutionniste des émotions, initialement proposée par Darwin (</w:t>
      </w:r>
      <w:hyperlink w:anchor="_bookmark49" w:history="1">
        <w:r>
          <w:rPr>
            <w:w w:val="105"/>
          </w:rPr>
          <w:t>1872</w:t>
        </w:r>
      </w:hyperlink>
      <w:r>
        <w:rPr>
          <w:w w:val="105"/>
        </w:rPr>
        <w:t>) est l’un des précurseur</w:t>
      </w:r>
      <w:ins w:id="21" w:author="GUENOUN Marcel" w:date="2025-11-26T10:21:00Z">
        <w:r>
          <w:rPr>
            <w:w w:val="105"/>
          </w:rPr>
          <w:t>s</w:t>
        </w:r>
      </w:ins>
      <w:r>
        <w:rPr>
          <w:w w:val="105"/>
        </w:rPr>
        <w:t xml:space="preserve"> de l’étude des émotions telle qu’elle est menée aujourd’hui. Cette approche postule initialement que les émotions sont le produit d’une évolution génétique universelle à tous les êtres humains et aux animaux, du moins la plupart. Darwin (</w:t>
      </w:r>
      <w:hyperlink w:anchor="_bookmark49" w:history="1">
        <w:r>
          <w:rPr>
            <w:w w:val="105"/>
          </w:rPr>
          <w:t>1872</w:t>
        </w:r>
      </w:hyperlink>
      <w:r>
        <w:rPr>
          <w:w w:val="105"/>
        </w:rPr>
        <w:t>) a interrogé des participants sur l’émotion communiquée par l’expression faciale d’un acteur au travers d’un questionnaire envoyé au</w:t>
      </w:r>
      <w:ins w:id="22" w:author="GUENOUN Marcel" w:date="2025-11-26T10:21:00Z">
        <w:r>
          <w:rPr>
            <w:w w:val="105"/>
          </w:rPr>
          <w:t>x</w:t>
        </w:r>
      </w:ins>
      <w:r>
        <w:rPr>
          <w:w w:val="105"/>
        </w:rPr>
        <w:t xml:space="preserve"> quatre coins du monde. Les résultats de ce </w:t>
      </w:r>
      <w:proofErr w:type="spellStart"/>
      <w:r>
        <w:rPr>
          <w:w w:val="105"/>
        </w:rPr>
        <w:t>ques</w:t>
      </w:r>
      <w:proofErr w:type="spellEnd"/>
      <w:r>
        <w:rPr>
          <w:w w:val="105"/>
        </w:rPr>
        <w:t xml:space="preserve">- </w:t>
      </w:r>
      <w:proofErr w:type="spellStart"/>
      <w:r>
        <w:rPr>
          <w:w w:val="105"/>
        </w:rPr>
        <w:t>tionnaire</w:t>
      </w:r>
      <w:proofErr w:type="spellEnd"/>
      <w:r>
        <w:rPr>
          <w:w w:val="105"/>
        </w:rPr>
        <w:t xml:space="preserve"> combinés avec ses observations l’amènent à la conclusion de l’universalité des émotions due aux similarités de leur expression à travers plusieurs cultures. Notamment, Darwin identifie six émotions principales : colère, peur, surprise, dégoût, joie et tristesse.</w:t>
      </w:r>
    </w:p>
    <w:p w14:paraId="253E840D" w14:textId="77777777" w:rsidR="00C91026" w:rsidRDefault="00A75B0C">
      <w:pPr>
        <w:pStyle w:val="Corpsdetexte"/>
        <w:spacing w:before="190" w:line="312" w:lineRule="auto"/>
        <w:ind w:left="142" w:right="236" w:firstLine="398"/>
        <w:jc w:val="both"/>
      </w:pPr>
      <w:r>
        <w:rPr>
          <w:w w:val="105"/>
        </w:rPr>
        <w:t>Soutenir que les émotions sont universelles ne signifie pas que toutes les émotions le sont. La question d’émotion basique est récurrente parmi les chercheurs. Théoriquement une émotion basique est une émotion universelle, c’est-à-dire présente chez tout le monde et</w:t>
      </w:r>
      <w:r>
        <w:rPr>
          <w:spacing w:val="-14"/>
          <w:w w:val="105"/>
        </w:rPr>
        <w:t xml:space="preserve"> </w:t>
      </w:r>
      <w:r>
        <w:rPr>
          <w:w w:val="105"/>
        </w:rPr>
        <w:t>c’est</w:t>
      </w:r>
      <w:r>
        <w:rPr>
          <w:spacing w:val="-14"/>
          <w:w w:val="105"/>
        </w:rPr>
        <w:t xml:space="preserve"> </w:t>
      </w:r>
      <w:r>
        <w:rPr>
          <w:w w:val="105"/>
        </w:rPr>
        <w:t>une</w:t>
      </w:r>
      <w:r>
        <w:rPr>
          <w:spacing w:val="-14"/>
          <w:w w:val="105"/>
        </w:rPr>
        <w:t xml:space="preserve"> </w:t>
      </w:r>
      <w:r>
        <w:rPr>
          <w:w w:val="105"/>
        </w:rPr>
        <w:t>émotion</w:t>
      </w:r>
      <w:r>
        <w:rPr>
          <w:spacing w:val="-14"/>
          <w:w w:val="105"/>
        </w:rPr>
        <w:t xml:space="preserve"> </w:t>
      </w:r>
      <w:r>
        <w:rPr>
          <w:w w:val="105"/>
        </w:rPr>
        <w:t>non</w:t>
      </w:r>
      <w:r>
        <w:rPr>
          <w:spacing w:val="-14"/>
          <w:w w:val="105"/>
        </w:rPr>
        <w:t xml:space="preserve"> </w:t>
      </w:r>
      <w:r>
        <w:rPr>
          <w:w w:val="105"/>
        </w:rPr>
        <w:t>pas</w:t>
      </w:r>
      <w:r>
        <w:rPr>
          <w:spacing w:val="-14"/>
          <w:w w:val="105"/>
        </w:rPr>
        <w:t xml:space="preserve"> </w:t>
      </w:r>
      <w:r>
        <w:rPr>
          <w:w w:val="105"/>
        </w:rPr>
        <w:t>apprise</w:t>
      </w:r>
      <w:r>
        <w:rPr>
          <w:spacing w:val="-14"/>
          <w:w w:val="105"/>
        </w:rPr>
        <w:t xml:space="preserve"> </w:t>
      </w:r>
      <w:r>
        <w:rPr>
          <w:w w:val="105"/>
        </w:rPr>
        <w:t>mais</w:t>
      </w:r>
      <w:r>
        <w:rPr>
          <w:spacing w:val="-14"/>
          <w:w w:val="105"/>
        </w:rPr>
        <w:t xml:space="preserve"> </w:t>
      </w:r>
      <w:r>
        <w:rPr>
          <w:w w:val="105"/>
        </w:rPr>
        <w:t>innée</w:t>
      </w:r>
      <w:r>
        <w:rPr>
          <w:spacing w:val="-14"/>
          <w:w w:val="105"/>
        </w:rPr>
        <w:t xml:space="preserve"> </w:t>
      </w:r>
      <w:r>
        <w:rPr>
          <w:w w:val="105"/>
        </w:rPr>
        <w:t>et</w:t>
      </w:r>
      <w:r>
        <w:rPr>
          <w:spacing w:val="-14"/>
          <w:w w:val="105"/>
        </w:rPr>
        <w:t xml:space="preserve"> </w:t>
      </w:r>
      <w:r>
        <w:rPr>
          <w:w w:val="105"/>
        </w:rPr>
        <w:t>donc</w:t>
      </w:r>
      <w:r>
        <w:rPr>
          <w:spacing w:val="-14"/>
          <w:w w:val="105"/>
        </w:rPr>
        <w:t xml:space="preserve"> </w:t>
      </w:r>
      <w:r>
        <w:rPr>
          <w:w w:val="105"/>
        </w:rPr>
        <w:t>causée</w:t>
      </w:r>
      <w:r>
        <w:rPr>
          <w:spacing w:val="-14"/>
          <w:w w:val="105"/>
        </w:rPr>
        <w:t xml:space="preserve"> </w:t>
      </w:r>
      <w:r>
        <w:rPr>
          <w:w w:val="105"/>
        </w:rPr>
        <w:t>par</w:t>
      </w:r>
      <w:r>
        <w:rPr>
          <w:spacing w:val="-14"/>
          <w:w w:val="105"/>
        </w:rPr>
        <w:t xml:space="preserve"> </w:t>
      </w:r>
      <w:r>
        <w:rPr>
          <w:w w:val="105"/>
        </w:rPr>
        <w:t>des</w:t>
      </w:r>
      <w:r>
        <w:rPr>
          <w:spacing w:val="-14"/>
          <w:w w:val="105"/>
        </w:rPr>
        <w:t xml:space="preserve"> </w:t>
      </w:r>
      <w:r>
        <w:rPr>
          <w:w w:val="105"/>
        </w:rPr>
        <w:t>facteurs</w:t>
      </w:r>
      <w:r>
        <w:rPr>
          <w:spacing w:val="-14"/>
          <w:w w:val="105"/>
        </w:rPr>
        <w:t xml:space="preserve"> </w:t>
      </w:r>
      <w:r>
        <w:rPr>
          <w:w w:val="105"/>
        </w:rPr>
        <w:t>biologiques. Par exemple l’approche de Ekman et Friesen (</w:t>
      </w:r>
      <w:hyperlink w:anchor="_bookmark61" w:history="1">
        <w:r>
          <w:rPr>
            <w:w w:val="105"/>
          </w:rPr>
          <w:t>1971</w:t>
        </w:r>
      </w:hyperlink>
      <w:r>
        <w:rPr>
          <w:w w:val="105"/>
        </w:rPr>
        <w:t>) identifie six émotions basiques car elles</w:t>
      </w:r>
      <w:r>
        <w:rPr>
          <w:spacing w:val="-1"/>
          <w:w w:val="105"/>
        </w:rPr>
        <w:t xml:space="preserve"> </w:t>
      </w:r>
      <w:r>
        <w:rPr>
          <w:w w:val="105"/>
        </w:rPr>
        <w:t>se</w:t>
      </w:r>
      <w:r>
        <w:rPr>
          <w:spacing w:val="-1"/>
          <w:w w:val="105"/>
        </w:rPr>
        <w:t xml:space="preserve"> </w:t>
      </w:r>
      <w:r>
        <w:rPr>
          <w:w w:val="105"/>
        </w:rPr>
        <w:t>manifesteraient</w:t>
      </w:r>
      <w:r>
        <w:rPr>
          <w:spacing w:val="-1"/>
          <w:w w:val="105"/>
        </w:rPr>
        <w:t xml:space="preserve"> </w:t>
      </w:r>
      <w:r>
        <w:rPr>
          <w:w w:val="105"/>
        </w:rPr>
        <w:t>de</w:t>
      </w:r>
      <w:r>
        <w:rPr>
          <w:spacing w:val="-1"/>
          <w:w w:val="105"/>
        </w:rPr>
        <w:t xml:space="preserve"> </w:t>
      </w:r>
      <w:r>
        <w:rPr>
          <w:w w:val="105"/>
        </w:rPr>
        <w:t>manière</w:t>
      </w:r>
      <w:r>
        <w:rPr>
          <w:spacing w:val="-1"/>
          <w:w w:val="105"/>
        </w:rPr>
        <w:t xml:space="preserve"> </w:t>
      </w:r>
      <w:r>
        <w:rPr>
          <w:w w:val="105"/>
        </w:rPr>
        <w:t>similaire</w:t>
      </w:r>
      <w:r>
        <w:rPr>
          <w:spacing w:val="-1"/>
          <w:w w:val="105"/>
        </w:rPr>
        <w:t xml:space="preserve"> </w:t>
      </w:r>
      <w:r>
        <w:rPr>
          <w:w w:val="105"/>
        </w:rPr>
        <w:t>sur</w:t>
      </w:r>
      <w:r>
        <w:rPr>
          <w:spacing w:val="-1"/>
          <w:w w:val="105"/>
        </w:rPr>
        <w:t xml:space="preserve"> </w:t>
      </w:r>
      <w:r>
        <w:rPr>
          <w:w w:val="105"/>
        </w:rPr>
        <w:t>le</w:t>
      </w:r>
      <w:r>
        <w:rPr>
          <w:spacing w:val="-1"/>
          <w:w w:val="105"/>
        </w:rPr>
        <w:t xml:space="preserve"> </w:t>
      </w:r>
      <w:r>
        <w:rPr>
          <w:w w:val="105"/>
        </w:rPr>
        <w:t>visage</w:t>
      </w:r>
      <w:r>
        <w:rPr>
          <w:spacing w:val="-1"/>
          <w:w w:val="105"/>
        </w:rPr>
        <w:t xml:space="preserve"> </w:t>
      </w:r>
      <w:r>
        <w:rPr>
          <w:w w:val="105"/>
        </w:rPr>
        <w:t>des</w:t>
      </w:r>
      <w:r>
        <w:rPr>
          <w:spacing w:val="-1"/>
          <w:w w:val="105"/>
        </w:rPr>
        <w:t xml:space="preserve"> </w:t>
      </w:r>
      <w:r>
        <w:rPr>
          <w:w w:val="105"/>
        </w:rPr>
        <w:t>membres</w:t>
      </w:r>
      <w:r>
        <w:rPr>
          <w:spacing w:val="-1"/>
          <w:w w:val="105"/>
        </w:rPr>
        <w:t xml:space="preserve"> </w:t>
      </w:r>
      <w:r>
        <w:rPr>
          <w:w w:val="105"/>
        </w:rPr>
        <w:t>de</w:t>
      </w:r>
      <w:r>
        <w:rPr>
          <w:spacing w:val="-1"/>
          <w:w w:val="105"/>
        </w:rPr>
        <w:t xml:space="preserve"> </w:t>
      </w:r>
      <w:r>
        <w:rPr>
          <w:w w:val="105"/>
        </w:rPr>
        <w:t>plusieurs</w:t>
      </w:r>
      <w:r>
        <w:rPr>
          <w:spacing w:val="-1"/>
          <w:w w:val="105"/>
        </w:rPr>
        <w:t xml:space="preserve"> </w:t>
      </w:r>
      <w:r>
        <w:rPr>
          <w:w w:val="105"/>
        </w:rPr>
        <w:t xml:space="preserve">tribus et cultures différentes indépendamment de la langue. Ces six émotions sont : la joie, la tristesse, la colère, la peur le dégout et la surprise. Cette liste a été étendue plusieurs fois au fur et à mesure (Ekman, </w:t>
      </w:r>
      <w:hyperlink w:anchor="_bookmark59" w:history="1">
        <w:r>
          <w:rPr>
            <w:w w:val="105"/>
          </w:rPr>
          <w:t>1992b</w:t>
        </w:r>
      </w:hyperlink>
      <w:r>
        <w:rPr>
          <w:w w:val="105"/>
        </w:rPr>
        <w:t xml:space="preserve">, </w:t>
      </w:r>
      <w:hyperlink w:anchor="_bookmark60" w:history="1">
        <w:r>
          <w:rPr>
            <w:w w:val="105"/>
          </w:rPr>
          <w:t>1999</w:t>
        </w:r>
      </w:hyperlink>
      <w:r>
        <w:rPr>
          <w:w w:val="105"/>
        </w:rPr>
        <w:t xml:space="preserve">). Il existe plusieurs listes suggérées de ces </w:t>
      </w:r>
      <w:proofErr w:type="spellStart"/>
      <w:r>
        <w:rPr>
          <w:w w:val="105"/>
        </w:rPr>
        <w:t>émo</w:t>
      </w:r>
      <w:proofErr w:type="spellEnd"/>
      <w:r>
        <w:rPr>
          <w:w w:val="105"/>
        </w:rPr>
        <w:t xml:space="preserve">- </w:t>
      </w:r>
      <w:proofErr w:type="spellStart"/>
      <w:r>
        <w:rPr>
          <w:w w:val="105"/>
        </w:rPr>
        <w:t>tions</w:t>
      </w:r>
      <w:proofErr w:type="spellEnd"/>
      <w:r>
        <w:rPr>
          <w:w w:val="105"/>
        </w:rPr>
        <w:t xml:space="preserve"> basiques comme le montre le tableau </w:t>
      </w:r>
      <w:hyperlink w:anchor="_bookmark7" w:history="1">
        <w:r>
          <w:rPr>
            <w:w w:val="105"/>
          </w:rPr>
          <w:t>2.1</w:t>
        </w:r>
      </w:hyperlink>
      <w:r>
        <w:rPr>
          <w:w w:val="105"/>
        </w:rPr>
        <w:t>, celles-ci peuvent varier significativement d’une liste à l’autre. Cependant, la majorité des chercheurs sont d’accord sur l’inclusion</w:t>
      </w:r>
      <w:r>
        <w:rPr>
          <w:spacing w:val="40"/>
          <w:w w:val="105"/>
        </w:rPr>
        <w:t xml:space="preserve"> </w:t>
      </w:r>
      <w:r>
        <w:rPr>
          <w:w w:val="105"/>
        </w:rPr>
        <w:t>de</w:t>
      </w:r>
      <w:r>
        <w:rPr>
          <w:spacing w:val="-3"/>
          <w:w w:val="105"/>
        </w:rPr>
        <w:t xml:space="preserve"> </w:t>
      </w:r>
      <w:r>
        <w:rPr>
          <w:w w:val="105"/>
        </w:rPr>
        <w:t>la</w:t>
      </w:r>
      <w:r>
        <w:rPr>
          <w:spacing w:val="-3"/>
          <w:w w:val="105"/>
        </w:rPr>
        <w:t xml:space="preserve"> </w:t>
      </w:r>
      <w:r>
        <w:rPr>
          <w:w w:val="105"/>
        </w:rPr>
        <w:t>colère,</w:t>
      </w:r>
      <w:r>
        <w:rPr>
          <w:spacing w:val="-3"/>
          <w:w w:val="105"/>
        </w:rPr>
        <w:t xml:space="preserve"> </w:t>
      </w:r>
      <w:r>
        <w:rPr>
          <w:w w:val="105"/>
        </w:rPr>
        <w:t>la</w:t>
      </w:r>
      <w:r>
        <w:rPr>
          <w:spacing w:val="-3"/>
          <w:w w:val="105"/>
        </w:rPr>
        <w:t xml:space="preserve"> </w:t>
      </w:r>
      <w:r>
        <w:rPr>
          <w:w w:val="105"/>
        </w:rPr>
        <w:t>joie,</w:t>
      </w:r>
      <w:r>
        <w:rPr>
          <w:spacing w:val="-3"/>
          <w:w w:val="105"/>
        </w:rPr>
        <w:t xml:space="preserve"> </w:t>
      </w:r>
      <w:r>
        <w:rPr>
          <w:w w:val="105"/>
        </w:rPr>
        <w:t>la</w:t>
      </w:r>
      <w:r>
        <w:rPr>
          <w:spacing w:val="-3"/>
          <w:w w:val="105"/>
        </w:rPr>
        <w:t xml:space="preserve"> </w:t>
      </w:r>
      <w:r>
        <w:rPr>
          <w:w w:val="105"/>
        </w:rPr>
        <w:t>tristesse</w:t>
      </w:r>
      <w:r>
        <w:rPr>
          <w:spacing w:val="-3"/>
          <w:w w:val="105"/>
        </w:rPr>
        <w:t xml:space="preserve"> </w:t>
      </w:r>
      <w:r>
        <w:rPr>
          <w:w w:val="105"/>
        </w:rPr>
        <w:t>et</w:t>
      </w:r>
      <w:r>
        <w:rPr>
          <w:spacing w:val="-3"/>
          <w:w w:val="105"/>
        </w:rPr>
        <w:t xml:space="preserve"> </w:t>
      </w:r>
      <w:r>
        <w:rPr>
          <w:w w:val="105"/>
        </w:rPr>
        <w:t>la</w:t>
      </w:r>
      <w:r>
        <w:rPr>
          <w:spacing w:val="-3"/>
          <w:w w:val="105"/>
        </w:rPr>
        <w:t xml:space="preserve"> </w:t>
      </w:r>
      <w:r>
        <w:rPr>
          <w:w w:val="105"/>
        </w:rPr>
        <w:t>peur</w:t>
      </w:r>
      <w:r>
        <w:rPr>
          <w:spacing w:val="-3"/>
          <w:w w:val="105"/>
        </w:rPr>
        <w:t xml:space="preserve"> </w:t>
      </w:r>
      <w:r>
        <w:rPr>
          <w:w w:val="105"/>
        </w:rPr>
        <w:t>et</w:t>
      </w:r>
      <w:r>
        <w:rPr>
          <w:spacing w:val="-3"/>
          <w:w w:val="105"/>
        </w:rPr>
        <w:t xml:space="preserve"> </w:t>
      </w:r>
      <w:r>
        <w:rPr>
          <w:w w:val="105"/>
        </w:rPr>
        <w:t>de</w:t>
      </w:r>
      <w:r>
        <w:rPr>
          <w:spacing w:val="-3"/>
          <w:w w:val="105"/>
        </w:rPr>
        <w:t xml:space="preserve"> </w:t>
      </w:r>
      <w:r>
        <w:rPr>
          <w:w w:val="105"/>
        </w:rPr>
        <w:t>nombreuses</w:t>
      </w:r>
      <w:r>
        <w:rPr>
          <w:spacing w:val="-3"/>
          <w:w w:val="105"/>
        </w:rPr>
        <w:t xml:space="preserve"> </w:t>
      </w:r>
      <w:r>
        <w:rPr>
          <w:w w:val="105"/>
        </w:rPr>
        <w:t>différence</w:t>
      </w:r>
      <w:r>
        <w:rPr>
          <w:spacing w:val="-3"/>
          <w:w w:val="105"/>
        </w:rPr>
        <w:t xml:space="preserve"> </w:t>
      </w:r>
      <w:r>
        <w:rPr>
          <w:w w:val="105"/>
        </w:rPr>
        <w:t>proviennent</w:t>
      </w:r>
      <w:r>
        <w:rPr>
          <w:spacing w:val="-3"/>
          <w:w w:val="105"/>
        </w:rPr>
        <w:t xml:space="preserve"> </w:t>
      </w:r>
      <w:r>
        <w:rPr>
          <w:w w:val="105"/>
        </w:rPr>
        <w:t>de</w:t>
      </w:r>
      <w:r>
        <w:rPr>
          <w:spacing w:val="-3"/>
          <w:w w:val="105"/>
        </w:rPr>
        <w:t xml:space="preserve"> </w:t>
      </w:r>
      <w:r>
        <w:rPr>
          <w:w w:val="105"/>
        </w:rPr>
        <w:t>l’</w:t>
      </w:r>
      <w:proofErr w:type="spellStart"/>
      <w:r>
        <w:rPr>
          <w:w w:val="105"/>
        </w:rPr>
        <w:t>uti</w:t>
      </w:r>
      <w:proofErr w:type="spellEnd"/>
      <w:r>
        <w:rPr>
          <w:w w:val="105"/>
        </w:rPr>
        <w:t xml:space="preserve">- </w:t>
      </w:r>
      <w:proofErr w:type="spellStart"/>
      <w:r>
        <w:rPr>
          <w:w w:val="105"/>
        </w:rPr>
        <w:t>lisation</w:t>
      </w:r>
      <w:proofErr w:type="spellEnd"/>
      <w:r>
        <w:rPr>
          <w:w w:val="105"/>
        </w:rPr>
        <w:t xml:space="preserve"> mots quasi synonyme pour décrire la même émotion par exemple colère et rage</w:t>
      </w:r>
      <w:r>
        <w:rPr>
          <w:spacing w:val="40"/>
          <w:w w:val="105"/>
        </w:rPr>
        <w:t xml:space="preserve"> </w:t>
      </w:r>
      <w:r>
        <w:rPr>
          <w:w w:val="105"/>
        </w:rPr>
        <w:t>ou attente, anticipation et désire (</w:t>
      </w:r>
      <w:proofErr w:type="spellStart"/>
      <w:r>
        <w:rPr>
          <w:w w:val="105"/>
        </w:rPr>
        <w:t>Ortony</w:t>
      </w:r>
      <w:proofErr w:type="spellEnd"/>
      <w:r>
        <w:rPr>
          <w:w w:val="105"/>
        </w:rPr>
        <w:t xml:space="preserve"> &amp; Turner, </w:t>
      </w:r>
      <w:hyperlink w:anchor="_bookmark111" w:history="1">
        <w:r>
          <w:rPr>
            <w:w w:val="105"/>
          </w:rPr>
          <w:t>1990</w:t>
        </w:r>
      </w:hyperlink>
      <w:r>
        <w:rPr>
          <w:w w:val="105"/>
        </w:rPr>
        <w:t xml:space="preserve">). Les défendeurs de l’existence d’émotions basiques donnent plusieurs arguments. Certaines émotions seraient exprimées sur les visages de plusieurs cultures très diverses de manière similaire permettant une </w:t>
      </w:r>
      <w:proofErr w:type="spellStart"/>
      <w:r>
        <w:rPr>
          <w:w w:val="105"/>
        </w:rPr>
        <w:t>cer</w:t>
      </w:r>
      <w:proofErr w:type="spellEnd"/>
      <w:r>
        <w:rPr>
          <w:w w:val="105"/>
        </w:rPr>
        <w:t xml:space="preserve">- </w:t>
      </w:r>
      <w:proofErr w:type="spellStart"/>
      <w:r>
        <w:rPr>
          <w:w w:val="105"/>
        </w:rPr>
        <w:t>taine</w:t>
      </w:r>
      <w:proofErr w:type="spellEnd"/>
      <w:r>
        <w:rPr>
          <w:spacing w:val="-5"/>
          <w:w w:val="105"/>
        </w:rPr>
        <w:t xml:space="preserve"> </w:t>
      </w:r>
      <w:r>
        <w:rPr>
          <w:w w:val="105"/>
        </w:rPr>
        <w:t>compréhension</w:t>
      </w:r>
      <w:r>
        <w:rPr>
          <w:spacing w:val="-5"/>
          <w:w w:val="105"/>
        </w:rPr>
        <w:t xml:space="preserve"> </w:t>
      </w:r>
      <w:r>
        <w:rPr>
          <w:w w:val="105"/>
        </w:rPr>
        <w:t>(Ekman,</w:t>
      </w:r>
      <w:r>
        <w:rPr>
          <w:spacing w:val="-5"/>
          <w:w w:val="105"/>
        </w:rPr>
        <w:t xml:space="preserve"> </w:t>
      </w:r>
      <w:hyperlink w:anchor="_bookmark58" w:history="1">
        <w:r>
          <w:rPr>
            <w:w w:val="105"/>
          </w:rPr>
          <w:t>1992a</w:t>
        </w:r>
      </w:hyperlink>
      <w:r>
        <w:rPr>
          <w:w w:val="105"/>
        </w:rPr>
        <w:t>).</w:t>
      </w:r>
      <w:r>
        <w:rPr>
          <w:spacing w:val="-5"/>
          <w:w w:val="105"/>
        </w:rPr>
        <w:t xml:space="preserve"> </w:t>
      </w:r>
      <w:proofErr w:type="spellStart"/>
      <w:r>
        <w:rPr>
          <w:w w:val="105"/>
        </w:rPr>
        <w:t>Plutchik</w:t>
      </w:r>
      <w:proofErr w:type="spellEnd"/>
      <w:r>
        <w:rPr>
          <w:spacing w:val="-5"/>
          <w:w w:val="105"/>
        </w:rPr>
        <w:t xml:space="preserve"> </w:t>
      </w:r>
      <w:r>
        <w:rPr>
          <w:w w:val="105"/>
        </w:rPr>
        <w:t>(</w:t>
      </w:r>
      <w:hyperlink w:anchor="_bookmark119" w:history="1">
        <w:r>
          <w:rPr>
            <w:w w:val="105"/>
          </w:rPr>
          <w:t>1962</w:t>
        </w:r>
      </w:hyperlink>
      <w:r>
        <w:rPr>
          <w:w w:val="105"/>
        </w:rPr>
        <w:t>)</w:t>
      </w:r>
      <w:r>
        <w:rPr>
          <w:spacing w:val="-5"/>
          <w:w w:val="105"/>
        </w:rPr>
        <w:t xml:space="preserve"> </w:t>
      </w:r>
      <w:r>
        <w:rPr>
          <w:w w:val="105"/>
        </w:rPr>
        <w:t>défend</w:t>
      </w:r>
      <w:r>
        <w:rPr>
          <w:spacing w:val="-5"/>
          <w:w w:val="105"/>
        </w:rPr>
        <w:t xml:space="preserve"> </w:t>
      </w:r>
      <w:r>
        <w:rPr>
          <w:w w:val="105"/>
        </w:rPr>
        <w:t>l’existence</w:t>
      </w:r>
      <w:r>
        <w:rPr>
          <w:spacing w:val="-5"/>
          <w:w w:val="105"/>
        </w:rPr>
        <w:t xml:space="preserve"> </w:t>
      </w:r>
      <w:r>
        <w:rPr>
          <w:w w:val="105"/>
        </w:rPr>
        <w:t>de</w:t>
      </w:r>
      <w:r>
        <w:rPr>
          <w:spacing w:val="-5"/>
          <w:w w:val="105"/>
        </w:rPr>
        <w:t xml:space="preserve"> </w:t>
      </w:r>
      <w:r>
        <w:rPr>
          <w:w w:val="105"/>
        </w:rPr>
        <w:t>huit</w:t>
      </w:r>
      <w:r>
        <w:rPr>
          <w:spacing w:val="-5"/>
          <w:w w:val="105"/>
        </w:rPr>
        <w:t xml:space="preserve"> </w:t>
      </w:r>
      <w:r>
        <w:rPr>
          <w:w w:val="105"/>
        </w:rPr>
        <w:t>émotions basiques</w:t>
      </w:r>
      <w:r>
        <w:rPr>
          <w:spacing w:val="-7"/>
          <w:w w:val="105"/>
        </w:rPr>
        <w:t xml:space="preserve"> </w:t>
      </w:r>
      <w:r>
        <w:rPr>
          <w:w w:val="105"/>
        </w:rPr>
        <w:t>couplées</w:t>
      </w:r>
      <w:r>
        <w:rPr>
          <w:spacing w:val="-7"/>
          <w:w w:val="105"/>
        </w:rPr>
        <w:t xml:space="preserve"> </w:t>
      </w:r>
      <w:r>
        <w:rPr>
          <w:w w:val="105"/>
        </w:rPr>
        <w:t>en</w:t>
      </w:r>
      <w:r>
        <w:rPr>
          <w:spacing w:val="-7"/>
          <w:w w:val="105"/>
        </w:rPr>
        <w:t xml:space="preserve"> </w:t>
      </w:r>
      <w:r>
        <w:rPr>
          <w:w w:val="105"/>
        </w:rPr>
        <w:t>opposées</w:t>
      </w:r>
      <w:r>
        <w:rPr>
          <w:spacing w:val="-7"/>
          <w:w w:val="105"/>
        </w:rPr>
        <w:t xml:space="preserve"> </w:t>
      </w:r>
      <w:r>
        <w:rPr>
          <w:w w:val="105"/>
        </w:rPr>
        <w:t>:</w:t>
      </w:r>
      <w:r>
        <w:rPr>
          <w:spacing w:val="-7"/>
          <w:w w:val="105"/>
        </w:rPr>
        <w:t xml:space="preserve"> </w:t>
      </w:r>
      <w:r>
        <w:rPr>
          <w:w w:val="105"/>
        </w:rPr>
        <w:t>La</w:t>
      </w:r>
      <w:r>
        <w:rPr>
          <w:spacing w:val="-7"/>
          <w:w w:val="105"/>
        </w:rPr>
        <w:t xml:space="preserve"> </w:t>
      </w:r>
      <w:r>
        <w:rPr>
          <w:w w:val="105"/>
        </w:rPr>
        <w:t>colère</w:t>
      </w:r>
      <w:r>
        <w:rPr>
          <w:spacing w:val="-7"/>
          <w:w w:val="105"/>
        </w:rPr>
        <w:t xml:space="preserve"> </w:t>
      </w:r>
      <w:r>
        <w:rPr>
          <w:w w:val="105"/>
        </w:rPr>
        <w:t>et</w:t>
      </w:r>
      <w:r>
        <w:rPr>
          <w:spacing w:val="-7"/>
          <w:w w:val="105"/>
        </w:rPr>
        <w:t xml:space="preserve"> </w:t>
      </w:r>
      <w:r>
        <w:rPr>
          <w:w w:val="105"/>
        </w:rPr>
        <w:t>la</w:t>
      </w:r>
      <w:r>
        <w:rPr>
          <w:spacing w:val="-7"/>
          <w:w w:val="105"/>
        </w:rPr>
        <w:t xml:space="preserve"> </w:t>
      </w:r>
      <w:r>
        <w:rPr>
          <w:w w:val="105"/>
        </w:rPr>
        <w:t>peur,</w:t>
      </w:r>
      <w:r>
        <w:rPr>
          <w:spacing w:val="-7"/>
          <w:w w:val="105"/>
        </w:rPr>
        <w:t xml:space="preserve"> </w:t>
      </w:r>
      <w:r>
        <w:rPr>
          <w:w w:val="105"/>
        </w:rPr>
        <w:t>la</w:t>
      </w:r>
      <w:r>
        <w:rPr>
          <w:spacing w:val="-7"/>
          <w:w w:val="105"/>
        </w:rPr>
        <w:t xml:space="preserve"> </w:t>
      </w:r>
      <w:r>
        <w:rPr>
          <w:w w:val="105"/>
        </w:rPr>
        <w:t>joie</w:t>
      </w:r>
      <w:r>
        <w:rPr>
          <w:spacing w:val="-7"/>
          <w:w w:val="105"/>
        </w:rPr>
        <w:t xml:space="preserve"> </w:t>
      </w:r>
      <w:r>
        <w:rPr>
          <w:w w:val="105"/>
        </w:rPr>
        <w:t>et</w:t>
      </w:r>
      <w:r>
        <w:rPr>
          <w:spacing w:val="-7"/>
          <w:w w:val="105"/>
        </w:rPr>
        <w:t xml:space="preserve"> </w:t>
      </w:r>
      <w:r>
        <w:rPr>
          <w:w w:val="105"/>
        </w:rPr>
        <w:t>la</w:t>
      </w:r>
      <w:r>
        <w:rPr>
          <w:spacing w:val="-7"/>
          <w:w w:val="105"/>
        </w:rPr>
        <w:t xml:space="preserve"> </w:t>
      </w:r>
      <w:r>
        <w:rPr>
          <w:w w:val="105"/>
        </w:rPr>
        <w:t>tristesse,</w:t>
      </w:r>
      <w:r>
        <w:rPr>
          <w:spacing w:val="-7"/>
          <w:w w:val="105"/>
        </w:rPr>
        <w:t xml:space="preserve"> </w:t>
      </w:r>
      <w:r>
        <w:rPr>
          <w:w w:val="105"/>
        </w:rPr>
        <w:t>la</w:t>
      </w:r>
      <w:r>
        <w:rPr>
          <w:spacing w:val="-7"/>
          <w:w w:val="105"/>
        </w:rPr>
        <w:t xml:space="preserve"> </w:t>
      </w:r>
      <w:r>
        <w:rPr>
          <w:w w:val="105"/>
        </w:rPr>
        <w:t>confiance</w:t>
      </w:r>
      <w:r>
        <w:rPr>
          <w:spacing w:val="-7"/>
          <w:w w:val="105"/>
        </w:rPr>
        <w:t xml:space="preserve"> </w:t>
      </w:r>
      <w:r>
        <w:rPr>
          <w:w w:val="105"/>
        </w:rPr>
        <w:t>et</w:t>
      </w:r>
      <w:r>
        <w:rPr>
          <w:spacing w:val="-7"/>
          <w:w w:val="105"/>
        </w:rPr>
        <w:t xml:space="preserve"> </w:t>
      </w:r>
      <w:r>
        <w:rPr>
          <w:w w:val="105"/>
        </w:rPr>
        <w:t>le dégout, l’anticipation et la surprise. Ces émotions sont choisies car elles conduisent toutes à un comportement bénéfique à la survie, la colère pousse à se battre, la peur à fuir, le dégout</w:t>
      </w:r>
      <w:r>
        <w:rPr>
          <w:spacing w:val="-2"/>
          <w:w w:val="105"/>
        </w:rPr>
        <w:t xml:space="preserve"> </w:t>
      </w:r>
      <w:r>
        <w:rPr>
          <w:w w:val="105"/>
        </w:rPr>
        <w:t>à</w:t>
      </w:r>
      <w:r>
        <w:rPr>
          <w:spacing w:val="-2"/>
          <w:w w:val="105"/>
        </w:rPr>
        <w:t xml:space="preserve"> </w:t>
      </w:r>
      <w:r>
        <w:rPr>
          <w:w w:val="105"/>
        </w:rPr>
        <w:t>éviter,</w:t>
      </w:r>
      <w:r>
        <w:rPr>
          <w:spacing w:val="-2"/>
          <w:w w:val="105"/>
        </w:rPr>
        <w:t xml:space="preserve"> </w:t>
      </w:r>
      <w:r>
        <w:rPr>
          <w:w w:val="105"/>
        </w:rPr>
        <w:t>la</w:t>
      </w:r>
      <w:r>
        <w:rPr>
          <w:spacing w:val="-2"/>
          <w:w w:val="105"/>
        </w:rPr>
        <w:t xml:space="preserve"> </w:t>
      </w:r>
      <w:r>
        <w:rPr>
          <w:w w:val="105"/>
        </w:rPr>
        <w:t>confiance</w:t>
      </w:r>
      <w:r>
        <w:rPr>
          <w:spacing w:val="-2"/>
          <w:w w:val="105"/>
        </w:rPr>
        <w:t xml:space="preserve"> </w:t>
      </w:r>
      <w:r>
        <w:rPr>
          <w:w w:val="105"/>
        </w:rPr>
        <w:t>à</w:t>
      </w:r>
      <w:r>
        <w:rPr>
          <w:spacing w:val="-2"/>
          <w:w w:val="105"/>
        </w:rPr>
        <w:t xml:space="preserve"> </w:t>
      </w:r>
      <w:r>
        <w:rPr>
          <w:w w:val="105"/>
        </w:rPr>
        <w:t>la</w:t>
      </w:r>
      <w:r>
        <w:rPr>
          <w:spacing w:val="-2"/>
          <w:w w:val="105"/>
        </w:rPr>
        <w:t xml:space="preserve"> </w:t>
      </w:r>
      <w:r>
        <w:rPr>
          <w:w w:val="105"/>
        </w:rPr>
        <w:t>coopération</w:t>
      </w:r>
      <w:r>
        <w:rPr>
          <w:spacing w:val="-2"/>
          <w:w w:val="105"/>
        </w:rPr>
        <w:t xml:space="preserve"> </w:t>
      </w:r>
      <w:r>
        <w:rPr>
          <w:w w:val="105"/>
        </w:rPr>
        <w:t>etc.</w:t>
      </w:r>
      <w:r>
        <w:rPr>
          <w:spacing w:val="-2"/>
          <w:w w:val="105"/>
        </w:rPr>
        <w:t xml:space="preserve"> </w:t>
      </w:r>
      <w:r>
        <w:rPr>
          <w:w w:val="105"/>
        </w:rPr>
        <w:t>De</w:t>
      </w:r>
      <w:r>
        <w:rPr>
          <w:spacing w:val="-2"/>
          <w:w w:val="105"/>
        </w:rPr>
        <w:t xml:space="preserve"> </w:t>
      </w:r>
      <w:r>
        <w:rPr>
          <w:w w:val="105"/>
        </w:rPr>
        <w:t>plus,</w:t>
      </w:r>
      <w:r>
        <w:rPr>
          <w:spacing w:val="-2"/>
          <w:w w:val="105"/>
        </w:rPr>
        <w:t xml:space="preserve"> </w:t>
      </w:r>
      <w:r>
        <w:rPr>
          <w:w w:val="105"/>
        </w:rPr>
        <w:t>ces</w:t>
      </w:r>
      <w:r>
        <w:rPr>
          <w:spacing w:val="-2"/>
          <w:w w:val="105"/>
        </w:rPr>
        <w:t xml:space="preserve"> </w:t>
      </w:r>
      <w:r>
        <w:rPr>
          <w:w w:val="105"/>
        </w:rPr>
        <w:t>émotions</w:t>
      </w:r>
      <w:r>
        <w:rPr>
          <w:spacing w:val="-2"/>
          <w:w w:val="105"/>
        </w:rPr>
        <w:t xml:space="preserve"> </w:t>
      </w:r>
      <w:r>
        <w:rPr>
          <w:w w:val="105"/>
        </w:rPr>
        <w:t>se</w:t>
      </w:r>
      <w:r>
        <w:rPr>
          <w:spacing w:val="-2"/>
          <w:w w:val="105"/>
        </w:rPr>
        <w:t xml:space="preserve"> </w:t>
      </w:r>
      <w:r>
        <w:rPr>
          <w:w w:val="105"/>
        </w:rPr>
        <w:t>retrouvent</w:t>
      </w:r>
      <w:r>
        <w:rPr>
          <w:spacing w:val="-2"/>
          <w:w w:val="105"/>
        </w:rPr>
        <w:t xml:space="preserve"> </w:t>
      </w:r>
      <w:r>
        <w:rPr>
          <w:w w:val="105"/>
        </w:rPr>
        <w:t>chez de</w:t>
      </w:r>
      <w:r>
        <w:rPr>
          <w:spacing w:val="-9"/>
          <w:w w:val="105"/>
        </w:rPr>
        <w:t xml:space="preserve"> </w:t>
      </w:r>
      <w:r>
        <w:rPr>
          <w:w w:val="105"/>
        </w:rPr>
        <w:t>nombreuses</w:t>
      </w:r>
      <w:r>
        <w:rPr>
          <w:spacing w:val="-9"/>
          <w:w w:val="105"/>
        </w:rPr>
        <w:t xml:space="preserve"> </w:t>
      </w:r>
      <w:r>
        <w:rPr>
          <w:w w:val="105"/>
        </w:rPr>
        <w:t>espèces</w:t>
      </w:r>
      <w:r>
        <w:rPr>
          <w:spacing w:val="-9"/>
          <w:w w:val="105"/>
        </w:rPr>
        <w:t xml:space="preserve"> </w:t>
      </w:r>
      <w:r>
        <w:rPr>
          <w:w w:val="105"/>
        </w:rPr>
        <w:t>animales,</w:t>
      </w:r>
      <w:r>
        <w:rPr>
          <w:spacing w:val="-9"/>
          <w:w w:val="105"/>
        </w:rPr>
        <w:t xml:space="preserve"> </w:t>
      </w:r>
      <w:r>
        <w:rPr>
          <w:w w:val="105"/>
        </w:rPr>
        <w:t>cela</w:t>
      </w:r>
      <w:r>
        <w:rPr>
          <w:spacing w:val="-9"/>
          <w:w w:val="105"/>
        </w:rPr>
        <w:t xml:space="preserve"> </w:t>
      </w:r>
      <w:r>
        <w:rPr>
          <w:w w:val="105"/>
        </w:rPr>
        <w:t>renforce</w:t>
      </w:r>
      <w:r>
        <w:rPr>
          <w:spacing w:val="-9"/>
          <w:w w:val="105"/>
        </w:rPr>
        <w:t xml:space="preserve"> </w:t>
      </w:r>
      <w:r>
        <w:rPr>
          <w:w w:val="105"/>
        </w:rPr>
        <w:t>la</w:t>
      </w:r>
      <w:r>
        <w:rPr>
          <w:spacing w:val="-9"/>
          <w:w w:val="105"/>
        </w:rPr>
        <w:t xml:space="preserve"> </w:t>
      </w:r>
      <w:r>
        <w:rPr>
          <w:w w:val="105"/>
        </w:rPr>
        <w:t>théorie</w:t>
      </w:r>
      <w:r>
        <w:rPr>
          <w:spacing w:val="-9"/>
          <w:w w:val="105"/>
        </w:rPr>
        <w:t xml:space="preserve"> </w:t>
      </w:r>
      <w:r>
        <w:rPr>
          <w:w w:val="105"/>
        </w:rPr>
        <w:t>que</w:t>
      </w:r>
      <w:r>
        <w:rPr>
          <w:spacing w:val="-9"/>
          <w:w w:val="105"/>
        </w:rPr>
        <w:t xml:space="preserve"> </w:t>
      </w:r>
      <w:r>
        <w:rPr>
          <w:w w:val="105"/>
        </w:rPr>
        <w:t>ces</w:t>
      </w:r>
      <w:r>
        <w:rPr>
          <w:spacing w:val="-9"/>
          <w:w w:val="105"/>
        </w:rPr>
        <w:t xml:space="preserve"> </w:t>
      </w:r>
      <w:r>
        <w:rPr>
          <w:w w:val="105"/>
        </w:rPr>
        <w:t>émotions</w:t>
      </w:r>
      <w:r>
        <w:rPr>
          <w:spacing w:val="-9"/>
          <w:w w:val="105"/>
        </w:rPr>
        <w:t xml:space="preserve"> </w:t>
      </w:r>
      <w:r>
        <w:rPr>
          <w:w w:val="105"/>
        </w:rPr>
        <w:t>sont</w:t>
      </w:r>
      <w:r>
        <w:rPr>
          <w:spacing w:val="-9"/>
          <w:w w:val="105"/>
        </w:rPr>
        <w:t xml:space="preserve"> </w:t>
      </w:r>
      <w:r>
        <w:rPr>
          <w:w w:val="105"/>
        </w:rPr>
        <w:t>basiques</w:t>
      </w:r>
      <w:r>
        <w:rPr>
          <w:spacing w:val="-9"/>
          <w:w w:val="105"/>
        </w:rPr>
        <w:t xml:space="preserve"> </w:t>
      </w:r>
      <w:r>
        <w:rPr>
          <w:w w:val="105"/>
        </w:rPr>
        <w:t>et universelles. Plus récemment, des avancées en sciences cognitives montrent que certaines émotions activent systématiquement les mêmes zones du cerveau (</w:t>
      </w:r>
      <w:proofErr w:type="spellStart"/>
      <w:r>
        <w:rPr>
          <w:w w:val="105"/>
        </w:rPr>
        <w:t>Celeghin</w:t>
      </w:r>
      <w:proofErr w:type="spellEnd"/>
      <w:r>
        <w:rPr>
          <w:w w:val="105"/>
        </w:rPr>
        <w:t xml:space="preserve"> et al., </w:t>
      </w:r>
      <w:hyperlink w:anchor="_bookmark46" w:history="1">
        <w:r>
          <w:rPr>
            <w:w w:val="105"/>
          </w:rPr>
          <w:t>2017</w:t>
        </w:r>
      </w:hyperlink>
      <w:r>
        <w:rPr>
          <w:w w:val="105"/>
        </w:rPr>
        <w:t>).</w:t>
      </w:r>
    </w:p>
    <w:p w14:paraId="6A5CADE8" w14:textId="77777777" w:rsidR="00C91026" w:rsidRDefault="00C91026">
      <w:pPr>
        <w:pStyle w:val="Corpsdetexte"/>
        <w:spacing w:line="312" w:lineRule="auto"/>
        <w:jc w:val="both"/>
        <w:sectPr w:rsidR="00C91026">
          <w:pgSz w:w="11910" w:h="16840"/>
          <w:pgMar w:top="1300" w:right="1133" w:bottom="1080" w:left="1275" w:header="0" w:footer="889" w:gutter="0"/>
          <w:cols w:space="720"/>
        </w:sectPr>
      </w:pPr>
    </w:p>
    <w:p w14:paraId="00887D32" w14:textId="77777777" w:rsidR="00C91026" w:rsidRDefault="00A75B0C">
      <w:pPr>
        <w:spacing w:before="137"/>
        <w:ind w:left="80" w:right="229"/>
        <w:jc w:val="center"/>
        <w:rPr>
          <w:sz w:val="24"/>
        </w:rPr>
      </w:pPr>
      <w:bookmarkStart w:id="23" w:name="_bookmark7"/>
      <w:bookmarkEnd w:id="23"/>
      <w:r>
        <w:rPr>
          <w:rFonts w:ascii="Georgia" w:hAnsi="Georgia"/>
          <w:b/>
          <w:sz w:val="24"/>
        </w:rPr>
        <w:lastRenderedPageBreak/>
        <w:t>Table</w:t>
      </w:r>
      <w:r>
        <w:rPr>
          <w:rFonts w:ascii="Georgia" w:hAnsi="Georgia"/>
          <w:b/>
          <w:spacing w:val="28"/>
          <w:sz w:val="24"/>
        </w:rPr>
        <w:t xml:space="preserve"> </w:t>
      </w:r>
      <w:r>
        <w:rPr>
          <w:rFonts w:ascii="Georgia" w:hAnsi="Georgia"/>
          <w:b/>
          <w:sz w:val="24"/>
        </w:rPr>
        <w:t>2.1</w:t>
      </w:r>
      <w:r>
        <w:rPr>
          <w:rFonts w:ascii="Georgia" w:hAnsi="Georgia"/>
          <w:b/>
          <w:spacing w:val="28"/>
          <w:sz w:val="24"/>
        </w:rPr>
        <w:t xml:space="preserve"> </w:t>
      </w:r>
      <w:r>
        <w:rPr>
          <w:rFonts w:ascii="Georgia" w:hAnsi="Georgia"/>
          <w:b/>
          <w:sz w:val="24"/>
        </w:rPr>
        <w:t>–</w:t>
      </w:r>
      <w:r>
        <w:rPr>
          <w:rFonts w:ascii="Georgia" w:hAnsi="Georgia"/>
          <w:b/>
          <w:spacing w:val="29"/>
          <w:sz w:val="24"/>
        </w:rPr>
        <w:t xml:space="preserve"> </w:t>
      </w:r>
      <w:r>
        <w:rPr>
          <w:sz w:val="24"/>
        </w:rPr>
        <w:t>Sélection</w:t>
      </w:r>
      <w:r>
        <w:rPr>
          <w:spacing w:val="17"/>
          <w:sz w:val="24"/>
        </w:rPr>
        <w:t xml:space="preserve"> </w:t>
      </w:r>
      <w:r>
        <w:rPr>
          <w:sz w:val="24"/>
        </w:rPr>
        <w:t>de</w:t>
      </w:r>
      <w:r>
        <w:rPr>
          <w:spacing w:val="17"/>
          <w:sz w:val="24"/>
        </w:rPr>
        <w:t xml:space="preserve"> </w:t>
      </w:r>
      <w:r>
        <w:rPr>
          <w:sz w:val="24"/>
        </w:rPr>
        <w:t>listes</w:t>
      </w:r>
      <w:r>
        <w:rPr>
          <w:spacing w:val="18"/>
          <w:sz w:val="24"/>
        </w:rPr>
        <w:t xml:space="preserve"> </w:t>
      </w:r>
      <w:r>
        <w:rPr>
          <w:sz w:val="24"/>
        </w:rPr>
        <w:t>d’émotions</w:t>
      </w:r>
      <w:r>
        <w:rPr>
          <w:spacing w:val="17"/>
          <w:sz w:val="24"/>
        </w:rPr>
        <w:t xml:space="preserve"> </w:t>
      </w:r>
      <w:r>
        <w:rPr>
          <w:sz w:val="24"/>
        </w:rPr>
        <w:t>«</w:t>
      </w:r>
      <w:r>
        <w:rPr>
          <w:spacing w:val="17"/>
          <w:sz w:val="24"/>
        </w:rPr>
        <w:t xml:space="preserve"> </w:t>
      </w:r>
      <w:r>
        <w:rPr>
          <w:sz w:val="24"/>
        </w:rPr>
        <w:t>basiques</w:t>
      </w:r>
      <w:r>
        <w:rPr>
          <w:spacing w:val="18"/>
          <w:sz w:val="24"/>
        </w:rPr>
        <w:t xml:space="preserve"> </w:t>
      </w:r>
      <w:r>
        <w:rPr>
          <w:spacing w:val="-10"/>
          <w:sz w:val="24"/>
        </w:rPr>
        <w:t>»</w:t>
      </w:r>
    </w:p>
    <w:p w14:paraId="0F378776" w14:textId="77777777" w:rsidR="00C91026" w:rsidRDefault="00A75B0C">
      <w:pPr>
        <w:pStyle w:val="Titre3"/>
        <w:tabs>
          <w:tab w:val="left" w:pos="2768"/>
          <w:tab w:val="left" w:pos="6976"/>
        </w:tabs>
        <w:spacing w:before="239" w:line="248" w:lineRule="exact"/>
        <w:ind w:left="261"/>
      </w:pPr>
      <w:r>
        <w:rPr>
          <w:noProof/>
        </w:rPr>
        <mc:AlternateContent>
          <mc:Choice Requires="wps">
            <w:drawing>
              <wp:anchor distT="0" distB="0" distL="0" distR="0" simplePos="0" relativeHeight="15730176" behindDoc="0" locked="0" layoutInCell="1" allowOverlap="1" wp14:anchorId="6C27D0AF" wp14:editId="4E7DAEBA">
                <wp:simplePos x="0" y="0"/>
                <wp:positionH relativeFrom="page">
                  <wp:posOffset>899998</wp:posOffset>
                </wp:positionH>
                <wp:positionV relativeFrom="paragraph">
                  <wp:posOffset>151130</wp:posOffset>
                </wp:positionV>
                <wp:extent cx="59639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3920" cy="1270"/>
                        </a:xfrm>
                        <a:custGeom>
                          <a:avLst/>
                          <a:gdLst/>
                          <a:ahLst/>
                          <a:cxnLst/>
                          <a:rect l="l" t="t" r="r" b="b"/>
                          <a:pathLst>
                            <a:path w="5963920">
                              <a:moveTo>
                                <a:pt x="0" y="0"/>
                              </a:moveTo>
                              <a:lnTo>
                                <a:pt x="596348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8" o:spid="_x0000_s1026" style="position:absolute;margin-left:70.85pt;margin-top:11.9pt;width:469.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963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" path="m,l5963488,e" filled="f" strokeweight=".14056mm">
                <v:path arrowok="t"/>
                <w10:wrap anchorx="page"/>
              </v:shape>
            </w:pict>
          </mc:Fallback>
        </mc:AlternateContent>
      </w:r>
      <w:r>
        <w:rPr>
          <w:spacing w:val="-2"/>
        </w:rPr>
        <w:t>Référence</w:t>
      </w:r>
      <w:r>
        <w:tab/>
      </w:r>
      <w:r>
        <w:rPr>
          <w:w w:val="90"/>
        </w:rPr>
        <w:t>Émotions</w:t>
      </w:r>
      <w:r>
        <w:rPr>
          <w:spacing w:val="51"/>
        </w:rPr>
        <w:t xml:space="preserve"> </w:t>
      </w:r>
      <w:r>
        <w:rPr>
          <w:spacing w:val="-2"/>
        </w:rPr>
        <w:t>basiques</w:t>
      </w:r>
      <w:r>
        <w:tab/>
      </w:r>
      <w:r>
        <w:rPr>
          <w:w w:val="95"/>
        </w:rPr>
        <w:t>Critères</w:t>
      </w:r>
      <w:r>
        <w:rPr>
          <w:spacing w:val="18"/>
        </w:rPr>
        <w:t xml:space="preserve"> </w:t>
      </w:r>
      <w:r>
        <w:rPr>
          <w:spacing w:val="-2"/>
        </w:rPr>
        <w:t>d’inclusion</w:t>
      </w:r>
    </w:p>
    <w:p w14:paraId="6054785B" w14:textId="77777777" w:rsidR="00C91026" w:rsidRDefault="00C91026">
      <w:pPr>
        <w:pStyle w:val="Titre3"/>
        <w:spacing w:line="248" w:lineRule="exact"/>
        <w:sectPr w:rsidR="00C91026">
          <w:pgSz w:w="11910" w:h="16840"/>
          <w:pgMar w:top="1240" w:right="1133" w:bottom="1080" w:left="1275" w:header="0" w:footer="889" w:gutter="0"/>
          <w:cols w:space="720"/>
        </w:sectPr>
      </w:pPr>
    </w:p>
    <w:p w14:paraId="239A3322" w14:textId="77777777" w:rsidR="00C91026" w:rsidRDefault="00A75B0C">
      <w:pPr>
        <w:pStyle w:val="Corpsdetexte"/>
        <w:tabs>
          <w:tab w:val="left" w:pos="2768"/>
        </w:tabs>
        <w:spacing w:before="5" w:line="252" w:lineRule="auto"/>
        <w:ind w:left="2768" w:hanging="2507"/>
      </w:pPr>
      <w:r>
        <w:rPr>
          <w:noProof/>
        </w:rPr>
        <mc:AlternateContent>
          <mc:Choice Requires="wps">
            <w:drawing>
              <wp:anchor distT="0" distB="0" distL="0" distR="0" simplePos="0" relativeHeight="486931456" behindDoc="1" locked="0" layoutInCell="1" allowOverlap="1" wp14:anchorId="46A4F7A7" wp14:editId="41BD9297">
                <wp:simplePos x="0" y="0"/>
                <wp:positionH relativeFrom="page">
                  <wp:posOffset>899998</wp:posOffset>
                </wp:positionH>
                <wp:positionV relativeFrom="paragraph">
                  <wp:posOffset>40152</wp:posOffset>
                </wp:positionV>
                <wp:extent cx="59639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3920" cy="1270"/>
                        </a:xfrm>
                        <a:custGeom>
                          <a:avLst/>
                          <a:gdLst/>
                          <a:ahLst/>
                          <a:cxnLst/>
                          <a:rect l="l" t="t" r="r" b="b"/>
                          <a:pathLst>
                            <a:path w="5963920">
                              <a:moveTo>
                                <a:pt x="0" y="0"/>
                              </a:moveTo>
                              <a:lnTo>
                                <a:pt x="596348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9" o:spid="_x0000_s1026" style="position:absolute;margin-left:70.85pt;margin-top:3.15pt;width:469.6pt;height:.1pt;z-index:-16385024;visibility:visible;mso-wrap-style:square;mso-wrap-distance-left:0;mso-wrap-distance-top:0;mso-wrap-distance-right:0;mso-wrap-distance-bottom:0;mso-position-horizontal:absolute;mso-position-horizontal-relative:page;mso-position-vertical:absolute;mso-position-vertical-relative:text;v-text-anchor:top" coordsize="5963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" path="m,l5963488,e" filled="f" strokeweight=".14056mm">
                <v:path arrowok="t"/>
                <w10:wrap anchorx="page"/>
              </v:shape>
            </w:pict>
          </mc:Fallback>
        </mc:AlternateContent>
      </w:r>
      <w:r>
        <w:rPr>
          <w:w w:val="105"/>
        </w:rPr>
        <w:t>Arnold (</w:t>
      </w:r>
      <w:hyperlink w:anchor="_bookmark35" w:history="1">
        <w:r>
          <w:rPr>
            <w:w w:val="105"/>
          </w:rPr>
          <w:t>1960</w:t>
        </w:r>
      </w:hyperlink>
      <w:r>
        <w:rPr>
          <w:w w:val="105"/>
        </w:rPr>
        <w:t>)</w:t>
      </w:r>
      <w:r>
        <w:tab/>
      </w:r>
      <w:r>
        <w:rPr>
          <w:w w:val="105"/>
        </w:rPr>
        <w:t>Colère, aversion, courage, découragement,</w:t>
      </w:r>
      <w:r>
        <w:rPr>
          <w:spacing w:val="-3"/>
          <w:w w:val="105"/>
        </w:rPr>
        <w:t xml:space="preserve"> </w:t>
      </w:r>
      <w:r>
        <w:rPr>
          <w:w w:val="105"/>
        </w:rPr>
        <w:t>désir,</w:t>
      </w:r>
      <w:r>
        <w:rPr>
          <w:spacing w:val="-3"/>
          <w:w w:val="105"/>
        </w:rPr>
        <w:t xml:space="preserve"> </w:t>
      </w:r>
      <w:r>
        <w:rPr>
          <w:w w:val="105"/>
        </w:rPr>
        <w:t>désespoir,</w:t>
      </w:r>
      <w:r>
        <w:rPr>
          <w:spacing w:val="-3"/>
          <w:w w:val="105"/>
        </w:rPr>
        <w:t xml:space="preserve"> </w:t>
      </w:r>
      <w:r>
        <w:rPr>
          <w:w w:val="105"/>
        </w:rPr>
        <w:t>peur, haine, espoir, amour, tristesse</w:t>
      </w:r>
    </w:p>
    <w:p w14:paraId="6DA86914" w14:textId="77777777" w:rsidR="00C91026" w:rsidRDefault="00A75B0C">
      <w:pPr>
        <w:pStyle w:val="Corpsdetexte"/>
        <w:spacing w:before="45" w:line="252" w:lineRule="auto"/>
        <w:ind w:left="261"/>
      </w:pPr>
      <w:r>
        <w:br w:type="column"/>
      </w:r>
      <w:r>
        <w:rPr>
          <w:w w:val="105"/>
        </w:rPr>
        <w:t xml:space="preserve">Relation aux tendances </w:t>
      </w:r>
      <w:r>
        <w:rPr>
          <w:spacing w:val="-2"/>
          <w:w w:val="105"/>
        </w:rPr>
        <w:t>d’action</w:t>
      </w:r>
    </w:p>
    <w:p w14:paraId="70D41A46" w14:textId="77777777" w:rsidR="00C91026" w:rsidRDefault="00C91026">
      <w:pPr>
        <w:pStyle w:val="Corpsdetexte"/>
        <w:spacing w:line="252" w:lineRule="auto"/>
        <w:sectPr w:rsidR="00C91026">
          <w:type w:val="continuous"/>
          <w:pgSz w:w="11910" w:h="16840"/>
          <w:pgMar w:top="1920" w:right="1133" w:bottom="280" w:left="1275" w:header="0" w:footer="889" w:gutter="0"/>
          <w:cols w:num="2" w:space="720" w:equalWidth="0">
            <w:col w:w="6669" w:space="46"/>
            <w:col w:w="2787"/>
          </w:cols>
        </w:sectPr>
      </w:pPr>
    </w:p>
    <w:p w14:paraId="1400F2EF" w14:textId="77777777" w:rsidR="00C91026" w:rsidRDefault="00A75B0C">
      <w:pPr>
        <w:pStyle w:val="Corpsdetexte"/>
        <w:tabs>
          <w:tab w:val="left" w:pos="2768"/>
          <w:tab w:val="left" w:pos="6976"/>
        </w:tabs>
        <w:spacing w:before="38"/>
        <w:ind w:left="261"/>
      </w:pPr>
      <w:r>
        <w:t>Darwin</w:t>
      </w:r>
      <w:r>
        <w:rPr>
          <w:spacing w:val="45"/>
        </w:rPr>
        <w:t xml:space="preserve"> </w:t>
      </w:r>
      <w:r>
        <w:rPr>
          <w:spacing w:val="-2"/>
        </w:rPr>
        <w:t>(</w:t>
      </w:r>
      <w:hyperlink w:anchor="_bookmark49" w:history="1">
        <w:r>
          <w:rPr>
            <w:spacing w:val="-2"/>
          </w:rPr>
          <w:t>1872</w:t>
        </w:r>
      </w:hyperlink>
      <w:r>
        <w:rPr>
          <w:spacing w:val="-2"/>
        </w:rPr>
        <w:t>)</w:t>
      </w:r>
      <w:r>
        <w:tab/>
        <w:t>Colère,</w:t>
      </w:r>
      <w:r>
        <w:rPr>
          <w:spacing w:val="43"/>
        </w:rPr>
        <w:t xml:space="preserve"> </w:t>
      </w:r>
      <w:r>
        <w:t>peur,</w:t>
      </w:r>
      <w:r>
        <w:rPr>
          <w:spacing w:val="43"/>
        </w:rPr>
        <w:t xml:space="preserve"> </w:t>
      </w:r>
      <w:r>
        <w:t>surprise,</w:t>
      </w:r>
      <w:r>
        <w:rPr>
          <w:spacing w:val="43"/>
        </w:rPr>
        <w:t xml:space="preserve"> </w:t>
      </w:r>
      <w:r>
        <w:t>dégoût,</w:t>
      </w:r>
      <w:r>
        <w:rPr>
          <w:spacing w:val="43"/>
        </w:rPr>
        <w:t xml:space="preserve"> </w:t>
      </w:r>
      <w:r>
        <w:rPr>
          <w:spacing w:val="-2"/>
        </w:rPr>
        <w:t>tristesse</w:t>
      </w:r>
      <w:r>
        <w:tab/>
        <w:t>Expressions</w:t>
      </w:r>
      <w:r>
        <w:rPr>
          <w:spacing w:val="27"/>
        </w:rPr>
        <w:t xml:space="preserve"> </w:t>
      </w:r>
      <w:r>
        <w:t>faciales</w:t>
      </w:r>
      <w:r>
        <w:rPr>
          <w:spacing w:val="27"/>
        </w:rPr>
        <w:t xml:space="preserve"> </w:t>
      </w:r>
      <w:r>
        <w:rPr>
          <w:spacing w:val="-4"/>
        </w:rPr>
        <w:t>uni-</w:t>
      </w:r>
    </w:p>
    <w:p w14:paraId="037465E9" w14:textId="77777777" w:rsidR="00C91026" w:rsidRDefault="00A75B0C">
      <w:pPr>
        <w:pStyle w:val="Corpsdetexte"/>
        <w:spacing w:before="12" w:line="244" w:lineRule="exact"/>
        <w:ind w:left="6970"/>
      </w:pPr>
      <w:proofErr w:type="spellStart"/>
      <w:r>
        <w:rPr>
          <w:spacing w:val="-2"/>
        </w:rPr>
        <w:t>verselles</w:t>
      </w:r>
      <w:proofErr w:type="spellEnd"/>
    </w:p>
    <w:p w14:paraId="23766022" w14:textId="77777777" w:rsidR="00C91026" w:rsidRDefault="00C91026">
      <w:pPr>
        <w:pStyle w:val="Corpsdetexte"/>
        <w:spacing w:line="244" w:lineRule="exact"/>
        <w:sectPr w:rsidR="00C91026">
          <w:type w:val="continuous"/>
          <w:pgSz w:w="11910" w:h="16840"/>
          <w:pgMar w:top="1920" w:right="1133" w:bottom="280" w:left="1275" w:header="0" w:footer="889" w:gutter="0"/>
          <w:cols w:space="720"/>
        </w:sectPr>
      </w:pPr>
    </w:p>
    <w:p w14:paraId="0F52AC94" w14:textId="77777777" w:rsidR="00C91026" w:rsidRDefault="00A75B0C">
      <w:pPr>
        <w:pStyle w:val="Corpsdetexte"/>
        <w:tabs>
          <w:tab w:val="left" w:pos="2728"/>
        </w:tabs>
        <w:spacing w:before="46"/>
        <w:ind w:left="221"/>
        <w:jc w:val="center"/>
      </w:pPr>
      <w:r>
        <w:rPr>
          <w:w w:val="105"/>
        </w:rPr>
        <w:t>Ekman</w:t>
      </w:r>
      <w:r>
        <w:rPr>
          <w:spacing w:val="20"/>
          <w:w w:val="105"/>
        </w:rPr>
        <w:t xml:space="preserve"> </w:t>
      </w:r>
      <w:r>
        <w:rPr>
          <w:spacing w:val="-2"/>
          <w:w w:val="105"/>
        </w:rPr>
        <w:t>(</w:t>
      </w:r>
      <w:hyperlink w:anchor="_bookmark57" w:history="1">
        <w:r>
          <w:rPr>
            <w:spacing w:val="-2"/>
            <w:w w:val="105"/>
          </w:rPr>
          <w:t>1982</w:t>
        </w:r>
      </w:hyperlink>
      <w:r>
        <w:rPr>
          <w:spacing w:val="-2"/>
          <w:w w:val="105"/>
        </w:rPr>
        <w:t>)</w:t>
      </w:r>
      <w:r>
        <w:tab/>
      </w:r>
      <w:r>
        <w:rPr>
          <w:w w:val="105"/>
        </w:rPr>
        <w:t>Colère,</w:t>
      </w:r>
      <w:r>
        <w:rPr>
          <w:spacing w:val="6"/>
          <w:w w:val="105"/>
        </w:rPr>
        <w:t xml:space="preserve"> </w:t>
      </w:r>
      <w:r>
        <w:rPr>
          <w:w w:val="105"/>
        </w:rPr>
        <w:t>dégoût,</w:t>
      </w:r>
      <w:r>
        <w:rPr>
          <w:spacing w:val="7"/>
          <w:w w:val="105"/>
        </w:rPr>
        <w:t xml:space="preserve"> </w:t>
      </w:r>
      <w:r>
        <w:rPr>
          <w:w w:val="105"/>
        </w:rPr>
        <w:t>peur,</w:t>
      </w:r>
      <w:r>
        <w:rPr>
          <w:spacing w:val="7"/>
          <w:w w:val="105"/>
        </w:rPr>
        <w:t xml:space="preserve"> </w:t>
      </w:r>
      <w:r>
        <w:rPr>
          <w:w w:val="105"/>
        </w:rPr>
        <w:t>joie,</w:t>
      </w:r>
      <w:r>
        <w:rPr>
          <w:spacing w:val="7"/>
          <w:w w:val="105"/>
        </w:rPr>
        <w:t xml:space="preserve"> </w:t>
      </w:r>
      <w:r>
        <w:rPr>
          <w:spacing w:val="-2"/>
          <w:w w:val="105"/>
        </w:rPr>
        <w:t>tristesse,</w:t>
      </w:r>
    </w:p>
    <w:p w14:paraId="71B37464" w14:textId="77777777" w:rsidR="00C91026" w:rsidRDefault="00A75B0C">
      <w:pPr>
        <w:pStyle w:val="Corpsdetexte"/>
        <w:spacing w:before="13"/>
        <w:ind w:left="221" w:right="313"/>
        <w:jc w:val="center"/>
      </w:pPr>
      <w:r>
        <w:rPr>
          <w:spacing w:val="-2"/>
          <w:w w:val="105"/>
        </w:rPr>
        <w:t>surprise</w:t>
      </w:r>
    </w:p>
    <w:p w14:paraId="0C851D3D" w14:textId="77777777" w:rsidR="00C91026" w:rsidRDefault="00A75B0C">
      <w:pPr>
        <w:pStyle w:val="Corpsdetexte"/>
        <w:spacing w:before="46" w:line="252" w:lineRule="auto"/>
        <w:ind w:left="261"/>
      </w:pPr>
      <w:r>
        <w:br w:type="column"/>
      </w:r>
      <w:r>
        <w:t xml:space="preserve">Expressions faciales </w:t>
      </w:r>
      <w:r>
        <w:rPr>
          <w:spacing w:val="-2"/>
        </w:rPr>
        <w:t>universelles</w:t>
      </w:r>
    </w:p>
    <w:p w14:paraId="69BF58D7" w14:textId="77777777" w:rsidR="00C91026" w:rsidRDefault="00C91026">
      <w:pPr>
        <w:pStyle w:val="Corpsdetexte"/>
        <w:spacing w:line="252" w:lineRule="auto"/>
        <w:sectPr w:rsidR="00C91026">
          <w:type w:val="continuous"/>
          <w:pgSz w:w="11910" w:h="16840"/>
          <w:pgMar w:top="1920" w:right="1133" w:bottom="280" w:left="1275" w:header="0" w:footer="889" w:gutter="0"/>
          <w:cols w:num="2" w:space="720" w:equalWidth="0">
            <w:col w:w="6429" w:space="286"/>
            <w:col w:w="2787"/>
          </w:cols>
        </w:sectPr>
      </w:pPr>
    </w:p>
    <w:p w14:paraId="6CC02C56" w14:textId="77777777" w:rsidR="00C91026" w:rsidRDefault="00C91026">
      <w:pPr>
        <w:pStyle w:val="Corpsdetexte"/>
        <w:spacing w:before="3"/>
        <w:rPr>
          <w:sz w:val="12"/>
        </w:rPr>
      </w:pPr>
    </w:p>
    <w:p w14:paraId="2371BF3A" w14:textId="77777777" w:rsidR="00C91026" w:rsidRDefault="00C91026">
      <w:pPr>
        <w:pStyle w:val="Corpsdetexte"/>
        <w:rPr>
          <w:sz w:val="12"/>
        </w:rPr>
        <w:sectPr w:rsidR="00C91026">
          <w:type w:val="continuous"/>
          <w:pgSz w:w="11910" w:h="16840"/>
          <w:pgMar w:top="1920" w:right="1133" w:bottom="280" w:left="1275" w:header="0" w:footer="889" w:gutter="0"/>
          <w:cols w:space="720"/>
        </w:sectPr>
      </w:pPr>
    </w:p>
    <w:p w14:paraId="5DC1E1C5" w14:textId="77777777" w:rsidR="00C91026" w:rsidRDefault="00A75B0C">
      <w:pPr>
        <w:pStyle w:val="Corpsdetexte"/>
        <w:spacing w:before="146" w:line="252" w:lineRule="auto"/>
        <w:ind w:left="234" w:firstLine="27"/>
      </w:pPr>
      <w:proofErr w:type="spellStart"/>
      <w:r>
        <w:rPr>
          <w:spacing w:val="-2"/>
          <w:w w:val="105"/>
        </w:rPr>
        <w:t>Frijda</w:t>
      </w:r>
      <w:proofErr w:type="spellEnd"/>
      <w:r>
        <w:rPr>
          <w:spacing w:val="-2"/>
          <w:w w:val="105"/>
        </w:rPr>
        <w:t xml:space="preserve"> (communication </w:t>
      </w:r>
      <w:r>
        <w:rPr>
          <w:w w:val="105"/>
        </w:rPr>
        <w:t>personnelle, 8</w:t>
      </w:r>
    </w:p>
    <w:p w14:paraId="71FF2A44" w14:textId="77777777" w:rsidR="00C91026" w:rsidRDefault="00A75B0C">
      <w:pPr>
        <w:pStyle w:val="Corpsdetexte"/>
        <w:spacing w:line="273" w:lineRule="exact"/>
        <w:ind w:left="261"/>
      </w:pPr>
      <w:r>
        <w:t>septembre</w:t>
      </w:r>
      <w:r>
        <w:rPr>
          <w:spacing w:val="62"/>
        </w:rPr>
        <w:t xml:space="preserve"> </w:t>
      </w:r>
      <w:r>
        <w:rPr>
          <w:spacing w:val="-2"/>
        </w:rPr>
        <w:t>1986)</w:t>
      </w:r>
    </w:p>
    <w:p w14:paraId="65055B87" w14:textId="77777777" w:rsidR="00C91026" w:rsidRDefault="00A75B0C">
      <w:pPr>
        <w:pStyle w:val="Corpsdetexte"/>
        <w:spacing w:before="146" w:line="252" w:lineRule="auto"/>
        <w:ind w:left="234" w:right="38"/>
      </w:pPr>
      <w:r>
        <w:br w:type="column"/>
      </w:r>
      <w:r>
        <w:rPr>
          <w:w w:val="105"/>
        </w:rPr>
        <w:t>Désir, bonheur, intérêt, surprise, émerveillement, chagrin</w:t>
      </w:r>
    </w:p>
    <w:p w14:paraId="19952861" w14:textId="77777777" w:rsidR="00C91026" w:rsidRDefault="00A75B0C">
      <w:pPr>
        <w:pStyle w:val="Corpsdetexte"/>
        <w:spacing w:before="146" w:line="252" w:lineRule="auto"/>
        <w:ind w:left="234" w:right="212"/>
      </w:pPr>
      <w:r>
        <w:br w:type="column"/>
      </w:r>
      <w:r>
        <w:rPr>
          <w:w w:val="105"/>
        </w:rPr>
        <w:t>Formes de préparation à l’action</w:t>
      </w:r>
    </w:p>
    <w:p w14:paraId="0A3ADF04" w14:textId="77777777" w:rsidR="00C91026" w:rsidRDefault="00C91026">
      <w:pPr>
        <w:pStyle w:val="Corpsdetexte"/>
        <w:spacing w:line="252" w:lineRule="auto"/>
        <w:sectPr w:rsidR="00C91026">
          <w:type w:val="continuous"/>
          <w:pgSz w:w="11910" w:h="16840"/>
          <w:pgMar w:top="1920" w:right="1133" w:bottom="280" w:left="1275" w:header="0" w:footer="889" w:gutter="0"/>
          <w:cols w:num="3" w:space="720" w:equalWidth="0">
            <w:col w:w="1975" w:space="559"/>
            <w:col w:w="3605" w:space="603"/>
            <w:col w:w="2760"/>
          </w:cols>
        </w:sectPr>
      </w:pPr>
    </w:p>
    <w:p w14:paraId="0F8A64C3" w14:textId="77777777" w:rsidR="00C91026" w:rsidRDefault="00C91026">
      <w:pPr>
        <w:pStyle w:val="Corpsdetexte"/>
        <w:spacing w:before="26"/>
      </w:pPr>
    </w:p>
    <w:p w14:paraId="4B484B2E" w14:textId="77777777" w:rsidR="00C91026" w:rsidRDefault="00A75B0C">
      <w:pPr>
        <w:pStyle w:val="Corpsdetexte"/>
        <w:tabs>
          <w:tab w:val="left" w:pos="2768"/>
          <w:tab w:val="left" w:pos="6976"/>
        </w:tabs>
        <w:ind w:left="261"/>
      </w:pPr>
      <w:r>
        <w:rPr>
          <w:w w:val="105"/>
        </w:rPr>
        <w:t>Gray</w:t>
      </w:r>
      <w:r>
        <w:rPr>
          <w:spacing w:val="15"/>
          <w:w w:val="105"/>
        </w:rPr>
        <w:t xml:space="preserve"> </w:t>
      </w:r>
      <w:r>
        <w:rPr>
          <w:spacing w:val="-2"/>
          <w:w w:val="105"/>
        </w:rPr>
        <w:t>(</w:t>
      </w:r>
      <w:hyperlink w:anchor="_bookmark67" w:history="1">
        <w:r>
          <w:rPr>
            <w:spacing w:val="-2"/>
            <w:w w:val="105"/>
          </w:rPr>
          <w:t>1984</w:t>
        </w:r>
      </w:hyperlink>
      <w:r>
        <w:rPr>
          <w:spacing w:val="-2"/>
          <w:w w:val="105"/>
        </w:rPr>
        <w:t>)</w:t>
      </w:r>
      <w:r>
        <w:tab/>
      </w:r>
      <w:r>
        <w:rPr>
          <w:w w:val="105"/>
        </w:rPr>
        <w:t>Rage</w:t>
      </w:r>
      <w:r>
        <w:rPr>
          <w:spacing w:val="23"/>
          <w:w w:val="105"/>
        </w:rPr>
        <w:t xml:space="preserve"> </w:t>
      </w:r>
      <w:r>
        <w:rPr>
          <w:w w:val="105"/>
        </w:rPr>
        <w:t>et</w:t>
      </w:r>
      <w:r>
        <w:rPr>
          <w:spacing w:val="23"/>
          <w:w w:val="105"/>
        </w:rPr>
        <w:t xml:space="preserve"> </w:t>
      </w:r>
      <w:r>
        <w:rPr>
          <w:w w:val="105"/>
        </w:rPr>
        <w:t>terreur,</w:t>
      </w:r>
      <w:r>
        <w:rPr>
          <w:spacing w:val="24"/>
          <w:w w:val="105"/>
        </w:rPr>
        <w:t xml:space="preserve"> </w:t>
      </w:r>
      <w:r>
        <w:rPr>
          <w:w w:val="105"/>
        </w:rPr>
        <w:t>anxiété,</w:t>
      </w:r>
      <w:r>
        <w:rPr>
          <w:spacing w:val="23"/>
          <w:w w:val="105"/>
        </w:rPr>
        <w:t xml:space="preserve"> </w:t>
      </w:r>
      <w:r>
        <w:rPr>
          <w:spacing w:val="-4"/>
          <w:w w:val="105"/>
        </w:rPr>
        <w:t>joie</w:t>
      </w:r>
      <w:r>
        <w:tab/>
      </w:r>
      <w:r>
        <w:rPr>
          <w:spacing w:val="-2"/>
          <w:w w:val="105"/>
        </w:rPr>
        <w:t>Inhérent</w:t>
      </w:r>
    </w:p>
    <w:p w14:paraId="2F790259" w14:textId="77777777" w:rsidR="00C91026" w:rsidRDefault="00C91026">
      <w:pPr>
        <w:pStyle w:val="Corpsdetexte"/>
        <w:spacing w:before="7"/>
        <w:rPr>
          <w:sz w:val="13"/>
        </w:rPr>
      </w:pPr>
    </w:p>
    <w:p w14:paraId="505BD39E" w14:textId="77777777" w:rsidR="00C91026" w:rsidRDefault="00C91026">
      <w:pPr>
        <w:pStyle w:val="Corpsdetexte"/>
        <w:rPr>
          <w:sz w:val="13"/>
        </w:rPr>
        <w:sectPr w:rsidR="00C91026">
          <w:type w:val="continuous"/>
          <w:pgSz w:w="11910" w:h="16840"/>
          <w:pgMar w:top="1920" w:right="1133" w:bottom="280" w:left="1275" w:header="0" w:footer="889" w:gutter="0"/>
          <w:cols w:space="720"/>
        </w:sectPr>
      </w:pPr>
    </w:p>
    <w:p w14:paraId="6DD23295" w14:textId="77777777" w:rsidR="00C91026" w:rsidRDefault="00A75B0C">
      <w:pPr>
        <w:pStyle w:val="Corpsdetexte"/>
        <w:tabs>
          <w:tab w:val="left" w:pos="2768"/>
        </w:tabs>
        <w:spacing w:before="145"/>
        <w:ind w:left="261"/>
      </w:pPr>
      <w:r>
        <w:rPr>
          <w:w w:val="105"/>
        </w:rPr>
        <w:t>Izard</w:t>
      </w:r>
      <w:r>
        <w:rPr>
          <w:spacing w:val="18"/>
          <w:w w:val="105"/>
        </w:rPr>
        <w:t xml:space="preserve"> </w:t>
      </w:r>
      <w:r>
        <w:rPr>
          <w:spacing w:val="-2"/>
          <w:w w:val="105"/>
        </w:rPr>
        <w:t>(</w:t>
      </w:r>
      <w:hyperlink w:anchor="_bookmark78" w:history="1">
        <w:r>
          <w:rPr>
            <w:spacing w:val="-2"/>
            <w:w w:val="105"/>
          </w:rPr>
          <w:t>1971</w:t>
        </w:r>
      </w:hyperlink>
      <w:r>
        <w:rPr>
          <w:spacing w:val="-2"/>
          <w:w w:val="105"/>
        </w:rPr>
        <w:t>)</w:t>
      </w:r>
      <w:r>
        <w:tab/>
      </w:r>
      <w:r>
        <w:rPr>
          <w:w w:val="105"/>
        </w:rPr>
        <w:t>Colère,</w:t>
      </w:r>
      <w:r>
        <w:rPr>
          <w:spacing w:val="5"/>
          <w:w w:val="105"/>
        </w:rPr>
        <w:t xml:space="preserve"> </w:t>
      </w:r>
      <w:r>
        <w:rPr>
          <w:w w:val="105"/>
        </w:rPr>
        <w:t>mépris,</w:t>
      </w:r>
      <w:r>
        <w:rPr>
          <w:spacing w:val="5"/>
          <w:w w:val="105"/>
        </w:rPr>
        <w:t xml:space="preserve"> </w:t>
      </w:r>
      <w:r>
        <w:rPr>
          <w:w w:val="105"/>
        </w:rPr>
        <w:t>dégoût,</w:t>
      </w:r>
      <w:r>
        <w:rPr>
          <w:spacing w:val="5"/>
          <w:w w:val="105"/>
        </w:rPr>
        <w:t xml:space="preserve"> </w:t>
      </w:r>
      <w:r>
        <w:rPr>
          <w:w w:val="105"/>
        </w:rPr>
        <w:t>détresse,</w:t>
      </w:r>
      <w:r>
        <w:rPr>
          <w:spacing w:val="5"/>
          <w:w w:val="105"/>
        </w:rPr>
        <w:t xml:space="preserve"> </w:t>
      </w:r>
      <w:r>
        <w:rPr>
          <w:spacing w:val="-2"/>
          <w:w w:val="105"/>
        </w:rPr>
        <w:t>peur,</w:t>
      </w:r>
    </w:p>
    <w:p w14:paraId="33EB6455" w14:textId="77777777" w:rsidR="00C91026" w:rsidRDefault="00A75B0C">
      <w:pPr>
        <w:pStyle w:val="Corpsdetexte"/>
        <w:spacing w:before="13" w:line="252" w:lineRule="auto"/>
        <w:ind w:left="2768" w:right="78"/>
      </w:pPr>
      <w:r>
        <w:rPr>
          <w:w w:val="105"/>
        </w:rPr>
        <w:t xml:space="preserve">culpabilité, intérêt, joie, honte, </w:t>
      </w:r>
      <w:r>
        <w:rPr>
          <w:spacing w:val="-2"/>
          <w:w w:val="105"/>
        </w:rPr>
        <w:t>surprise</w:t>
      </w:r>
    </w:p>
    <w:p w14:paraId="6874E16D" w14:textId="77777777" w:rsidR="00C91026" w:rsidRDefault="00A75B0C">
      <w:pPr>
        <w:pStyle w:val="Corpsdetexte"/>
        <w:spacing w:before="145"/>
        <w:ind w:left="242"/>
      </w:pPr>
      <w:r>
        <w:br w:type="column"/>
      </w:r>
      <w:r>
        <w:rPr>
          <w:spacing w:val="-2"/>
          <w:w w:val="110"/>
        </w:rPr>
        <w:t>Inhérent</w:t>
      </w:r>
    </w:p>
    <w:p w14:paraId="66F8F68D" w14:textId="77777777" w:rsidR="00C91026" w:rsidRDefault="00C91026">
      <w:pPr>
        <w:pStyle w:val="Corpsdetexte"/>
        <w:sectPr w:rsidR="00C91026">
          <w:type w:val="continuous"/>
          <w:pgSz w:w="11910" w:h="16840"/>
          <w:pgMar w:top="1920" w:right="1133" w:bottom="280" w:left="1275" w:header="0" w:footer="889" w:gutter="0"/>
          <w:cols w:num="2" w:space="720" w:equalWidth="0">
            <w:col w:w="6694" w:space="40"/>
            <w:col w:w="2768"/>
          </w:cols>
        </w:sectPr>
      </w:pPr>
    </w:p>
    <w:p w14:paraId="781764E6" w14:textId="77777777" w:rsidR="00C91026" w:rsidRDefault="00C91026">
      <w:pPr>
        <w:pStyle w:val="Corpsdetexte"/>
        <w:spacing w:before="11"/>
      </w:pPr>
    </w:p>
    <w:p w14:paraId="3486B80D" w14:textId="77777777" w:rsidR="00C91026" w:rsidRDefault="00A75B0C">
      <w:pPr>
        <w:pStyle w:val="Corpsdetexte"/>
        <w:tabs>
          <w:tab w:val="left" w:pos="2768"/>
          <w:tab w:val="left" w:pos="6976"/>
        </w:tabs>
        <w:ind w:left="261"/>
      </w:pPr>
      <w:r>
        <w:rPr>
          <w:w w:val="105"/>
        </w:rPr>
        <w:t>James</w:t>
      </w:r>
      <w:r>
        <w:rPr>
          <w:spacing w:val="25"/>
          <w:w w:val="105"/>
        </w:rPr>
        <w:t xml:space="preserve"> </w:t>
      </w:r>
      <w:r>
        <w:rPr>
          <w:spacing w:val="-2"/>
          <w:w w:val="105"/>
        </w:rPr>
        <w:t>(</w:t>
      </w:r>
      <w:hyperlink w:anchor="_bookmark80" w:history="1">
        <w:r>
          <w:rPr>
            <w:spacing w:val="-2"/>
            <w:w w:val="105"/>
          </w:rPr>
          <w:t>1884</w:t>
        </w:r>
      </w:hyperlink>
      <w:r>
        <w:rPr>
          <w:spacing w:val="-2"/>
          <w:w w:val="105"/>
        </w:rPr>
        <w:t>)</w:t>
      </w:r>
      <w:r>
        <w:tab/>
      </w:r>
      <w:r>
        <w:rPr>
          <w:w w:val="105"/>
        </w:rPr>
        <w:t>Peur,</w:t>
      </w:r>
      <w:r>
        <w:rPr>
          <w:spacing w:val="24"/>
          <w:w w:val="105"/>
        </w:rPr>
        <w:t xml:space="preserve"> </w:t>
      </w:r>
      <w:r>
        <w:rPr>
          <w:w w:val="105"/>
        </w:rPr>
        <w:t>tristesse,</w:t>
      </w:r>
      <w:r>
        <w:rPr>
          <w:spacing w:val="24"/>
          <w:w w:val="105"/>
        </w:rPr>
        <w:t xml:space="preserve"> </w:t>
      </w:r>
      <w:r>
        <w:rPr>
          <w:w w:val="105"/>
        </w:rPr>
        <w:t>amour,</w:t>
      </w:r>
      <w:r>
        <w:rPr>
          <w:spacing w:val="24"/>
          <w:w w:val="105"/>
        </w:rPr>
        <w:t xml:space="preserve"> </w:t>
      </w:r>
      <w:r>
        <w:rPr>
          <w:spacing w:val="-4"/>
          <w:w w:val="105"/>
        </w:rPr>
        <w:t>rage</w:t>
      </w:r>
      <w:r>
        <w:tab/>
      </w:r>
      <w:r>
        <w:rPr>
          <w:w w:val="105"/>
        </w:rPr>
        <w:t>Implication</w:t>
      </w:r>
      <w:r>
        <w:rPr>
          <w:spacing w:val="14"/>
          <w:w w:val="105"/>
        </w:rPr>
        <w:t xml:space="preserve"> </w:t>
      </w:r>
      <w:r>
        <w:rPr>
          <w:spacing w:val="-2"/>
          <w:w w:val="105"/>
        </w:rPr>
        <w:t>corporelle</w:t>
      </w:r>
    </w:p>
    <w:p w14:paraId="2F4FA52A" w14:textId="77777777" w:rsidR="00C91026" w:rsidRDefault="00C91026">
      <w:pPr>
        <w:pStyle w:val="Corpsdetexte"/>
        <w:spacing w:before="7"/>
        <w:rPr>
          <w:sz w:val="13"/>
        </w:rPr>
      </w:pPr>
    </w:p>
    <w:p w14:paraId="1D7FF8F4" w14:textId="77777777" w:rsidR="00C91026" w:rsidRDefault="00C91026">
      <w:pPr>
        <w:pStyle w:val="Corpsdetexte"/>
        <w:rPr>
          <w:sz w:val="13"/>
        </w:rPr>
        <w:sectPr w:rsidR="00C91026">
          <w:type w:val="continuous"/>
          <w:pgSz w:w="11910" w:h="16840"/>
          <w:pgMar w:top="1920" w:right="1133" w:bottom="280" w:left="1275" w:header="0" w:footer="889" w:gutter="0"/>
          <w:cols w:space="720"/>
        </w:sectPr>
      </w:pPr>
    </w:p>
    <w:p w14:paraId="517E6110" w14:textId="77777777" w:rsidR="00C91026" w:rsidRDefault="00A75B0C">
      <w:pPr>
        <w:pStyle w:val="Corpsdetexte"/>
        <w:tabs>
          <w:tab w:val="left" w:pos="2768"/>
        </w:tabs>
        <w:spacing w:before="146"/>
        <w:ind w:left="261"/>
      </w:pPr>
      <w:r>
        <w:t>McDougall</w:t>
      </w:r>
      <w:r>
        <w:rPr>
          <w:spacing w:val="27"/>
        </w:rPr>
        <w:t xml:space="preserve"> </w:t>
      </w:r>
      <w:r>
        <w:rPr>
          <w:spacing w:val="-2"/>
        </w:rPr>
        <w:t>(</w:t>
      </w:r>
      <w:hyperlink w:anchor="_bookmark100" w:history="1">
        <w:r>
          <w:rPr>
            <w:spacing w:val="-2"/>
          </w:rPr>
          <w:t>1926</w:t>
        </w:r>
      </w:hyperlink>
      <w:r>
        <w:rPr>
          <w:spacing w:val="-2"/>
        </w:rPr>
        <w:t>)</w:t>
      </w:r>
      <w:r>
        <w:tab/>
        <w:t>Colère,</w:t>
      </w:r>
      <w:r>
        <w:rPr>
          <w:spacing w:val="57"/>
        </w:rPr>
        <w:t xml:space="preserve"> </w:t>
      </w:r>
      <w:r>
        <w:t>dégoût,</w:t>
      </w:r>
      <w:r>
        <w:rPr>
          <w:spacing w:val="57"/>
        </w:rPr>
        <w:t xml:space="preserve"> </w:t>
      </w:r>
      <w:r>
        <w:t>exaltation,</w:t>
      </w:r>
      <w:r>
        <w:rPr>
          <w:spacing w:val="57"/>
        </w:rPr>
        <w:t xml:space="preserve"> </w:t>
      </w:r>
      <w:r>
        <w:rPr>
          <w:spacing w:val="-2"/>
        </w:rPr>
        <w:t>peur,</w:t>
      </w:r>
    </w:p>
    <w:p w14:paraId="785E7408" w14:textId="77777777" w:rsidR="00C91026" w:rsidRDefault="00A75B0C">
      <w:pPr>
        <w:pStyle w:val="Corpsdetexte"/>
        <w:spacing w:before="13"/>
        <w:ind w:left="2768"/>
      </w:pPr>
      <w:r>
        <w:rPr>
          <w:w w:val="105"/>
        </w:rPr>
        <w:t>soumission,</w:t>
      </w:r>
      <w:r>
        <w:rPr>
          <w:spacing w:val="-9"/>
          <w:w w:val="105"/>
        </w:rPr>
        <w:t xml:space="preserve"> </w:t>
      </w:r>
      <w:r>
        <w:rPr>
          <w:w w:val="105"/>
        </w:rPr>
        <w:t>tendresse,</w:t>
      </w:r>
      <w:r>
        <w:rPr>
          <w:spacing w:val="-9"/>
          <w:w w:val="105"/>
        </w:rPr>
        <w:t xml:space="preserve"> </w:t>
      </w:r>
      <w:r>
        <w:rPr>
          <w:spacing w:val="-2"/>
          <w:w w:val="105"/>
        </w:rPr>
        <w:t>émerveillement</w:t>
      </w:r>
    </w:p>
    <w:p w14:paraId="5A965336" w14:textId="77777777" w:rsidR="00C91026" w:rsidRDefault="00A75B0C">
      <w:pPr>
        <w:pStyle w:val="Corpsdetexte"/>
        <w:spacing w:before="146"/>
        <w:ind w:left="261"/>
      </w:pPr>
      <w:r>
        <w:br w:type="column"/>
      </w:r>
      <w:r>
        <w:rPr>
          <w:w w:val="105"/>
        </w:rPr>
        <w:t>Relation</w:t>
      </w:r>
      <w:r>
        <w:rPr>
          <w:spacing w:val="21"/>
          <w:w w:val="105"/>
        </w:rPr>
        <w:t xml:space="preserve"> </w:t>
      </w:r>
      <w:r>
        <w:rPr>
          <w:w w:val="105"/>
        </w:rPr>
        <w:t>aux</w:t>
      </w:r>
      <w:r>
        <w:rPr>
          <w:spacing w:val="22"/>
          <w:w w:val="105"/>
        </w:rPr>
        <w:t xml:space="preserve"> </w:t>
      </w:r>
      <w:r>
        <w:rPr>
          <w:spacing w:val="-2"/>
          <w:w w:val="105"/>
        </w:rPr>
        <w:t>instincts</w:t>
      </w:r>
    </w:p>
    <w:p w14:paraId="540325A5" w14:textId="77777777" w:rsidR="00C91026" w:rsidRDefault="00C91026">
      <w:pPr>
        <w:pStyle w:val="Corpsdetexte"/>
        <w:sectPr w:rsidR="00C91026">
          <w:type w:val="continuous"/>
          <w:pgSz w:w="11910" w:h="16840"/>
          <w:pgMar w:top="1920" w:right="1133" w:bottom="280" w:left="1275" w:header="0" w:footer="889" w:gutter="0"/>
          <w:cols w:num="2" w:space="720" w:equalWidth="0">
            <w:col w:w="6659" w:space="55"/>
            <w:col w:w="2788"/>
          </w:cols>
        </w:sectPr>
      </w:pPr>
    </w:p>
    <w:p w14:paraId="17C7FB6B" w14:textId="77777777" w:rsidR="00C91026" w:rsidRDefault="00C91026">
      <w:pPr>
        <w:pStyle w:val="Corpsdetexte"/>
        <w:spacing w:before="40"/>
      </w:pPr>
    </w:p>
    <w:p w14:paraId="6E04EE7E" w14:textId="77777777" w:rsidR="00C91026" w:rsidRDefault="00A75B0C">
      <w:pPr>
        <w:pStyle w:val="Corpsdetexte"/>
        <w:tabs>
          <w:tab w:val="left" w:pos="2768"/>
          <w:tab w:val="left" w:pos="6976"/>
        </w:tabs>
        <w:ind w:left="261"/>
      </w:pPr>
      <w:proofErr w:type="spellStart"/>
      <w:r>
        <w:t>Mowrer</w:t>
      </w:r>
      <w:proofErr w:type="spellEnd"/>
      <w:r>
        <w:rPr>
          <w:spacing w:val="19"/>
        </w:rPr>
        <w:t xml:space="preserve"> </w:t>
      </w:r>
      <w:r>
        <w:rPr>
          <w:spacing w:val="-2"/>
        </w:rPr>
        <w:t>(</w:t>
      </w:r>
      <w:hyperlink w:anchor="_bookmark105" w:history="1">
        <w:r>
          <w:rPr>
            <w:spacing w:val="-2"/>
          </w:rPr>
          <w:t>1960</w:t>
        </w:r>
      </w:hyperlink>
      <w:r>
        <w:rPr>
          <w:spacing w:val="-2"/>
        </w:rPr>
        <w:t>)</w:t>
      </w:r>
      <w:r>
        <w:tab/>
        <w:t>Douleur,</w:t>
      </w:r>
      <w:r>
        <w:rPr>
          <w:spacing w:val="50"/>
        </w:rPr>
        <w:t xml:space="preserve"> </w:t>
      </w:r>
      <w:r>
        <w:rPr>
          <w:spacing w:val="-2"/>
        </w:rPr>
        <w:t>plaisir</w:t>
      </w:r>
      <w:r>
        <w:tab/>
        <w:t>États</w:t>
      </w:r>
      <w:r>
        <w:rPr>
          <w:spacing w:val="68"/>
        </w:rPr>
        <w:t xml:space="preserve"> </w:t>
      </w:r>
      <w:r>
        <w:t>émotionnels</w:t>
      </w:r>
      <w:r>
        <w:rPr>
          <w:spacing w:val="68"/>
        </w:rPr>
        <w:t xml:space="preserve"> </w:t>
      </w:r>
      <w:r>
        <w:rPr>
          <w:spacing w:val="-2"/>
        </w:rPr>
        <w:t>innés</w:t>
      </w:r>
    </w:p>
    <w:p w14:paraId="4E3E4192" w14:textId="77777777" w:rsidR="00C91026" w:rsidRDefault="00C91026">
      <w:pPr>
        <w:pStyle w:val="Corpsdetexte"/>
        <w:spacing w:before="7"/>
        <w:rPr>
          <w:sz w:val="13"/>
        </w:rPr>
      </w:pPr>
    </w:p>
    <w:p w14:paraId="45666A29" w14:textId="77777777" w:rsidR="00C91026" w:rsidRDefault="00C91026">
      <w:pPr>
        <w:pStyle w:val="Corpsdetexte"/>
        <w:rPr>
          <w:sz w:val="13"/>
        </w:rPr>
        <w:sectPr w:rsidR="00C91026">
          <w:type w:val="continuous"/>
          <w:pgSz w:w="11910" w:h="16840"/>
          <w:pgMar w:top="1920" w:right="1133" w:bottom="280" w:left="1275" w:header="0" w:footer="889" w:gutter="0"/>
          <w:cols w:space="720"/>
        </w:sectPr>
      </w:pPr>
    </w:p>
    <w:p w14:paraId="050384DC" w14:textId="77777777" w:rsidR="00C91026" w:rsidRDefault="00A75B0C">
      <w:pPr>
        <w:pStyle w:val="Corpsdetexte"/>
        <w:spacing w:before="145"/>
        <w:ind w:left="261"/>
      </w:pPr>
      <w:r>
        <w:rPr>
          <w:w w:val="110"/>
        </w:rPr>
        <w:t>Oatley</w:t>
      </w:r>
      <w:r>
        <w:rPr>
          <w:spacing w:val="-15"/>
          <w:w w:val="110"/>
        </w:rPr>
        <w:t xml:space="preserve"> </w:t>
      </w:r>
      <w:r>
        <w:rPr>
          <w:spacing w:val="-5"/>
          <w:w w:val="110"/>
        </w:rPr>
        <w:t>et</w:t>
      </w:r>
    </w:p>
    <w:p w14:paraId="730C96DA" w14:textId="77777777" w:rsidR="00C91026" w:rsidRDefault="00A75B0C">
      <w:pPr>
        <w:pStyle w:val="Corpsdetexte"/>
        <w:spacing w:before="13"/>
        <w:ind w:left="255"/>
      </w:pPr>
      <w:r>
        <w:rPr>
          <w:w w:val="105"/>
        </w:rPr>
        <w:t>Johnson-Laird</w:t>
      </w:r>
      <w:r>
        <w:rPr>
          <w:spacing w:val="14"/>
          <w:w w:val="105"/>
        </w:rPr>
        <w:t xml:space="preserve"> </w:t>
      </w:r>
      <w:r>
        <w:rPr>
          <w:spacing w:val="-5"/>
          <w:w w:val="105"/>
        </w:rPr>
        <w:t>(</w:t>
      </w:r>
      <w:hyperlink w:anchor="_bookmark109" w:history="1">
        <w:r>
          <w:rPr>
            <w:spacing w:val="-5"/>
            <w:w w:val="105"/>
          </w:rPr>
          <w:t>1987</w:t>
        </w:r>
      </w:hyperlink>
      <w:r>
        <w:rPr>
          <w:spacing w:val="-5"/>
          <w:w w:val="105"/>
        </w:rPr>
        <w:t>)</w:t>
      </w:r>
    </w:p>
    <w:p w14:paraId="45042C78" w14:textId="77777777" w:rsidR="00C91026" w:rsidRDefault="00A75B0C">
      <w:pPr>
        <w:pStyle w:val="Corpsdetexte"/>
        <w:spacing w:before="145" w:line="252" w:lineRule="auto"/>
        <w:ind w:left="255" w:right="38"/>
      </w:pPr>
      <w:r>
        <w:br w:type="column"/>
      </w:r>
      <w:r>
        <w:rPr>
          <w:w w:val="105"/>
        </w:rPr>
        <w:t xml:space="preserve">Colère, dégoût, anxiété, bonheur, </w:t>
      </w:r>
      <w:r>
        <w:rPr>
          <w:spacing w:val="-2"/>
          <w:w w:val="105"/>
        </w:rPr>
        <w:t>tristesse</w:t>
      </w:r>
    </w:p>
    <w:p w14:paraId="4C2ADA6C" w14:textId="77777777" w:rsidR="00C91026" w:rsidRDefault="00A75B0C">
      <w:pPr>
        <w:pStyle w:val="Corpsdetexte"/>
        <w:spacing w:before="145" w:line="252" w:lineRule="auto"/>
        <w:ind w:left="255" w:right="195"/>
      </w:pPr>
      <w:r>
        <w:br w:type="column"/>
      </w:r>
      <w:r>
        <w:rPr>
          <w:w w:val="105"/>
        </w:rPr>
        <w:t>Ne nécessitent pas de contenu</w:t>
      </w:r>
      <w:r>
        <w:rPr>
          <w:spacing w:val="-13"/>
          <w:w w:val="105"/>
        </w:rPr>
        <w:t xml:space="preserve"> </w:t>
      </w:r>
      <w:r>
        <w:rPr>
          <w:w w:val="105"/>
        </w:rPr>
        <w:t>propositionnel</w:t>
      </w:r>
    </w:p>
    <w:p w14:paraId="230A517B" w14:textId="77777777" w:rsidR="00C91026" w:rsidRDefault="00C91026">
      <w:pPr>
        <w:pStyle w:val="Corpsdetexte"/>
        <w:spacing w:line="252" w:lineRule="auto"/>
        <w:sectPr w:rsidR="00C91026">
          <w:type w:val="continuous"/>
          <w:pgSz w:w="11910" w:h="16840"/>
          <w:pgMar w:top="1920" w:right="1133" w:bottom="280" w:left="1275" w:header="0" w:footer="889" w:gutter="0"/>
          <w:cols w:num="3" w:space="720" w:equalWidth="0">
            <w:col w:w="2450" w:space="63"/>
            <w:col w:w="3704" w:space="503"/>
            <w:col w:w="2782"/>
          </w:cols>
        </w:sectPr>
      </w:pPr>
    </w:p>
    <w:p w14:paraId="5DE492E7" w14:textId="77777777" w:rsidR="00C91026" w:rsidRDefault="00C91026">
      <w:pPr>
        <w:pStyle w:val="Corpsdetexte"/>
        <w:spacing w:before="11"/>
      </w:pPr>
    </w:p>
    <w:p w14:paraId="24E4A31A" w14:textId="77777777" w:rsidR="00C91026" w:rsidRDefault="00A75B0C">
      <w:pPr>
        <w:pStyle w:val="Corpsdetexte"/>
        <w:tabs>
          <w:tab w:val="left" w:pos="2768"/>
          <w:tab w:val="left" w:pos="6976"/>
        </w:tabs>
        <w:ind w:left="261"/>
      </w:pPr>
      <w:proofErr w:type="spellStart"/>
      <w:r>
        <w:rPr>
          <w:w w:val="105"/>
        </w:rPr>
        <w:t>Panksepp</w:t>
      </w:r>
      <w:proofErr w:type="spellEnd"/>
      <w:r>
        <w:rPr>
          <w:spacing w:val="25"/>
          <w:w w:val="105"/>
        </w:rPr>
        <w:t xml:space="preserve"> </w:t>
      </w:r>
      <w:r>
        <w:rPr>
          <w:spacing w:val="-2"/>
          <w:w w:val="105"/>
        </w:rPr>
        <w:t>(</w:t>
      </w:r>
      <w:hyperlink w:anchor="_bookmark116" w:history="1">
        <w:r>
          <w:rPr>
            <w:spacing w:val="-2"/>
            <w:w w:val="105"/>
          </w:rPr>
          <w:t>1982</w:t>
        </w:r>
      </w:hyperlink>
      <w:r>
        <w:rPr>
          <w:spacing w:val="-2"/>
          <w:w w:val="105"/>
        </w:rPr>
        <w:t>)</w:t>
      </w:r>
      <w:r>
        <w:tab/>
      </w:r>
      <w:r>
        <w:rPr>
          <w:w w:val="105"/>
        </w:rPr>
        <w:t>Attente,</w:t>
      </w:r>
      <w:r>
        <w:rPr>
          <w:spacing w:val="26"/>
          <w:w w:val="105"/>
        </w:rPr>
        <w:t xml:space="preserve"> </w:t>
      </w:r>
      <w:r>
        <w:rPr>
          <w:w w:val="105"/>
        </w:rPr>
        <w:t>peur,</w:t>
      </w:r>
      <w:r>
        <w:rPr>
          <w:spacing w:val="27"/>
          <w:w w:val="105"/>
        </w:rPr>
        <w:t xml:space="preserve"> </w:t>
      </w:r>
      <w:r>
        <w:rPr>
          <w:w w:val="105"/>
        </w:rPr>
        <w:t>rage,</w:t>
      </w:r>
      <w:r>
        <w:rPr>
          <w:spacing w:val="26"/>
          <w:w w:val="105"/>
        </w:rPr>
        <w:t xml:space="preserve"> </w:t>
      </w:r>
      <w:r>
        <w:rPr>
          <w:spacing w:val="-2"/>
          <w:w w:val="105"/>
        </w:rPr>
        <w:t>panique</w:t>
      </w:r>
      <w:r>
        <w:tab/>
      </w:r>
      <w:r>
        <w:rPr>
          <w:spacing w:val="-2"/>
          <w:w w:val="105"/>
        </w:rPr>
        <w:t>Inhérent</w:t>
      </w:r>
    </w:p>
    <w:p w14:paraId="7251E798" w14:textId="77777777" w:rsidR="00C91026" w:rsidRDefault="00C91026">
      <w:pPr>
        <w:pStyle w:val="Corpsdetexte"/>
        <w:spacing w:before="7"/>
        <w:rPr>
          <w:sz w:val="13"/>
        </w:rPr>
      </w:pPr>
    </w:p>
    <w:p w14:paraId="4B2EB98A" w14:textId="77777777" w:rsidR="00C91026" w:rsidRDefault="00C91026">
      <w:pPr>
        <w:pStyle w:val="Corpsdetexte"/>
        <w:rPr>
          <w:sz w:val="13"/>
        </w:rPr>
        <w:sectPr w:rsidR="00C91026">
          <w:type w:val="continuous"/>
          <w:pgSz w:w="11910" w:h="16840"/>
          <w:pgMar w:top="1920" w:right="1133" w:bottom="280" w:left="1275" w:header="0" w:footer="889" w:gutter="0"/>
          <w:cols w:space="720"/>
        </w:sectPr>
      </w:pPr>
    </w:p>
    <w:p w14:paraId="5A90BE9E" w14:textId="77777777" w:rsidR="00C91026" w:rsidRDefault="00A75B0C">
      <w:pPr>
        <w:pStyle w:val="Corpsdetexte"/>
        <w:tabs>
          <w:tab w:val="left" w:pos="2768"/>
        </w:tabs>
        <w:spacing w:before="146"/>
        <w:ind w:left="261"/>
      </w:pPr>
      <w:proofErr w:type="spellStart"/>
      <w:r>
        <w:rPr>
          <w:w w:val="105"/>
        </w:rPr>
        <w:t>Plutchik</w:t>
      </w:r>
      <w:proofErr w:type="spellEnd"/>
      <w:r>
        <w:rPr>
          <w:spacing w:val="30"/>
          <w:w w:val="105"/>
        </w:rPr>
        <w:t xml:space="preserve"> </w:t>
      </w:r>
      <w:r>
        <w:rPr>
          <w:spacing w:val="-2"/>
          <w:w w:val="105"/>
        </w:rPr>
        <w:t>(</w:t>
      </w:r>
      <w:hyperlink w:anchor="_bookmark121" w:history="1">
        <w:r>
          <w:rPr>
            <w:spacing w:val="-2"/>
            <w:w w:val="105"/>
          </w:rPr>
          <w:t>1980b</w:t>
        </w:r>
      </w:hyperlink>
      <w:r>
        <w:rPr>
          <w:spacing w:val="-2"/>
          <w:w w:val="105"/>
        </w:rPr>
        <w:t>)</w:t>
      </w:r>
      <w:r>
        <w:tab/>
      </w:r>
      <w:r>
        <w:rPr>
          <w:w w:val="105"/>
        </w:rPr>
        <w:t>Acceptation,</w:t>
      </w:r>
      <w:r>
        <w:rPr>
          <w:spacing w:val="-4"/>
          <w:w w:val="105"/>
        </w:rPr>
        <w:t xml:space="preserve"> </w:t>
      </w:r>
      <w:r>
        <w:rPr>
          <w:w w:val="105"/>
        </w:rPr>
        <w:t>colère,</w:t>
      </w:r>
      <w:r>
        <w:rPr>
          <w:spacing w:val="-4"/>
          <w:w w:val="105"/>
        </w:rPr>
        <w:t xml:space="preserve"> </w:t>
      </w:r>
      <w:r>
        <w:rPr>
          <w:spacing w:val="-2"/>
          <w:w w:val="105"/>
        </w:rPr>
        <w:t>anticipation,</w:t>
      </w:r>
    </w:p>
    <w:p w14:paraId="7DEDAB48" w14:textId="77777777" w:rsidR="00C91026" w:rsidRDefault="00A75B0C">
      <w:pPr>
        <w:pStyle w:val="Corpsdetexte"/>
        <w:spacing w:before="13"/>
        <w:ind w:left="2768"/>
      </w:pPr>
      <w:r>
        <w:rPr>
          <w:w w:val="105"/>
        </w:rPr>
        <w:t>dégoût,</w:t>
      </w:r>
      <w:r>
        <w:rPr>
          <w:spacing w:val="13"/>
          <w:w w:val="105"/>
        </w:rPr>
        <w:t xml:space="preserve"> </w:t>
      </w:r>
      <w:r>
        <w:rPr>
          <w:w w:val="105"/>
        </w:rPr>
        <w:t>joie,</w:t>
      </w:r>
      <w:r>
        <w:rPr>
          <w:spacing w:val="14"/>
          <w:w w:val="105"/>
        </w:rPr>
        <w:t xml:space="preserve"> </w:t>
      </w:r>
      <w:r>
        <w:rPr>
          <w:w w:val="105"/>
        </w:rPr>
        <w:t>peur,</w:t>
      </w:r>
      <w:r>
        <w:rPr>
          <w:spacing w:val="14"/>
          <w:w w:val="105"/>
        </w:rPr>
        <w:t xml:space="preserve"> </w:t>
      </w:r>
      <w:r>
        <w:rPr>
          <w:w w:val="105"/>
        </w:rPr>
        <w:t>tristesse,</w:t>
      </w:r>
      <w:r>
        <w:rPr>
          <w:spacing w:val="13"/>
          <w:w w:val="105"/>
        </w:rPr>
        <w:t xml:space="preserve"> </w:t>
      </w:r>
      <w:r>
        <w:rPr>
          <w:spacing w:val="-2"/>
          <w:w w:val="105"/>
        </w:rPr>
        <w:t>surprise</w:t>
      </w:r>
    </w:p>
    <w:p w14:paraId="21D0DAF9" w14:textId="77777777" w:rsidR="00C91026" w:rsidRDefault="00C91026">
      <w:pPr>
        <w:pStyle w:val="Corpsdetexte"/>
        <w:spacing w:before="25"/>
      </w:pPr>
    </w:p>
    <w:p w14:paraId="646D58FF" w14:textId="77777777" w:rsidR="00C91026" w:rsidRDefault="00A75B0C">
      <w:pPr>
        <w:pStyle w:val="Corpsdetexte"/>
        <w:tabs>
          <w:tab w:val="left" w:pos="2768"/>
        </w:tabs>
        <w:spacing w:before="1"/>
        <w:ind w:left="261"/>
      </w:pPr>
      <w:proofErr w:type="spellStart"/>
      <w:r>
        <w:rPr>
          <w:w w:val="105"/>
        </w:rPr>
        <w:t>Tomkins</w:t>
      </w:r>
      <w:proofErr w:type="spellEnd"/>
      <w:r>
        <w:rPr>
          <w:spacing w:val="-13"/>
          <w:w w:val="105"/>
        </w:rPr>
        <w:t xml:space="preserve"> </w:t>
      </w:r>
      <w:r>
        <w:rPr>
          <w:spacing w:val="-2"/>
          <w:w w:val="105"/>
        </w:rPr>
        <w:t>(</w:t>
      </w:r>
      <w:hyperlink w:anchor="_bookmark138" w:history="1">
        <w:r>
          <w:rPr>
            <w:spacing w:val="-2"/>
            <w:w w:val="105"/>
          </w:rPr>
          <w:t>1984</w:t>
        </w:r>
      </w:hyperlink>
      <w:r>
        <w:rPr>
          <w:spacing w:val="-2"/>
          <w:w w:val="105"/>
        </w:rPr>
        <w:t>)</w:t>
      </w:r>
      <w:r>
        <w:tab/>
      </w:r>
      <w:r>
        <w:rPr>
          <w:w w:val="105"/>
        </w:rPr>
        <w:t>Colère,</w:t>
      </w:r>
      <w:r>
        <w:rPr>
          <w:spacing w:val="13"/>
          <w:w w:val="105"/>
        </w:rPr>
        <w:t xml:space="preserve"> </w:t>
      </w:r>
      <w:r>
        <w:rPr>
          <w:w w:val="105"/>
        </w:rPr>
        <w:t>intérêt,</w:t>
      </w:r>
      <w:r>
        <w:rPr>
          <w:spacing w:val="13"/>
          <w:w w:val="105"/>
        </w:rPr>
        <w:t xml:space="preserve"> </w:t>
      </w:r>
      <w:r>
        <w:rPr>
          <w:w w:val="105"/>
        </w:rPr>
        <w:t>mépris,</w:t>
      </w:r>
      <w:r>
        <w:rPr>
          <w:spacing w:val="13"/>
          <w:w w:val="105"/>
        </w:rPr>
        <w:t xml:space="preserve"> </w:t>
      </w:r>
      <w:r>
        <w:rPr>
          <w:spacing w:val="-2"/>
          <w:w w:val="105"/>
        </w:rPr>
        <w:t>dégoût,</w:t>
      </w:r>
    </w:p>
    <w:p w14:paraId="51FC26F9" w14:textId="77777777" w:rsidR="00C91026" w:rsidRDefault="00A75B0C">
      <w:pPr>
        <w:pStyle w:val="Corpsdetexte"/>
        <w:spacing w:before="13"/>
        <w:ind w:left="2768"/>
      </w:pPr>
      <w:r>
        <w:rPr>
          <w:w w:val="105"/>
        </w:rPr>
        <w:t>détresse,</w:t>
      </w:r>
      <w:r>
        <w:rPr>
          <w:spacing w:val="10"/>
          <w:w w:val="105"/>
        </w:rPr>
        <w:t xml:space="preserve"> </w:t>
      </w:r>
      <w:r>
        <w:rPr>
          <w:w w:val="105"/>
        </w:rPr>
        <w:t>peur,</w:t>
      </w:r>
      <w:r>
        <w:rPr>
          <w:spacing w:val="11"/>
          <w:w w:val="105"/>
        </w:rPr>
        <w:t xml:space="preserve"> </w:t>
      </w:r>
      <w:r>
        <w:rPr>
          <w:w w:val="105"/>
        </w:rPr>
        <w:t>joie,</w:t>
      </w:r>
      <w:r>
        <w:rPr>
          <w:spacing w:val="11"/>
          <w:w w:val="105"/>
        </w:rPr>
        <w:t xml:space="preserve"> </w:t>
      </w:r>
      <w:r>
        <w:rPr>
          <w:w w:val="105"/>
        </w:rPr>
        <w:t>honte,</w:t>
      </w:r>
      <w:r>
        <w:rPr>
          <w:spacing w:val="11"/>
          <w:w w:val="105"/>
        </w:rPr>
        <w:t xml:space="preserve"> </w:t>
      </w:r>
      <w:r>
        <w:rPr>
          <w:spacing w:val="-2"/>
          <w:w w:val="105"/>
        </w:rPr>
        <w:t>surprise</w:t>
      </w:r>
    </w:p>
    <w:p w14:paraId="516FED5B" w14:textId="77777777" w:rsidR="00C91026" w:rsidRDefault="00A75B0C">
      <w:pPr>
        <w:pStyle w:val="Corpsdetexte"/>
        <w:spacing w:before="146" w:line="252" w:lineRule="auto"/>
        <w:ind w:left="261"/>
      </w:pPr>
      <w:r>
        <w:br w:type="column"/>
      </w:r>
      <w:r>
        <w:rPr>
          <w:w w:val="105"/>
        </w:rPr>
        <w:t>Relation</w:t>
      </w:r>
      <w:r>
        <w:rPr>
          <w:spacing w:val="-4"/>
          <w:w w:val="105"/>
        </w:rPr>
        <w:t xml:space="preserve"> </w:t>
      </w:r>
      <w:r>
        <w:rPr>
          <w:w w:val="105"/>
        </w:rPr>
        <w:t>aux</w:t>
      </w:r>
      <w:r>
        <w:rPr>
          <w:spacing w:val="-4"/>
          <w:w w:val="105"/>
        </w:rPr>
        <w:t xml:space="preserve"> </w:t>
      </w:r>
      <w:r>
        <w:rPr>
          <w:w w:val="105"/>
        </w:rPr>
        <w:t>processus biologiques adaptatifs</w:t>
      </w:r>
    </w:p>
    <w:p w14:paraId="4DF1A02A" w14:textId="77777777" w:rsidR="00C91026" w:rsidRDefault="00C91026">
      <w:pPr>
        <w:pStyle w:val="Corpsdetexte"/>
        <w:spacing w:before="11"/>
      </w:pPr>
    </w:p>
    <w:p w14:paraId="499A3882" w14:textId="77777777" w:rsidR="00C91026" w:rsidRDefault="00A75B0C">
      <w:pPr>
        <w:pStyle w:val="Corpsdetexte"/>
        <w:spacing w:line="252" w:lineRule="auto"/>
        <w:ind w:left="261"/>
      </w:pPr>
      <w:r>
        <w:rPr>
          <w:w w:val="105"/>
        </w:rPr>
        <w:t xml:space="preserve">Densité du </w:t>
      </w:r>
      <w:r>
        <w:rPr>
          <w:spacing w:val="-2"/>
          <w:w w:val="105"/>
        </w:rPr>
        <w:t>déclenchement</w:t>
      </w:r>
      <w:r>
        <w:rPr>
          <w:spacing w:val="-8"/>
          <w:w w:val="105"/>
        </w:rPr>
        <w:t xml:space="preserve"> </w:t>
      </w:r>
      <w:r>
        <w:rPr>
          <w:spacing w:val="-2"/>
          <w:w w:val="105"/>
        </w:rPr>
        <w:t>neuronal</w:t>
      </w:r>
    </w:p>
    <w:p w14:paraId="3C76B77B" w14:textId="77777777" w:rsidR="00C91026" w:rsidRDefault="00C91026">
      <w:pPr>
        <w:pStyle w:val="Corpsdetexte"/>
        <w:spacing w:line="252" w:lineRule="auto"/>
        <w:sectPr w:rsidR="00C91026">
          <w:type w:val="continuous"/>
          <w:pgSz w:w="11910" w:h="16840"/>
          <w:pgMar w:top="1920" w:right="1133" w:bottom="280" w:left="1275" w:header="0" w:footer="889" w:gutter="0"/>
          <w:cols w:num="2" w:space="720" w:equalWidth="0">
            <w:col w:w="6509" w:space="205"/>
            <w:col w:w="2788"/>
          </w:cols>
        </w:sectPr>
      </w:pPr>
    </w:p>
    <w:p w14:paraId="3169C4DF" w14:textId="77777777" w:rsidR="00C91026" w:rsidRDefault="00C91026">
      <w:pPr>
        <w:pStyle w:val="Corpsdetexte"/>
        <w:spacing w:before="11"/>
      </w:pPr>
    </w:p>
    <w:p w14:paraId="41B27B06" w14:textId="77777777" w:rsidR="00C91026" w:rsidRDefault="00A75B0C">
      <w:pPr>
        <w:pStyle w:val="Corpsdetexte"/>
        <w:tabs>
          <w:tab w:val="left" w:pos="2768"/>
          <w:tab w:val="left" w:pos="6976"/>
        </w:tabs>
        <w:ind w:left="261"/>
      </w:pPr>
      <w:r>
        <w:rPr>
          <w:w w:val="105"/>
        </w:rPr>
        <w:t>Watson</w:t>
      </w:r>
      <w:r>
        <w:rPr>
          <w:spacing w:val="11"/>
          <w:w w:val="105"/>
        </w:rPr>
        <w:t xml:space="preserve"> </w:t>
      </w:r>
      <w:r>
        <w:rPr>
          <w:spacing w:val="-2"/>
          <w:w w:val="105"/>
        </w:rPr>
        <w:t>(</w:t>
      </w:r>
      <w:hyperlink w:anchor="_bookmark143" w:history="1">
        <w:r>
          <w:rPr>
            <w:spacing w:val="-2"/>
            <w:w w:val="105"/>
          </w:rPr>
          <w:t>1930</w:t>
        </w:r>
      </w:hyperlink>
      <w:r>
        <w:rPr>
          <w:spacing w:val="-2"/>
          <w:w w:val="105"/>
        </w:rPr>
        <w:t>)</w:t>
      </w:r>
      <w:r>
        <w:tab/>
      </w:r>
      <w:r>
        <w:rPr>
          <w:w w:val="105"/>
        </w:rPr>
        <w:t>Peur,</w:t>
      </w:r>
      <w:r>
        <w:rPr>
          <w:spacing w:val="25"/>
          <w:w w:val="105"/>
        </w:rPr>
        <w:t xml:space="preserve"> </w:t>
      </w:r>
      <w:r>
        <w:rPr>
          <w:w w:val="105"/>
        </w:rPr>
        <w:t>amour,</w:t>
      </w:r>
      <w:r>
        <w:rPr>
          <w:spacing w:val="25"/>
          <w:w w:val="105"/>
        </w:rPr>
        <w:t xml:space="preserve"> </w:t>
      </w:r>
      <w:r>
        <w:rPr>
          <w:spacing w:val="-4"/>
          <w:w w:val="105"/>
        </w:rPr>
        <w:t>rage</w:t>
      </w:r>
      <w:r>
        <w:tab/>
      </w:r>
      <w:r>
        <w:rPr>
          <w:spacing w:val="-2"/>
          <w:w w:val="105"/>
        </w:rPr>
        <w:t>Inhérent</w:t>
      </w:r>
    </w:p>
    <w:p w14:paraId="7726711D" w14:textId="77777777" w:rsidR="00C91026" w:rsidRDefault="00C91026">
      <w:pPr>
        <w:pStyle w:val="Corpsdetexte"/>
        <w:spacing w:before="7"/>
        <w:rPr>
          <w:sz w:val="13"/>
        </w:rPr>
      </w:pPr>
    </w:p>
    <w:p w14:paraId="18CE60DF" w14:textId="77777777" w:rsidR="00C91026" w:rsidRDefault="00C91026">
      <w:pPr>
        <w:pStyle w:val="Corpsdetexte"/>
        <w:rPr>
          <w:sz w:val="13"/>
        </w:rPr>
        <w:sectPr w:rsidR="00C91026">
          <w:type w:val="continuous"/>
          <w:pgSz w:w="11910" w:h="16840"/>
          <w:pgMar w:top="1920" w:right="1133" w:bottom="280" w:left="1275" w:header="0" w:footer="889" w:gutter="0"/>
          <w:cols w:space="720"/>
        </w:sectPr>
      </w:pPr>
    </w:p>
    <w:p w14:paraId="4066FDBD" w14:textId="77777777" w:rsidR="00C91026" w:rsidRDefault="00A75B0C">
      <w:pPr>
        <w:pStyle w:val="Corpsdetexte"/>
        <w:spacing w:before="146" w:line="252" w:lineRule="auto"/>
        <w:ind w:left="234" w:right="38" w:firstLine="27"/>
      </w:pPr>
      <w:r>
        <w:rPr>
          <w:w w:val="105"/>
        </w:rPr>
        <w:t xml:space="preserve">Weiner et Graham </w:t>
      </w:r>
      <w:r>
        <w:rPr>
          <w:spacing w:val="-2"/>
          <w:w w:val="105"/>
        </w:rPr>
        <w:t>(</w:t>
      </w:r>
      <w:hyperlink w:anchor="_bookmark144" w:history="1">
        <w:r>
          <w:rPr>
            <w:spacing w:val="-2"/>
            <w:w w:val="105"/>
          </w:rPr>
          <w:t>1984</w:t>
        </w:r>
      </w:hyperlink>
      <w:r>
        <w:rPr>
          <w:spacing w:val="-2"/>
          <w:w w:val="105"/>
        </w:rPr>
        <w:t>)</w:t>
      </w:r>
    </w:p>
    <w:p w14:paraId="4A211460" w14:textId="77777777" w:rsidR="00C91026" w:rsidRDefault="00A75B0C">
      <w:pPr>
        <w:pStyle w:val="Corpsdetexte"/>
        <w:tabs>
          <w:tab w:val="left" w:pos="4442"/>
        </w:tabs>
        <w:spacing w:before="146" w:line="252" w:lineRule="auto"/>
        <w:ind w:left="4442" w:right="926" w:hanging="4208"/>
      </w:pPr>
      <w:r>
        <w:br w:type="column"/>
      </w:r>
      <w:r>
        <w:rPr>
          <w:w w:val="105"/>
        </w:rPr>
        <w:t>Bonheur, tristesse</w:t>
      </w:r>
      <w:r>
        <w:tab/>
      </w:r>
      <w:r>
        <w:rPr>
          <w:w w:val="105"/>
        </w:rPr>
        <w:t xml:space="preserve">Indépendant de </w:t>
      </w:r>
      <w:r>
        <w:rPr>
          <w:spacing w:val="-2"/>
          <w:w w:val="105"/>
        </w:rPr>
        <w:t>l’attribution</w:t>
      </w:r>
    </w:p>
    <w:p w14:paraId="7217831C" w14:textId="77777777" w:rsidR="00C91026" w:rsidRDefault="00C91026">
      <w:pPr>
        <w:pStyle w:val="Corpsdetexte"/>
        <w:spacing w:line="252" w:lineRule="auto"/>
        <w:sectPr w:rsidR="00C91026">
          <w:type w:val="continuous"/>
          <w:pgSz w:w="11910" w:h="16840"/>
          <w:pgMar w:top="1920" w:right="1133" w:bottom="280" w:left="1275" w:header="0" w:footer="889" w:gutter="0"/>
          <w:cols w:num="2" w:space="720" w:equalWidth="0">
            <w:col w:w="2203" w:space="332"/>
            <w:col w:w="6967"/>
          </w:cols>
        </w:sectPr>
      </w:pPr>
    </w:p>
    <w:p w14:paraId="0B0DBA04" w14:textId="77777777" w:rsidR="00C91026" w:rsidRDefault="00A75B0C">
      <w:pPr>
        <w:spacing w:before="44"/>
        <w:ind w:left="251" w:right="391"/>
        <w:jc w:val="center"/>
      </w:pPr>
      <w:r>
        <w:rPr>
          <w:noProof/>
        </w:rPr>
        <w:lastRenderedPageBreak/>
        <mc:AlternateContent>
          <mc:Choice Requires="wps">
            <w:drawing>
              <wp:anchor distT="0" distB="0" distL="0" distR="0" simplePos="0" relativeHeight="15731200" behindDoc="0" locked="0" layoutInCell="1" allowOverlap="1" wp14:anchorId="20AD8B4A" wp14:editId="3CC566F5">
                <wp:simplePos x="0" y="0"/>
                <wp:positionH relativeFrom="page">
                  <wp:posOffset>899998</wp:posOffset>
                </wp:positionH>
                <wp:positionV relativeFrom="paragraph">
                  <wp:posOffset>15226</wp:posOffset>
                </wp:positionV>
                <wp:extent cx="596392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3920" cy="1270"/>
                        </a:xfrm>
                        <a:custGeom>
                          <a:avLst/>
                          <a:gdLst/>
                          <a:ahLst/>
                          <a:cxnLst/>
                          <a:rect l="l" t="t" r="r" b="b"/>
                          <a:pathLst>
                            <a:path w="5963920">
                              <a:moveTo>
                                <a:pt x="0" y="0"/>
                              </a:moveTo>
                              <a:lnTo>
                                <a:pt x="596348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50" o:spid="_x0000_s1026" style="position:absolute;margin-left:70.85pt;margin-top:1.2pt;width:469.6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963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" path="m,l5963488,e" filled="f" strokeweight=".14056mm">
                <v:path arrowok="t"/>
                <w10:wrap anchorx="page"/>
              </v:shape>
            </w:pict>
          </mc:Fallback>
        </mc:AlternateContent>
      </w:r>
      <w:r>
        <w:rPr>
          <w:i/>
          <w:w w:val="105"/>
        </w:rPr>
        <w:t>Note</w:t>
      </w:r>
      <w:r>
        <w:rPr>
          <w:i/>
          <w:spacing w:val="29"/>
          <w:w w:val="105"/>
        </w:rPr>
        <w:t xml:space="preserve"> </w:t>
      </w:r>
      <w:r>
        <w:rPr>
          <w:i/>
          <w:w w:val="105"/>
        </w:rPr>
        <w:t>:</w:t>
      </w:r>
      <w:r>
        <w:rPr>
          <w:i/>
          <w:spacing w:val="22"/>
          <w:w w:val="105"/>
        </w:rPr>
        <w:t xml:space="preserve"> </w:t>
      </w:r>
      <w:r>
        <w:rPr>
          <w:w w:val="105"/>
        </w:rPr>
        <w:t>Tableau</w:t>
      </w:r>
      <w:r>
        <w:rPr>
          <w:spacing w:val="22"/>
          <w:w w:val="105"/>
        </w:rPr>
        <w:t xml:space="preserve"> </w:t>
      </w:r>
      <w:r>
        <w:rPr>
          <w:w w:val="105"/>
        </w:rPr>
        <w:t>provenant</w:t>
      </w:r>
      <w:r>
        <w:rPr>
          <w:spacing w:val="23"/>
          <w:w w:val="105"/>
        </w:rPr>
        <w:t xml:space="preserve"> </w:t>
      </w:r>
      <w:r>
        <w:rPr>
          <w:w w:val="105"/>
        </w:rPr>
        <w:t>de</w:t>
      </w:r>
      <w:r>
        <w:rPr>
          <w:spacing w:val="22"/>
          <w:w w:val="105"/>
        </w:rPr>
        <w:t xml:space="preserve"> </w:t>
      </w:r>
      <w:proofErr w:type="spellStart"/>
      <w:r>
        <w:rPr>
          <w:w w:val="105"/>
        </w:rPr>
        <w:t>Ortony</w:t>
      </w:r>
      <w:proofErr w:type="spellEnd"/>
      <w:r>
        <w:rPr>
          <w:spacing w:val="23"/>
          <w:w w:val="105"/>
        </w:rPr>
        <w:t xml:space="preserve"> </w:t>
      </w:r>
      <w:r>
        <w:rPr>
          <w:w w:val="105"/>
        </w:rPr>
        <w:t>et</w:t>
      </w:r>
      <w:r>
        <w:rPr>
          <w:spacing w:val="22"/>
          <w:w w:val="105"/>
        </w:rPr>
        <w:t xml:space="preserve"> </w:t>
      </w:r>
      <w:r>
        <w:rPr>
          <w:w w:val="105"/>
        </w:rPr>
        <w:t>Turner</w:t>
      </w:r>
      <w:r>
        <w:rPr>
          <w:spacing w:val="22"/>
          <w:w w:val="105"/>
        </w:rPr>
        <w:t xml:space="preserve"> </w:t>
      </w:r>
      <w:r>
        <w:rPr>
          <w:w w:val="105"/>
        </w:rPr>
        <w:t>(</w:t>
      </w:r>
      <w:hyperlink w:anchor="_bookmark111" w:history="1">
        <w:r>
          <w:rPr>
            <w:w w:val="105"/>
          </w:rPr>
          <w:t>1990</w:t>
        </w:r>
      </w:hyperlink>
      <w:r>
        <w:rPr>
          <w:w w:val="105"/>
        </w:rPr>
        <w:t>)</w:t>
      </w:r>
      <w:r>
        <w:rPr>
          <w:spacing w:val="23"/>
          <w:w w:val="105"/>
        </w:rPr>
        <w:t xml:space="preserve"> </w:t>
      </w:r>
      <w:r>
        <w:rPr>
          <w:w w:val="105"/>
        </w:rPr>
        <w:t>et</w:t>
      </w:r>
      <w:r>
        <w:rPr>
          <w:spacing w:val="22"/>
          <w:w w:val="105"/>
        </w:rPr>
        <w:t xml:space="preserve"> </w:t>
      </w:r>
      <w:r>
        <w:rPr>
          <w:spacing w:val="-2"/>
          <w:w w:val="105"/>
        </w:rPr>
        <w:t>complété.</w:t>
      </w:r>
    </w:p>
    <w:p w14:paraId="28A5F40F" w14:textId="77777777" w:rsidR="00C91026" w:rsidRDefault="00C91026">
      <w:pPr>
        <w:jc w:val="center"/>
        <w:sectPr w:rsidR="00C91026">
          <w:type w:val="continuous"/>
          <w:pgSz w:w="11910" w:h="16840"/>
          <w:pgMar w:top="1920" w:right="1133" w:bottom="280" w:left="1275" w:header="0" w:footer="889" w:gutter="0"/>
          <w:cols w:space="720"/>
        </w:sectPr>
      </w:pPr>
    </w:p>
    <w:p w14:paraId="0190BDAB" w14:textId="77777777" w:rsidR="00C91026" w:rsidRDefault="00A75B0C">
      <w:pPr>
        <w:pStyle w:val="Corpsdetexte"/>
        <w:spacing w:before="134" w:line="312" w:lineRule="auto"/>
        <w:ind w:left="142" w:right="236" w:firstLine="398"/>
        <w:jc w:val="both"/>
      </w:pPr>
      <w:r>
        <w:rPr>
          <w:w w:val="105"/>
        </w:rPr>
        <w:lastRenderedPageBreak/>
        <w:t>Pour certains chercheurs, les émotions basiques représentent aussi les fondations de toutes émotions, c’est-à-dire que toute émotion peut être définie en terme</w:t>
      </w:r>
      <w:ins w:id="24" w:author="GUENOUN Marcel" w:date="2025-11-26T10:21:00Z">
        <w:r>
          <w:rPr>
            <w:w w:val="105"/>
          </w:rPr>
          <w:t>s</w:t>
        </w:r>
      </w:ins>
      <w:r>
        <w:rPr>
          <w:w w:val="105"/>
        </w:rPr>
        <w:t xml:space="preserve"> d’émotions basiques. Ce raisonnement est similaire à l’analyse des couleurs qui se basent sur des couleurs primaires, irréductible et composant toute autre couleur. Par exemple, pour </w:t>
      </w:r>
      <w:proofErr w:type="spellStart"/>
      <w:r>
        <w:rPr>
          <w:w w:val="105"/>
        </w:rPr>
        <w:t>Kemper</w:t>
      </w:r>
      <w:proofErr w:type="spellEnd"/>
      <w:r>
        <w:rPr>
          <w:w w:val="105"/>
        </w:rPr>
        <w:t xml:space="preserve"> (</w:t>
      </w:r>
      <w:hyperlink w:anchor="_bookmark83" w:history="1">
        <w:r>
          <w:rPr>
            <w:w w:val="105"/>
          </w:rPr>
          <w:t>1987</w:t>
        </w:r>
      </w:hyperlink>
      <w:r>
        <w:rPr>
          <w:w w:val="105"/>
        </w:rPr>
        <w:t>), qui considère la peur, la colère, la dépression et la satisfaction comme les quatre</w:t>
      </w:r>
      <w:r>
        <w:rPr>
          <w:spacing w:val="30"/>
          <w:w w:val="105"/>
        </w:rPr>
        <w:t xml:space="preserve"> </w:t>
      </w:r>
      <w:r>
        <w:rPr>
          <w:w w:val="105"/>
        </w:rPr>
        <w:t>émotions</w:t>
      </w:r>
      <w:r>
        <w:rPr>
          <w:spacing w:val="30"/>
          <w:w w:val="105"/>
        </w:rPr>
        <w:t xml:space="preserve"> </w:t>
      </w:r>
      <w:r>
        <w:rPr>
          <w:w w:val="105"/>
        </w:rPr>
        <w:t>basiques,</w:t>
      </w:r>
      <w:r>
        <w:rPr>
          <w:spacing w:val="30"/>
          <w:w w:val="105"/>
        </w:rPr>
        <w:t xml:space="preserve"> </w:t>
      </w:r>
      <w:r>
        <w:rPr>
          <w:w w:val="105"/>
        </w:rPr>
        <w:t>la</w:t>
      </w:r>
      <w:r>
        <w:rPr>
          <w:spacing w:val="30"/>
          <w:w w:val="105"/>
        </w:rPr>
        <w:t xml:space="preserve"> </w:t>
      </w:r>
      <w:r>
        <w:rPr>
          <w:w w:val="105"/>
        </w:rPr>
        <w:t>culpabilité</w:t>
      </w:r>
      <w:r>
        <w:rPr>
          <w:spacing w:val="30"/>
          <w:w w:val="105"/>
        </w:rPr>
        <w:t xml:space="preserve"> </w:t>
      </w:r>
      <w:r>
        <w:rPr>
          <w:w w:val="105"/>
        </w:rPr>
        <w:t>est</w:t>
      </w:r>
      <w:r>
        <w:rPr>
          <w:spacing w:val="30"/>
          <w:w w:val="105"/>
        </w:rPr>
        <w:t xml:space="preserve"> </w:t>
      </w:r>
      <w:r>
        <w:rPr>
          <w:w w:val="105"/>
        </w:rPr>
        <w:t>une</w:t>
      </w:r>
      <w:r>
        <w:rPr>
          <w:spacing w:val="30"/>
          <w:w w:val="105"/>
        </w:rPr>
        <w:t xml:space="preserve"> </w:t>
      </w:r>
      <w:r>
        <w:rPr>
          <w:w w:val="105"/>
        </w:rPr>
        <w:t>émotion</w:t>
      </w:r>
      <w:r>
        <w:rPr>
          <w:spacing w:val="30"/>
          <w:w w:val="105"/>
        </w:rPr>
        <w:t xml:space="preserve"> </w:t>
      </w:r>
      <w:r>
        <w:rPr>
          <w:w w:val="105"/>
        </w:rPr>
        <w:t>produite</w:t>
      </w:r>
      <w:r>
        <w:rPr>
          <w:spacing w:val="30"/>
          <w:w w:val="105"/>
        </w:rPr>
        <w:t xml:space="preserve"> </w:t>
      </w:r>
      <w:r>
        <w:rPr>
          <w:w w:val="105"/>
        </w:rPr>
        <w:t>par</w:t>
      </w:r>
      <w:r>
        <w:rPr>
          <w:spacing w:val="30"/>
          <w:w w:val="105"/>
        </w:rPr>
        <w:t xml:space="preserve"> </w:t>
      </w:r>
      <w:r>
        <w:rPr>
          <w:w w:val="105"/>
        </w:rPr>
        <w:t>le</w:t>
      </w:r>
      <w:r>
        <w:rPr>
          <w:spacing w:val="30"/>
          <w:w w:val="105"/>
        </w:rPr>
        <w:t xml:space="preserve"> </w:t>
      </w:r>
      <w:r>
        <w:rPr>
          <w:w w:val="105"/>
        </w:rPr>
        <w:t>déclenchement de peur bien que la culpabilité est une émotion apprise au travers d’interactions sociales. En</w:t>
      </w:r>
      <w:r>
        <w:rPr>
          <w:spacing w:val="-6"/>
          <w:w w:val="105"/>
        </w:rPr>
        <w:t xml:space="preserve"> </w:t>
      </w:r>
      <w:r>
        <w:rPr>
          <w:w w:val="105"/>
        </w:rPr>
        <w:t>revanche,</w:t>
      </w:r>
      <w:r>
        <w:rPr>
          <w:spacing w:val="-6"/>
          <w:w w:val="105"/>
        </w:rPr>
        <w:t xml:space="preserve"> </w:t>
      </w:r>
      <w:r>
        <w:rPr>
          <w:w w:val="105"/>
        </w:rPr>
        <w:t>pour</w:t>
      </w:r>
      <w:r>
        <w:rPr>
          <w:spacing w:val="-6"/>
          <w:w w:val="105"/>
        </w:rPr>
        <w:t xml:space="preserve"> </w:t>
      </w:r>
      <w:proofErr w:type="spellStart"/>
      <w:r>
        <w:rPr>
          <w:w w:val="105"/>
        </w:rPr>
        <w:t>Plutchik</w:t>
      </w:r>
      <w:proofErr w:type="spellEnd"/>
      <w:r>
        <w:rPr>
          <w:spacing w:val="-6"/>
          <w:w w:val="105"/>
        </w:rPr>
        <w:t xml:space="preserve"> </w:t>
      </w:r>
      <w:r>
        <w:rPr>
          <w:w w:val="105"/>
        </w:rPr>
        <w:t>(</w:t>
      </w:r>
      <w:hyperlink w:anchor="_bookmark120" w:history="1">
        <w:r>
          <w:rPr>
            <w:w w:val="105"/>
          </w:rPr>
          <w:t>1980a</w:t>
        </w:r>
      </w:hyperlink>
      <w:r>
        <w:rPr>
          <w:w w:val="105"/>
        </w:rPr>
        <w:t>),</w:t>
      </w:r>
      <w:r>
        <w:rPr>
          <w:spacing w:val="-6"/>
          <w:w w:val="105"/>
        </w:rPr>
        <w:t xml:space="preserve"> </w:t>
      </w:r>
      <w:r>
        <w:rPr>
          <w:w w:val="105"/>
        </w:rPr>
        <w:t>les</w:t>
      </w:r>
      <w:r>
        <w:rPr>
          <w:spacing w:val="-6"/>
          <w:w w:val="105"/>
        </w:rPr>
        <w:t xml:space="preserve"> </w:t>
      </w:r>
      <w:r>
        <w:rPr>
          <w:w w:val="105"/>
        </w:rPr>
        <w:t>mélanges</w:t>
      </w:r>
      <w:r>
        <w:rPr>
          <w:spacing w:val="-6"/>
          <w:w w:val="105"/>
        </w:rPr>
        <w:t xml:space="preserve"> </w:t>
      </w:r>
      <w:r>
        <w:rPr>
          <w:w w:val="105"/>
        </w:rPr>
        <w:t>d’émotions</w:t>
      </w:r>
      <w:r>
        <w:rPr>
          <w:spacing w:val="-6"/>
          <w:w w:val="105"/>
        </w:rPr>
        <w:t xml:space="preserve"> </w:t>
      </w:r>
      <w:r>
        <w:rPr>
          <w:w w:val="105"/>
        </w:rPr>
        <w:t>basiques</w:t>
      </w:r>
      <w:r>
        <w:rPr>
          <w:spacing w:val="-6"/>
          <w:w w:val="105"/>
        </w:rPr>
        <w:t xml:space="preserve"> </w:t>
      </w:r>
      <w:r>
        <w:rPr>
          <w:w w:val="105"/>
        </w:rPr>
        <w:t>créent</w:t>
      </w:r>
      <w:r>
        <w:rPr>
          <w:spacing w:val="-6"/>
          <w:w w:val="105"/>
        </w:rPr>
        <w:t xml:space="preserve"> </w:t>
      </w:r>
      <w:r>
        <w:rPr>
          <w:w w:val="105"/>
        </w:rPr>
        <w:t>de</w:t>
      </w:r>
      <w:r>
        <w:rPr>
          <w:spacing w:val="-6"/>
          <w:w w:val="105"/>
        </w:rPr>
        <w:t xml:space="preserve"> </w:t>
      </w:r>
      <w:r>
        <w:rPr>
          <w:w w:val="105"/>
        </w:rPr>
        <w:t>nouvelles émotions</w:t>
      </w:r>
      <w:r>
        <w:rPr>
          <w:spacing w:val="-1"/>
          <w:w w:val="105"/>
        </w:rPr>
        <w:t xml:space="preserve"> </w:t>
      </w:r>
      <w:r>
        <w:rPr>
          <w:w w:val="105"/>
        </w:rPr>
        <w:t>plus complexes</w:t>
      </w:r>
      <w:r>
        <w:rPr>
          <w:spacing w:val="-16"/>
          <w:w w:val="105"/>
        </w:rPr>
        <w:t xml:space="preserve"> </w:t>
      </w:r>
      <w:r>
        <w:rPr>
          <w:w w:val="105"/>
        </w:rPr>
        <w:t xml:space="preserve">; l’amour proviendrait du mélange entre joie et confiance, deux émotions que </w:t>
      </w:r>
      <w:proofErr w:type="spellStart"/>
      <w:r>
        <w:rPr>
          <w:w w:val="105"/>
        </w:rPr>
        <w:t>Plutchik</w:t>
      </w:r>
      <w:proofErr w:type="spellEnd"/>
      <w:r>
        <w:rPr>
          <w:w w:val="105"/>
        </w:rPr>
        <w:t xml:space="preserve"> considère comme basiques (voir figure </w:t>
      </w:r>
      <w:hyperlink w:anchor="_bookmark8" w:history="1">
        <w:r>
          <w:rPr>
            <w:w w:val="105"/>
          </w:rPr>
          <w:t>2.1</w:t>
        </w:r>
      </w:hyperlink>
      <w:r>
        <w:rPr>
          <w:w w:val="105"/>
        </w:rPr>
        <w:t>).</w:t>
      </w:r>
    </w:p>
    <w:p w14:paraId="28C8F0E9" w14:textId="77777777" w:rsidR="00C91026" w:rsidRDefault="00A75B0C">
      <w:pPr>
        <w:pStyle w:val="Corpsdetexte"/>
        <w:spacing w:before="189" w:line="312" w:lineRule="auto"/>
        <w:ind w:left="142" w:right="236" w:firstLine="398"/>
        <w:jc w:val="both"/>
      </w:pPr>
      <w:r>
        <w:t>À</w:t>
      </w:r>
      <w:r>
        <w:rPr>
          <w:spacing w:val="40"/>
        </w:rPr>
        <w:t xml:space="preserve"> </w:t>
      </w:r>
      <w:r>
        <w:t>l’inverse,</w:t>
      </w:r>
      <w:r>
        <w:rPr>
          <w:spacing w:val="40"/>
        </w:rPr>
        <w:t xml:space="preserve"> </w:t>
      </w:r>
      <w:r>
        <w:t>les</w:t>
      </w:r>
      <w:r>
        <w:rPr>
          <w:spacing w:val="40"/>
        </w:rPr>
        <w:t xml:space="preserve"> </w:t>
      </w:r>
      <w:r>
        <w:t>opposants</w:t>
      </w:r>
      <w:r>
        <w:rPr>
          <w:spacing w:val="40"/>
        </w:rPr>
        <w:t xml:space="preserve"> </w:t>
      </w:r>
      <w:r>
        <w:t>à</w:t>
      </w:r>
      <w:r>
        <w:rPr>
          <w:spacing w:val="40"/>
        </w:rPr>
        <w:t xml:space="preserve"> </w:t>
      </w:r>
      <w:r>
        <w:t>la</w:t>
      </w:r>
      <w:r>
        <w:rPr>
          <w:spacing w:val="40"/>
        </w:rPr>
        <w:t xml:space="preserve"> </w:t>
      </w:r>
      <w:r>
        <w:t>théorie</w:t>
      </w:r>
      <w:r>
        <w:rPr>
          <w:spacing w:val="40"/>
        </w:rPr>
        <w:t xml:space="preserve"> </w:t>
      </w:r>
      <w:r>
        <w:t>d’émotions</w:t>
      </w:r>
      <w:r>
        <w:rPr>
          <w:spacing w:val="40"/>
        </w:rPr>
        <w:t xml:space="preserve"> </w:t>
      </w:r>
      <w:r>
        <w:t>basiques,</w:t>
      </w:r>
      <w:r>
        <w:rPr>
          <w:spacing w:val="40"/>
        </w:rPr>
        <w:t xml:space="preserve"> </w:t>
      </w:r>
      <w:r>
        <w:t>tout</w:t>
      </w:r>
      <w:r>
        <w:rPr>
          <w:spacing w:val="40"/>
        </w:rPr>
        <w:t xml:space="preserve"> </w:t>
      </w:r>
      <w:r>
        <w:t>d’abord,</w:t>
      </w:r>
      <w:r>
        <w:rPr>
          <w:spacing w:val="40"/>
        </w:rPr>
        <w:t xml:space="preserve"> </w:t>
      </w:r>
      <w:r>
        <w:t>remarquent que</w:t>
      </w:r>
      <w:r>
        <w:rPr>
          <w:spacing w:val="34"/>
        </w:rPr>
        <w:t xml:space="preserve"> </w:t>
      </w:r>
      <w:r>
        <w:t>le</w:t>
      </w:r>
      <w:r>
        <w:rPr>
          <w:spacing w:val="34"/>
        </w:rPr>
        <w:t xml:space="preserve"> </w:t>
      </w:r>
      <w:r>
        <w:t>manque</w:t>
      </w:r>
      <w:r>
        <w:rPr>
          <w:spacing w:val="34"/>
        </w:rPr>
        <w:t xml:space="preserve"> </w:t>
      </w:r>
      <w:r>
        <w:t>de</w:t>
      </w:r>
      <w:r>
        <w:rPr>
          <w:spacing w:val="34"/>
        </w:rPr>
        <w:t xml:space="preserve"> </w:t>
      </w:r>
      <w:r>
        <w:t>consensus</w:t>
      </w:r>
      <w:r>
        <w:rPr>
          <w:spacing w:val="34"/>
        </w:rPr>
        <w:t xml:space="preserve"> </w:t>
      </w:r>
      <w:r>
        <w:t>sur</w:t>
      </w:r>
      <w:r>
        <w:rPr>
          <w:spacing w:val="34"/>
        </w:rPr>
        <w:t xml:space="preserve"> </w:t>
      </w:r>
      <w:r>
        <w:t>la</w:t>
      </w:r>
      <w:r>
        <w:rPr>
          <w:spacing w:val="34"/>
        </w:rPr>
        <w:t xml:space="preserve"> </w:t>
      </w:r>
      <w:r>
        <w:t>liste</w:t>
      </w:r>
      <w:r>
        <w:rPr>
          <w:spacing w:val="34"/>
        </w:rPr>
        <w:t xml:space="preserve"> </w:t>
      </w:r>
      <w:r>
        <w:t>des</w:t>
      </w:r>
      <w:r>
        <w:rPr>
          <w:spacing w:val="34"/>
        </w:rPr>
        <w:t xml:space="preserve"> </w:t>
      </w:r>
      <w:r>
        <w:t>émotions</w:t>
      </w:r>
      <w:r>
        <w:rPr>
          <w:spacing w:val="34"/>
        </w:rPr>
        <w:t xml:space="preserve"> </w:t>
      </w:r>
      <w:r>
        <w:t>basiques</w:t>
      </w:r>
      <w:r>
        <w:rPr>
          <w:spacing w:val="34"/>
        </w:rPr>
        <w:t xml:space="preserve"> </w:t>
      </w:r>
      <w:r>
        <w:t>décrédibilise</w:t>
      </w:r>
      <w:r>
        <w:rPr>
          <w:spacing w:val="34"/>
        </w:rPr>
        <w:t xml:space="preserve"> </w:t>
      </w:r>
      <w:r>
        <w:t>la</w:t>
      </w:r>
      <w:r>
        <w:rPr>
          <w:spacing w:val="34"/>
        </w:rPr>
        <w:t xml:space="preserve"> </w:t>
      </w:r>
      <w:r>
        <w:t>théorie</w:t>
      </w:r>
      <w:r>
        <w:rPr>
          <w:spacing w:val="-13"/>
        </w:rPr>
        <w:t xml:space="preserve"> </w:t>
      </w:r>
      <w:r>
        <w:t>;</w:t>
      </w:r>
      <w:r>
        <w:rPr>
          <w:spacing w:val="34"/>
        </w:rPr>
        <w:t xml:space="preserve"> </w:t>
      </w:r>
      <w:r>
        <w:t>ce que certains considèrent comme des émotions basiques, d’autres ne considèrent pas du tout comme une émotion telle que la surprise (</w:t>
      </w:r>
      <w:proofErr w:type="spellStart"/>
      <w:r>
        <w:t>Ortony</w:t>
      </w:r>
      <w:proofErr w:type="spellEnd"/>
      <w:r>
        <w:t xml:space="preserve"> &amp; Turner, </w:t>
      </w:r>
      <w:hyperlink w:anchor="_bookmark111" w:history="1">
        <w:r>
          <w:t>1990</w:t>
        </w:r>
      </w:hyperlink>
      <w:r>
        <w:t xml:space="preserve">). Aristote identifiait 15 émotions basiques, Descartes 6, Hume seulement 2, 3 pour Spinoza </w:t>
      </w:r>
      <w:proofErr w:type="spellStart"/>
      <w:r>
        <w:t>etc</w:t>
      </w:r>
      <w:proofErr w:type="spellEnd"/>
      <w:r>
        <w:t xml:space="preserve"> (</w:t>
      </w:r>
      <w:proofErr w:type="spellStart"/>
      <w:r>
        <w:t>Thamm</w:t>
      </w:r>
      <w:proofErr w:type="spellEnd"/>
      <w:r>
        <w:t xml:space="preserve">, </w:t>
      </w:r>
      <w:hyperlink w:anchor="_bookmark136" w:history="1">
        <w:r>
          <w:t>2006</w:t>
        </w:r>
      </w:hyperlink>
      <w:r>
        <w:t xml:space="preserve">). </w:t>
      </w:r>
      <w:proofErr w:type="spellStart"/>
      <w:r>
        <w:t>Ortony</w:t>
      </w:r>
      <w:proofErr w:type="spellEnd"/>
      <w:r>
        <w:t xml:space="preserve"> et Turner (</w:t>
      </w:r>
      <w:hyperlink w:anchor="_bookmark111" w:history="1">
        <w:r>
          <w:t>1990</w:t>
        </w:r>
      </w:hyperlink>
      <w:r>
        <w:t>) suggèrent que ce désaccord sur la liste des émotions basiques</w:t>
      </w:r>
      <w:r>
        <w:rPr>
          <w:spacing w:val="40"/>
        </w:rPr>
        <w:t xml:space="preserve"> </w:t>
      </w:r>
      <w:r>
        <w:t>provient du fait que ce ne sont pas des émotions qui sont basiques mais des éléments fondateurs</w:t>
      </w:r>
      <w:r>
        <w:rPr>
          <w:spacing w:val="40"/>
        </w:rPr>
        <w:t xml:space="preserve"> </w:t>
      </w:r>
      <w:r>
        <w:t>des</w:t>
      </w:r>
      <w:r>
        <w:rPr>
          <w:spacing w:val="40"/>
        </w:rPr>
        <w:t xml:space="preserve"> </w:t>
      </w:r>
      <w:r>
        <w:t>émotions.</w:t>
      </w:r>
      <w:r>
        <w:rPr>
          <w:spacing w:val="40"/>
        </w:rPr>
        <w:t xml:space="preserve"> </w:t>
      </w:r>
      <w:r>
        <w:t>Dans</w:t>
      </w:r>
      <w:r>
        <w:rPr>
          <w:spacing w:val="40"/>
        </w:rPr>
        <w:t xml:space="preserve"> </w:t>
      </w:r>
      <w:r>
        <w:t>le</w:t>
      </w:r>
      <w:r>
        <w:rPr>
          <w:spacing w:val="40"/>
        </w:rPr>
        <w:t xml:space="preserve"> </w:t>
      </w:r>
      <w:r>
        <w:t>cas</w:t>
      </w:r>
      <w:r>
        <w:rPr>
          <w:spacing w:val="40"/>
        </w:rPr>
        <w:t xml:space="preserve"> </w:t>
      </w:r>
      <w:r>
        <w:t>de</w:t>
      </w:r>
      <w:r>
        <w:rPr>
          <w:spacing w:val="40"/>
        </w:rPr>
        <w:t xml:space="preserve"> </w:t>
      </w:r>
      <w:r>
        <w:t>la</w:t>
      </w:r>
      <w:r>
        <w:rPr>
          <w:spacing w:val="40"/>
        </w:rPr>
        <w:t xml:space="preserve"> </w:t>
      </w:r>
      <w:r>
        <w:t>surprise,</w:t>
      </w:r>
      <w:r>
        <w:rPr>
          <w:spacing w:val="40"/>
        </w:rPr>
        <w:t xml:space="preserve"> </w:t>
      </w:r>
      <w:r>
        <w:t>ces</w:t>
      </w:r>
      <w:r>
        <w:rPr>
          <w:spacing w:val="40"/>
        </w:rPr>
        <w:t xml:space="preserve"> </w:t>
      </w:r>
      <w:r>
        <w:t>auteurs</w:t>
      </w:r>
      <w:r>
        <w:rPr>
          <w:spacing w:val="40"/>
        </w:rPr>
        <w:t xml:space="preserve"> </w:t>
      </w:r>
      <w:r>
        <w:t>estiment</w:t>
      </w:r>
      <w:r>
        <w:rPr>
          <w:spacing w:val="40"/>
        </w:rPr>
        <w:t xml:space="preserve"> </w:t>
      </w:r>
      <w:r>
        <w:t>que</w:t>
      </w:r>
      <w:r>
        <w:rPr>
          <w:spacing w:val="40"/>
        </w:rPr>
        <w:t xml:space="preserve"> </w:t>
      </w:r>
      <w:r>
        <w:t>la</w:t>
      </w:r>
      <w:r>
        <w:rPr>
          <w:spacing w:val="40"/>
        </w:rPr>
        <w:t xml:space="preserve"> </w:t>
      </w:r>
      <w:r>
        <w:t>surprise n’est pas une émotions car elle n’a pas de valence propre, une surprise peut être positive, négative</w:t>
      </w:r>
      <w:r>
        <w:rPr>
          <w:spacing w:val="40"/>
        </w:rPr>
        <w:t xml:space="preserve"> </w:t>
      </w:r>
      <w:r>
        <w:t>ou</w:t>
      </w:r>
      <w:r>
        <w:rPr>
          <w:spacing w:val="40"/>
        </w:rPr>
        <w:t xml:space="preserve"> </w:t>
      </w:r>
      <w:r>
        <w:t>neutre.</w:t>
      </w:r>
      <w:r>
        <w:rPr>
          <w:spacing w:val="40"/>
        </w:rPr>
        <w:t xml:space="preserve"> </w:t>
      </w:r>
      <w:r>
        <w:t>Cependant,</w:t>
      </w:r>
      <w:r>
        <w:rPr>
          <w:spacing w:val="40"/>
        </w:rPr>
        <w:t xml:space="preserve"> </w:t>
      </w:r>
      <w:r>
        <w:t>la</w:t>
      </w:r>
      <w:r>
        <w:rPr>
          <w:spacing w:val="40"/>
        </w:rPr>
        <w:t xml:space="preserve"> </w:t>
      </w:r>
      <w:r>
        <w:t>surprise</w:t>
      </w:r>
      <w:r>
        <w:rPr>
          <w:spacing w:val="40"/>
        </w:rPr>
        <w:t xml:space="preserve"> </w:t>
      </w:r>
      <w:r>
        <w:t>est</w:t>
      </w:r>
      <w:r>
        <w:rPr>
          <w:spacing w:val="40"/>
        </w:rPr>
        <w:t xml:space="preserve"> </w:t>
      </w:r>
      <w:r>
        <w:t>un</w:t>
      </w:r>
      <w:r>
        <w:rPr>
          <w:spacing w:val="40"/>
        </w:rPr>
        <w:t xml:space="preserve"> </w:t>
      </w:r>
      <w:r>
        <w:t>critère</w:t>
      </w:r>
      <w:r>
        <w:rPr>
          <w:spacing w:val="40"/>
        </w:rPr>
        <w:t xml:space="preserve"> </w:t>
      </w:r>
      <w:r>
        <w:t>pour</w:t>
      </w:r>
      <w:r>
        <w:rPr>
          <w:spacing w:val="40"/>
        </w:rPr>
        <w:t xml:space="preserve"> </w:t>
      </w:r>
      <w:r>
        <w:t>d’autres</w:t>
      </w:r>
      <w:r>
        <w:rPr>
          <w:spacing w:val="40"/>
        </w:rPr>
        <w:t xml:space="preserve"> </w:t>
      </w:r>
      <w:r>
        <w:t>émotions</w:t>
      </w:r>
      <w:r>
        <w:rPr>
          <w:spacing w:val="40"/>
        </w:rPr>
        <w:t xml:space="preserve"> </w:t>
      </w:r>
      <w:r>
        <w:t>comme</w:t>
      </w:r>
      <w:r>
        <w:rPr>
          <w:spacing w:val="80"/>
          <w:w w:val="150"/>
        </w:rPr>
        <w:t xml:space="preserve"> </w:t>
      </w:r>
      <w:r>
        <w:t>le choque. Ainsi la surprise ne serait pas une émotion basique mais la présence ou non de surp</w:t>
      </w:r>
      <w:r>
        <w:t>rise</w:t>
      </w:r>
      <w:r>
        <w:rPr>
          <w:spacing w:val="40"/>
        </w:rPr>
        <w:t xml:space="preserve"> </w:t>
      </w:r>
      <w:r>
        <w:t>serait</w:t>
      </w:r>
      <w:r>
        <w:rPr>
          <w:spacing w:val="40"/>
        </w:rPr>
        <w:t xml:space="preserve"> </w:t>
      </w:r>
      <w:r>
        <w:t>un</w:t>
      </w:r>
      <w:r>
        <w:rPr>
          <w:spacing w:val="40"/>
        </w:rPr>
        <w:t xml:space="preserve"> </w:t>
      </w:r>
      <w:r>
        <w:t>paramètre</w:t>
      </w:r>
      <w:r>
        <w:rPr>
          <w:spacing w:val="40"/>
        </w:rPr>
        <w:t xml:space="preserve"> </w:t>
      </w:r>
      <w:r>
        <w:t>fondateur</w:t>
      </w:r>
      <w:r>
        <w:rPr>
          <w:spacing w:val="40"/>
        </w:rPr>
        <w:t xml:space="preserve"> </w:t>
      </w:r>
      <w:r>
        <w:t>des</w:t>
      </w:r>
      <w:r>
        <w:rPr>
          <w:spacing w:val="40"/>
        </w:rPr>
        <w:t xml:space="preserve"> </w:t>
      </w:r>
      <w:r>
        <w:t>émotions.</w:t>
      </w:r>
    </w:p>
    <w:p w14:paraId="3FCEDF6E" w14:textId="77777777" w:rsidR="00C91026" w:rsidRDefault="00A75B0C">
      <w:pPr>
        <w:pStyle w:val="Corpsdetexte"/>
        <w:spacing w:before="189" w:line="312" w:lineRule="auto"/>
        <w:ind w:left="115" w:right="243" w:firstLine="425"/>
        <w:jc w:val="both"/>
      </w:pPr>
      <w:r>
        <w:rPr>
          <w:w w:val="105"/>
        </w:rPr>
        <w:t>De</w:t>
      </w:r>
      <w:r>
        <w:rPr>
          <w:spacing w:val="-11"/>
          <w:w w:val="105"/>
        </w:rPr>
        <w:t xml:space="preserve"> </w:t>
      </w:r>
      <w:r>
        <w:rPr>
          <w:w w:val="105"/>
        </w:rPr>
        <w:t>plus,</w:t>
      </w:r>
      <w:r>
        <w:rPr>
          <w:spacing w:val="-11"/>
          <w:w w:val="105"/>
        </w:rPr>
        <w:t xml:space="preserve"> </w:t>
      </w:r>
      <w:r>
        <w:rPr>
          <w:w w:val="105"/>
        </w:rPr>
        <w:t>les</w:t>
      </w:r>
      <w:r>
        <w:rPr>
          <w:spacing w:val="-11"/>
          <w:w w:val="105"/>
        </w:rPr>
        <w:t xml:space="preserve"> </w:t>
      </w:r>
      <w:r>
        <w:rPr>
          <w:w w:val="105"/>
        </w:rPr>
        <w:t>opposants</w:t>
      </w:r>
      <w:r>
        <w:rPr>
          <w:spacing w:val="-12"/>
          <w:w w:val="105"/>
        </w:rPr>
        <w:t xml:space="preserve"> </w:t>
      </w:r>
      <w:r>
        <w:rPr>
          <w:w w:val="105"/>
        </w:rPr>
        <w:t>à</w:t>
      </w:r>
      <w:r>
        <w:rPr>
          <w:spacing w:val="-11"/>
          <w:w w:val="105"/>
        </w:rPr>
        <w:t xml:space="preserve"> </w:t>
      </w:r>
      <w:r>
        <w:rPr>
          <w:w w:val="105"/>
        </w:rPr>
        <w:t>la</w:t>
      </w:r>
      <w:r>
        <w:rPr>
          <w:spacing w:val="-11"/>
          <w:w w:val="105"/>
        </w:rPr>
        <w:t xml:space="preserve"> </w:t>
      </w:r>
      <w:r>
        <w:rPr>
          <w:w w:val="105"/>
        </w:rPr>
        <w:t>théorie</w:t>
      </w:r>
      <w:r>
        <w:rPr>
          <w:spacing w:val="-11"/>
          <w:w w:val="105"/>
        </w:rPr>
        <w:t xml:space="preserve"> </w:t>
      </w:r>
      <w:r>
        <w:rPr>
          <w:w w:val="105"/>
        </w:rPr>
        <w:t>d’émotions</w:t>
      </w:r>
      <w:r>
        <w:rPr>
          <w:spacing w:val="-11"/>
          <w:w w:val="105"/>
        </w:rPr>
        <w:t xml:space="preserve"> </w:t>
      </w:r>
      <w:r>
        <w:rPr>
          <w:w w:val="105"/>
        </w:rPr>
        <w:t>basiques</w:t>
      </w:r>
      <w:r>
        <w:rPr>
          <w:spacing w:val="-11"/>
          <w:w w:val="105"/>
        </w:rPr>
        <w:t xml:space="preserve"> </w:t>
      </w:r>
      <w:r>
        <w:rPr>
          <w:w w:val="105"/>
        </w:rPr>
        <w:t>reprochent</w:t>
      </w:r>
      <w:r>
        <w:rPr>
          <w:spacing w:val="-11"/>
          <w:w w:val="105"/>
        </w:rPr>
        <w:t xml:space="preserve"> </w:t>
      </w:r>
      <w:r>
        <w:rPr>
          <w:w w:val="105"/>
        </w:rPr>
        <w:t>à</w:t>
      </w:r>
      <w:r>
        <w:rPr>
          <w:spacing w:val="-11"/>
          <w:w w:val="105"/>
        </w:rPr>
        <w:t xml:space="preserve"> </w:t>
      </w:r>
      <w:r>
        <w:rPr>
          <w:w w:val="105"/>
        </w:rPr>
        <w:t>ce</w:t>
      </w:r>
      <w:r>
        <w:rPr>
          <w:spacing w:val="-11"/>
          <w:w w:val="105"/>
        </w:rPr>
        <w:t xml:space="preserve"> </w:t>
      </w:r>
      <w:r>
        <w:rPr>
          <w:w w:val="105"/>
        </w:rPr>
        <w:t>concept</w:t>
      </w:r>
      <w:r>
        <w:rPr>
          <w:spacing w:val="-11"/>
          <w:w w:val="105"/>
        </w:rPr>
        <w:t xml:space="preserve"> </w:t>
      </w:r>
      <w:r>
        <w:rPr>
          <w:w w:val="105"/>
        </w:rPr>
        <w:t>d’</w:t>
      </w:r>
      <w:proofErr w:type="spellStart"/>
      <w:r>
        <w:rPr>
          <w:w w:val="105"/>
        </w:rPr>
        <w:t>igno</w:t>
      </w:r>
      <w:proofErr w:type="spellEnd"/>
      <w:r>
        <w:rPr>
          <w:w w:val="105"/>
        </w:rPr>
        <w:t xml:space="preserve">- </w:t>
      </w:r>
      <w:proofErr w:type="spellStart"/>
      <w:r>
        <w:rPr>
          <w:w w:val="105"/>
        </w:rPr>
        <w:t>rer</w:t>
      </w:r>
      <w:proofErr w:type="spellEnd"/>
      <w:r>
        <w:rPr>
          <w:spacing w:val="-10"/>
          <w:w w:val="105"/>
        </w:rPr>
        <w:t xml:space="preserve"> </w:t>
      </w:r>
      <w:r>
        <w:rPr>
          <w:w w:val="105"/>
        </w:rPr>
        <w:t>l’importance</w:t>
      </w:r>
      <w:r>
        <w:rPr>
          <w:spacing w:val="-10"/>
          <w:w w:val="105"/>
        </w:rPr>
        <w:t xml:space="preserve"> </w:t>
      </w:r>
      <w:r>
        <w:rPr>
          <w:w w:val="105"/>
        </w:rPr>
        <w:t>de</w:t>
      </w:r>
      <w:r>
        <w:rPr>
          <w:spacing w:val="-10"/>
          <w:w w:val="105"/>
        </w:rPr>
        <w:t xml:space="preserve"> </w:t>
      </w:r>
      <w:r>
        <w:rPr>
          <w:w w:val="105"/>
        </w:rPr>
        <w:t>la</w:t>
      </w:r>
      <w:r>
        <w:rPr>
          <w:spacing w:val="-10"/>
          <w:w w:val="105"/>
        </w:rPr>
        <w:t xml:space="preserve"> </w:t>
      </w:r>
      <w:r>
        <w:rPr>
          <w:w w:val="105"/>
        </w:rPr>
        <w:t>culture</w:t>
      </w:r>
      <w:r>
        <w:rPr>
          <w:spacing w:val="-10"/>
          <w:w w:val="105"/>
        </w:rPr>
        <w:t xml:space="preserve"> </w:t>
      </w:r>
      <w:r>
        <w:rPr>
          <w:w w:val="105"/>
        </w:rPr>
        <w:t>(Barrett,</w:t>
      </w:r>
      <w:r>
        <w:rPr>
          <w:spacing w:val="-10"/>
          <w:w w:val="105"/>
        </w:rPr>
        <w:t xml:space="preserve"> </w:t>
      </w:r>
      <w:hyperlink w:anchor="_bookmark38" w:history="1">
        <w:r>
          <w:rPr>
            <w:w w:val="105"/>
          </w:rPr>
          <w:t>2006</w:t>
        </w:r>
      </w:hyperlink>
      <w:r>
        <w:rPr>
          <w:w w:val="105"/>
        </w:rPr>
        <w:t>,</w:t>
      </w:r>
      <w:r>
        <w:rPr>
          <w:spacing w:val="-10"/>
          <w:w w:val="105"/>
        </w:rPr>
        <w:t xml:space="preserve"> </w:t>
      </w:r>
      <w:hyperlink w:anchor="_bookmark39" w:history="1">
        <w:r>
          <w:rPr>
            <w:w w:val="105"/>
          </w:rPr>
          <w:t>2012</w:t>
        </w:r>
      </w:hyperlink>
      <w:r>
        <w:rPr>
          <w:w w:val="105"/>
        </w:rPr>
        <w:t>),</w:t>
      </w:r>
      <w:r>
        <w:rPr>
          <w:spacing w:val="-10"/>
          <w:w w:val="105"/>
        </w:rPr>
        <w:t xml:space="preserve"> </w:t>
      </w:r>
      <w:r>
        <w:rPr>
          <w:w w:val="105"/>
        </w:rPr>
        <w:t>de</w:t>
      </w:r>
      <w:r>
        <w:rPr>
          <w:spacing w:val="-10"/>
          <w:w w:val="105"/>
        </w:rPr>
        <w:t xml:space="preserve"> </w:t>
      </w:r>
      <w:r>
        <w:rPr>
          <w:w w:val="105"/>
        </w:rPr>
        <w:t>minimiser</w:t>
      </w:r>
      <w:r>
        <w:rPr>
          <w:spacing w:val="-10"/>
          <w:w w:val="105"/>
        </w:rPr>
        <w:t xml:space="preserve"> </w:t>
      </w:r>
      <w:r>
        <w:rPr>
          <w:w w:val="105"/>
        </w:rPr>
        <w:t>les</w:t>
      </w:r>
      <w:r>
        <w:rPr>
          <w:spacing w:val="-10"/>
          <w:w w:val="105"/>
        </w:rPr>
        <w:t xml:space="preserve"> </w:t>
      </w:r>
      <w:r>
        <w:rPr>
          <w:w w:val="105"/>
        </w:rPr>
        <w:t>différences</w:t>
      </w:r>
      <w:r>
        <w:rPr>
          <w:spacing w:val="-10"/>
          <w:w w:val="105"/>
        </w:rPr>
        <w:t xml:space="preserve"> </w:t>
      </w:r>
      <w:r>
        <w:rPr>
          <w:w w:val="105"/>
        </w:rPr>
        <w:t>culturelles (</w:t>
      </w:r>
      <w:proofErr w:type="spellStart"/>
      <w:r>
        <w:rPr>
          <w:w w:val="105"/>
        </w:rPr>
        <w:t>Mesquita</w:t>
      </w:r>
      <w:proofErr w:type="spellEnd"/>
      <w:r>
        <w:rPr>
          <w:w w:val="105"/>
        </w:rPr>
        <w:t xml:space="preserve"> &amp; </w:t>
      </w:r>
      <w:proofErr w:type="spellStart"/>
      <w:r>
        <w:rPr>
          <w:w w:val="105"/>
        </w:rPr>
        <w:t>Frijda</w:t>
      </w:r>
      <w:proofErr w:type="spellEnd"/>
      <w:r>
        <w:rPr>
          <w:w w:val="105"/>
        </w:rPr>
        <w:t xml:space="preserve">, </w:t>
      </w:r>
      <w:hyperlink w:anchor="_bookmark104" w:history="1">
        <w:r>
          <w:rPr>
            <w:w w:val="105"/>
          </w:rPr>
          <w:t>1992</w:t>
        </w:r>
      </w:hyperlink>
      <w:r>
        <w:rPr>
          <w:spacing w:val="-16"/>
          <w:w w:val="105"/>
        </w:rPr>
        <w:t xml:space="preserve"> </w:t>
      </w:r>
      <w:r>
        <w:rPr>
          <w:w w:val="105"/>
        </w:rPr>
        <w:t xml:space="preserve">; </w:t>
      </w:r>
      <w:proofErr w:type="spellStart"/>
      <w:r>
        <w:rPr>
          <w:w w:val="105"/>
        </w:rPr>
        <w:t>Mesquita</w:t>
      </w:r>
      <w:proofErr w:type="spellEnd"/>
      <w:r>
        <w:rPr>
          <w:w w:val="105"/>
        </w:rPr>
        <w:t xml:space="preserve"> et al., </w:t>
      </w:r>
      <w:hyperlink w:anchor="_bookmark103" w:history="1">
        <w:r>
          <w:rPr>
            <w:w w:val="105"/>
          </w:rPr>
          <w:t>2016</w:t>
        </w:r>
      </w:hyperlink>
      <w:r>
        <w:rPr>
          <w:w w:val="105"/>
        </w:rPr>
        <w:t xml:space="preserve">) et de confondre la distinction entre le mot et le concept. Par exemple le mot «colère» n’est pas forcément assigné au même sen- </w:t>
      </w:r>
      <w:proofErr w:type="spellStart"/>
      <w:r>
        <w:rPr>
          <w:w w:val="105"/>
        </w:rPr>
        <w:t>timent</w:t>
      </w:r>
      <w:proofErr w:type="spellEnd"/>
      <w:r>
        <w:rPr>
          <w:w w:val="105"/>
        </w:rPr>
        <w:t xml:space="preserve"> de colère pour chacun (</w:t>
      </w:r>
      <w:proofErr w:type="spellStart"/>
      <w:r>
        <w:rPr>
          <w:w w:val="105"/>
        </w:rPr>
        <w:t>Ortony</w:t>
      </w:r>
      <w:proofErr w:type="spellEnd"/>
      <w:r>
        <w:rPr>
          <w:w w:val="105"/>
        </w:rPr>
        <w:t xml:space="preserve">, </w:t>
      </w:r>
      <w:hyperlink w:anchor="_bookmark110" w:history="1">
        <w:r>
          <w:rPr>
            <w:w w:val="105"/>
          </w:rPr>
          <w:t>2022</w:t>
        </w:r>
      </w:hyperlink>
      <w:r>
        <w:rPr>
          <w:w w:val="105"/>
        </w:rPr>
        <w:t>). Il existe un composant social aux émotions, pour le justifier Barrett (</w:t>
      </w:r>
      <w:hyperlink w:anchor="_bookmark39" w:history="1">
        <w:r>
          <w:rPr>
            <w:w w:val="105"/>
          </w:rPr>
          <w:t>2012</w:t>
        </w:r>
      </w:hyperlink>
      <w:r>
        <w:rPr>
          <w:w w:val="105"/>
        </w:rPr>
        <w:t xml:space="preserve">) propose un raisonnement en deux étapes. Premièrement, l’idée qu’il n’y a pas de correspondance entre une émotion et une réaction physique ou cognitive, c’est-à-dire que la même réaction physique (changement de rythme cardiaque, transpiration, activation de neurones…) peut être catégorisée comme différentes émotions par différentes personnes, ainsi une émotion ne peut pas être définie par un changement corporel seulement. Deuxièmement, cette catégorisation d’une réaction physique et </w:t>
      </w:r>
      <w:proofErr w:type="spellStart"/>
      <w:r>
        <w:rPr>
          <w:w w:val="105"/>
        </w:rPr>
        <w:t>cog</w:t>
      </w:r>
      <w:proofErr w:type="spellEnd"/>
      <w:r>
        <w:rPr>
          <w:w w:val="105"/>
        </w:rPr>
        <w:t xml:space="preserve">- </w:t>
      </w:r>
      <w:proofErr w:type="spellStart"/>
      <w:r>
        <w:rPr>
          <w:w w:val="105"/>
        </w:rPr>
        <w:t>nitive</w:t>
      </w:r>
      <w:proofErr w:type="spellEnd"/>
      <w:r>
        <w:rPr>
          <w:w w:val="105"/>
        </w:rPr>
        <w:t xml:space="preserve"> est générée</w:t>
      </w:r>
      <w:r>
        <w:rPr>
          <w:w w:val="105"/>
        </w:rPr>
        <w:t xml:space="preserve"> par un accord social entre membres d’une même société. Prenons pour exemple un patient et son thérapeute, le patient peut relater un évènement </w:t>
      </w:r>
      <w:proofErr w:type="spellStart"/>
      <w:r>
        <w:rPr>
          <w:w w:val="105"/>
        </w:rPr>
        <w:t>diﬀicile</w:t>
      </w:r>
      <w:proofErr w:type="spellEnd"/>
      <w:r>
        <w:rPr>
          <w:w w:val="105"/>
        </w:rPr>
        <w:t>, telle que la perte d’un proche, provoquant chez lui de la colère et le thérapeute l’interpréter comme de la tristesse, dans cette situation aucun des deux n’aurait tort ou raison puisque qu’il</w:t>
      </w:r>
      <w:r>
        <w:rPr>
          <w:spacing w:val="18"/>
          <w:w w:val="105"/>
        </w:rPr>
        <w:t xml:space="preserve"> </w:t>
      </w:r>
      <w:r>
        <w:rPr>
          <w:w w:val="105"/>
        </w:rPr>
        <w:t>n’y</w:t>
      </w:r>
      <w:r>
        <w:rPr>
          <w:spacing w:val="18"/>
          <w:w w:val="105"/>
        </w:rPr>
        <w:t xml:space="preserve"> </w:t>
      </w:r>
      <w:r>
        <w:rPr>
          <w:w w:val="105"/>
        </w:rPr>
        <w:t>a</w:t>
      </w:r>
      <w:r>
        <w:rPr>
          <w:spacing w:val="18"/>
          <w:w w:val="105"/>
        </w:rPr>
        <w:t xml:space="preserve"> </w:t>
      </w:r>
      <w:r>
        <w:rPr>
          <w:w w:val="105"/>
        </w:rPr>
        <w:t>pas</w:t>
      </w:r>
      <w:r>
        <w:rPr>
          <w:spacing w:val="18"/>
          <w:w w:val="105"/>
        </w:rPr>
        <w:t xml:space="preserve"> </w:t>
      </w:r>
      <w:r>
        <w:rPr>
          <w:w w:val="105"/>
        </w:rPr>
        <w:t>de</w:t>
      </w:r>
      <w:r>
        <w:rPr>
          <w:spacing w:val="18"/>
          <w:w w:val="105"/>
        </w:rPr>
        <w:t xml:space="preserve"> </w:t>
      </w:r>
      <w:r>
        <w:rPr>
          <w:w w:val="105"/>
        </w:rPr>
        <w:t>vérité</w:t>
      </w:r>
      <w:r>
        <w:rPr>
          <w:spacing w:val="18"/>
          <w:w w:val="105"/>
        </w:rPr>
        <w:t xml:space="preserve"> </w:t>
      </w:r>
      <w:r>
        <w:rPr>
          <w:w w:val="105"/>
        </w:rPr>
        <w:t>objective</w:t>
      </w:r>
      <w:r>
        <w:rPr>
          <w:spacing w:val="18"/>
          <w:w w:val="105"/>
        </w:rPr>
        <w:t xml:space="preserve"> </w:t>
      </w:r>
      <w:r>
        <w:rPr>
          <w:w w:val="105"/>
        </w:rPr>
        <w:t>et</w:t>
      </w:r>
      <w:r>
        <w:rPr>
          <w:spacing w:val="18"/>
          <w:w w:val="105"/>
        </w:rPr>
        <w:t xml:space="preserve"> </w:t>
      </w:r>
      <w:r>
        <w:rPr>
          <w:w w:val="105"/>
        </w:rPr>
        <w:t>mesurable.</w:t>
      </w:r>
      <w:r>
        <w:rPr>
          <w:spacing w:val="18"/>
          <w:w w:val="105"/>
        </w:rPr>
        <w:t xml:space="preserve"> </w:t>
      </w:r>
      <w:r>
        <w:rPr>
          <w:w w:val="105"/>
        </w:rPr>
        <w:t>Le</w:t>
      </w:r>
      <w:r>
        <w:rPr>
          <w:spacing w:val="18"/>
          <w:w w:val="105"/>
        </w:rPr>
        <w:t xml:space="preserve"> </w:t>
      </w:r>
      <w:r>
        <w:rPr>
          <w:w w:val="105"/>
        </w:rPr>
        <w:t>patient</w:t>
      </w:r>
      <w:r>
        <w:rPr>
          <w:spacing w:val="18"/>
          <w:w w:val="105"/>
        </w:rPr>
        <w:t xml:space="preserve"> </w:t>
      </w:r>
      <w:r>
        <w:rPr>
          <w:w w:val="105"/>
        </w:rPr>
        <w:t>a</w:t>
      </w:r>
      <w:r>
        <w:rPr>
          <w:spacing w:val="18"/>
          <w:w w:val="105"/>
        </w:rPr>
        <w:t xml:space="preserve"> </w:t>
      </w:r>
      <w:r>
        <w:rPr>
          <w:w w:val="105"/>
        </w:rPr>
        <w:t>réellement</w:t>
      </w:r>
      <w:r>
        <w:rPr>
          <w:spacing w:val="18"/>
          <w:w w:val="105"/>
        </w:rPr>
        <w:t xml:space="preserve"> </w:t>
      </w:r>
      <w:r>
        <w:rPr>
          <w:w w:val="105"/>
        </w:rPr>
        <w:t>ressenti</w:t>
      </w:r>
      <w:r>
        <w:rPr>
          <w:spacing w:val="18"/>
          <w:w w:val="105"/>
        </w:rPr>
        <w:t xml:space="preserve"> </w:t>
      </w:r>
      <w:r>
        <w:rPr>
          <w:w w:val="105"/>
        </w:rPr>
        <w:t>quelque</w:t>
      </w:r>
    </w:p>
    <w:p w14:paraId="7E5E5A8F" w14:textId="77777777" w:rsidR="00C91026" w:rsidRDefault="00C91026">
      <w:pPr>
        <w:pStyle w:val="Corpsdetexte"/>
        <w:spacing w:line="312" w:lineRule="auto"/>
        <w:jc w:val="both"/>
        <w:sectPr w:rsidR="00C91026">
          <w:pgSz w:w="11910" w:h="16840"/>
          <w:pgMar w:top="1280" w:right="1133" w:bottom="1080" w:left="1275" w:header="0" w:footer="889" w:gutter="0"/>
          <w:cols w:space="720"/>
        </w:sectPr>
      </w:pPr>
    </w:p>
    <w:p w14:paraId="04C50F26" w14:textId="77777777" w:rsidR="00C91026" w:rsidRDefault="00A75B0C">
      <w:pPr>
        <w:spacing w:before="137"/>
        <w:ind w:left="251" w:right="391"/>
        <w:jc w:val="center"/>
        <w:rPr>
          <w:sz w:val="24"/>
        </w:rPr>
      </w:pPr>
      <w:bookmarkStart w:id="25" w:name="_bookmark8"/>
      <w:bookmarkEnd w:id="25"/>
      <w:r>
        <w:rPr>
          <w:rFonts w:ascii="Georgia" w:hAnsi="Georgia"/>
          <w:b/>
          <w:sz w:val="24"/>
        </w:rPr>
        <w:lastRenderedPageBreak/>
        <w:t>Figure</w:t>
      </w:r>
      <w:r>
        <w:rPr>
          <w:rFonts w:ascii="Georgia" w:hAnsi="Georgia"/>
          <w:b/>
          <w:spacing w:val="31"/>
          <w:sz w:val="24"/>
        </w:rPr>
        <w:t xml:space="preserve"> </w:t>
      </w:r>
      <w:r>
        <w:rPr>
          <w:rFonts w:ascii="Georgia" w:hAnsi="Georgia"/>
          <w:b/>
          <w:sz w:val="24"/>
        </w:rPr>
        <w:t>2.1</w:t>
      </w:r>
      <w:r>
        <w:rPr>
          <w:rFonts w:ascii="Georgia" w:hAnsi="Georgia"/>
          <w:b/>
          <w:spacing w:val="32"/>
          <w:sz w:val="24"/>
        </w:rPr>
        <w:t xml:space="preserve"> </w:t>
      </w:r>
      <w:r>
        <w:rPr>
          <w:rFonts w:ascii="Georgia" w:hAnsi="Georgia"/>
          <w:b/>
          <w:sz w:val="24"/>
        </w:rPr>
        <w:t>–</w:t>
      </w:r>
      <w:r>
        <w:rPr>
          <w:rFonts w:ascii="Georgia" w:hAnsi="Georgia"/>
          <w:b/>
          <w:spacing w:val="31"/>
          <w:sz w:val="24"/>
        </w:rPr>
        <w:t xml:space="preserve"> </w:t>
      </w:r>
      <w:r>
        <w:rPr>
          <w:sz w:val="24"/>
        </w:rPr>
        <w:t>Roue</w:t>
      </w:r>
      <w:r>
        <w:rPr>
          <w:spacing w:val="20"/>
          <w:sz w:val="24"/>
        </w:rPr>
        <w:t xml:space="preserve"> </w:t>
      </w:r>
      <w:r>
        <w:rPr>
          <w:sz w:val="24"/>
        </w:rPr>
        <w:t>des</w:t>
      </w:r>
      <w:r>
        <w:rPr>
          <w:spacing w:val="20"/>
          <w:sz w:val="24"/>
        </w:rPr>
        <w:t xml:space="preserve"> </w:t>
      </w:r>
      <w:r>
        <w:rPr>
          <w:sz w:val="24"/>
        </w:rPr>
        <w:t>émotions</w:t>
      </w:r>
      <w:r>
        <w:rPr>
          <w:spacing w:val="20"/>
          <w:sz w:val="24"/>
        </w:rPr>
        <w:t xml:space="preserve"> </w:t>
      </w:r>
      <w:r>
        <w:rPr>
          <w:sz w:val="24"/>
        </w:rPr>
        <w:t>de</w:t>
      </w:r>
      <w:r>
        <w:rPr>
          <w:spacing w:val="20"/>
          <w:sz w:val="24"/>
        </w:rPr>
        <w:t xml:space="preserve"> </w:t>
      </w:r>
      <w:proofErr w:type="spellStart"/>
      <w:r>
        <w:rPr>
          <w:sz w:val="24"/>
        </w:rPr>
        <w:t>Plutchik</w:t>
      </w:r>
      <w:proofErr w:type="spellEnd"/>
      <w:r>
        <w:rPr>
          <w:spacing w:val="20"/>
          <w:sz w:val="24"/>
        </w:rPr>
        <w:t xml:space="preserve"> </w:t>
      </w:r>
      <w:r>
        <w:rPr>
          <w:spacing w:val="-2"/>
          <w:sz w:val="24"/>
        </w:rPr>
        <w:t>(1962)</w:t>
      </w:r>
    </w:p>
    <w:p w14:paraId="16E2C733" w14:textId="77777777" w:rsidR="00C91026" w:rsidRDefault="00A75B0C">
      <w:pPr>
        <w:pStyle w:val="Corpsdetexte"/>
        <w:spacing w:before="31"/>
        <w:rPr>
          <w:sz w:val="20"/>
        </w:rPr>
      </w:pPr>
      <w:r>
        <w:rPr>
          <w:noProof/>
          <w:sz w:val="20"/>
        </w:rPr>
        <w:drawing>
          <wp:anchor distT="0" distB="0" distL="0" distR="0" simplePos="0" relativeHeight="487590912" behindDoc="1" locked="0" layoutInCell="1" allowOverlap="1" wp14:anchorId="7C0B8D02" wp14:editId="622D74EB">
            <wp:simplePos x="0" y="0"/>
            <wp:positionH relativeFrom="page">
              <wp:posOffset>2144206</wp:posOffset>
            </wp:positionH>
            <wp:positionV relativeFrom="paragraph">
              <wp:posOffset>181420</wp:posOffset>
            </wp:positionV>
            <wp:extent cx="3340703" cy="3340703"/>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2" cstate="print"/>
                    <a:stretch>
                      <a:fillRect/>
                    </a:stretch>
                  </pic:blipFill>
                  <pic:spPr>
                    <a:xfrm>
                      <a:off x="0" y="0"/>
                      <a:ext cx="3340703" cy="3340703"/>
                    </a:xfrm>
                    <a:prstGeom prst="rect">
                      <a:avLst/>
                    </a:prstGeom>
                  </pic:spPr>
                </pic:pic>
              </a:graphicData>
            </a:graphic>
          </wp:anchor>
        </w:drawing>
      </w:r>
    </w:p>
    <w:p w14:paraId="1500B151" w14:textId="77777777" w:rsidR="00C91026" w:rsidRDefault="00C91026">
      <w:pPr>
        <w:pStyle w:val="Corpsdetexte"/>
        <w:spacing w:before="104"/>
      </w:pPr>
    </w:p>
    <w:p w14:paraId="569F3655" w14:textId="77777777" w:rsidR="00C91026" w:rsidRDefault="00A75B0C">
      <w:pPr>
        <w:pStyle w:val="Corpsdetexte"/>
        <w:spacing w:line="312" w:lineRule="auto"/>
        <w:ind w:left="142" w:right="275"/>
        <w:jc w:val="both"/>
      </w:pPr>
      <w:r>
        <w:rPr>
          <w:w w:val="105"/>
        </w:rPr>
        <w:t>chose qu’il catégorise comme de la colère et le thérapeute a réellement perçu quelque chose qu’il catégorise comme de la tristesse. Les catégorisations de chacun dépendent de comment ils identifient la colère et la tristesse. Or cette identification dépend des normes sociales</w:t>
      </w:r>
      <w:r>
        <w:rPr>
          <w:spacing w:val="-7"/>
          <w:w w:val="105"/>
        </w:rPr>
        <w:t xml:space="preserve"> </w:t>
      </w:r>
      <w:r>
        <w:rPr>
          <w:w w:val="105"/>
        </w:rPr>
        <w:t>et</w:t>
      </w:r>
      <w:r>
        <w:rPr>
          <w:spacing w:val="-7"/>
          <w:w w:val="105"/>
        </w:rPr>
        <w:t xml:space="preserve"> </w:t>
      </w:r>
      <w:r>
        <w:rPr>
          <w:w w:val="105"/>
        </w:rPr>
        <w:t>culturelles</w:t>
      </w:r>
      <w:r>
        <w:rPr>
          <w:spacing w:val="-7"/>
          <w:w w:val="105"/>
        </w:rPr>
        <w:t xml:space="preserve"> </w:t>
      </w:r>
      <w:r>
        <w:rPr>
          <w:w w:val="105"/>
        </w:rPr>
        <w:t>les</w:t>
      </w:r>
      <w:r>
        <w:rPr>
          <w:spacing w:val="-7"/>
          <w:w w:val="105"/>
        </w:rPr>
        <w:t xml:space="preserve"> </w:t>
      </w:r>
      <w:r>
        <w:rPr>
          <w:w w:val="105"/>
        </w:rPr>
        <w:t>entourant.</w:t>
      </w:r>
      <w:r>
        <w:rPr>
          <w:spacing w:val="-7"/>
          <w:w w:val="105"/>
        </w:rPr>
        <w:t xml:space="preserve"> </w:t>
      </w:r>
      <w:r>
        <w:rPr>
          <w:w w:val="105"/>
        </w:rPr>
        <w:t>Par</w:t>
      </w:r>
      <w:r>
        <w:rPr>
          <w:spacing w:val="-7"/>
          <w:w w:val="105"/>
        </w:rPr>
        <w:t xml:space="preserve"> </w:t>
      </w:r>
      <w:r>
        <w:rPr>
          <w:w w:val="105"/>
        </w:rPr>
        <w:t>conséquent,</w:t>
      </w:r>
      <w:r>
        <w:rPr>
          <w:spacing w:val="-7"/>
          <w:w w:val="105"/>
        </w:rPr>
        <w:t xml:space="preserve"> </w:t>
      </w:r>
      <w:r>
        <w:rPr>
          <w:w w:val="105"/>
        </w:rPr>
        <w:t>les</w:t>
      </w:r>
      <w:r>
        <w:rPr>
          <w:spacing w:val="-7"/>
          <w:w w:val="105"/>
        </w:rPr>
        <w:t xml:space="preserve"> </w:t>
      </w:r>
      <w:r>
        <w:rPr>
          <w:w w:val="105"/>
        </w:rPr>
        <w:t>émotions</w:t>
      </w:r>
      <w:r>
        <w:rPr>
          <w:spacing w:val="-7"/>
          <w:w w:val="105"/>
        </w:rPr>
        <w:t xml:space="preserve"> </w:t>
      </w:r>
      <w:r>
        <w:rPr>
          <w:w w:val="105"/>
        </w:rPr>
        <w:t>que</w:t>
      </w:r>
      <w:r>
        <w:rPr>
          <w:spacing w:val="-7"/>
          <w:w w:val="105"/>
        </w:rPr>
        <w:t xml:space="preserve"> </w:t>
      </w:r>
      <w:r>
        <w:rPr>
          <w:w w:val="105"/>
        </w:rPr>
        <w:t>nous</w:t>
      </w:r>
      <w:r>
        <w:rPr>
          <w:spacing w:val="-7"/>
          <w:w w:val="105"/>
        </w:rPr>
        <w:t xml:space="preserve"> </w:t>
      </w:r>
      <w:r>
        <w:rPr>
          <w:w w:val="105"/>
        </w:rPr>
        <w:t>ressentons</w:t>
      </w:r>
      <w:r>
        <w:rPr>
          <w:spacing w:val="-7"/>
          <w:w w:val="105"/>
        </w:rPr>
        <w:t xml:space="preserve"> </w:t>
      </w:r>
      <w:r>
        <w:rPr>
          <w:w w:val="105"/>
        </w:rPr>
        <w:t>sont influencées par notre culture et notre société.</w:t>
      </w:r>
    </w:p>
    <w:p w14:paraId="34F446C7" w14:textId="77777777" w:rsidR="00C91026" w:rsidRDefault="00C91026">
      <w:pPr>
        <w:pStyle w:val="Corpsdetexte"/>
        <w:spacing w:line="312" w:lineRule="auto"/>
        <w:jc w:val="both"/>
        <w:sectPr w:rsidR="00C91026">
          <w:pgSz w:w="11910" w:h="16840"/>
          <w:pgMar w:top="1240" w:right="1133" w:bottom="1080" w:left="1275" w:header="0" w:footer="889" w:gutter="0"/>
          <w:cols w:space="720"/>
        </w:sectPr>
      </w:pPr>
    </w:p>
    <w:p w14:paraId="1A4C095A" w14:textId="77777777" w:rsidR="00C91026" w:rsidRDefault="00A75B0C">
      <w:pPr>
        <w:pStyle w:val="Titre2"/>
        <w:numPr>
          <w:ilvl w:val="2"/>
          <w:numId w:val="3"/>
        </w:numPr>
        <w:tabs>
          <w:tab w:val="left" w:pos="1093"/>
        </w:tabs>
        <w:spacing w:before="154"/>
        <w:ind w:hanging="951"/>
      </w:pPr>
      <w:bookmarkStart w:id="26" w:name="Comment_classifier_les_émotions_?"/>
      <w:bookmarkStart w:id="27" w:name="_bookmark9"/>
      <w:bookmarkEnd w:id="26"/>
      <w:bookmarkEnd w:id="27"/>
      <w:r>
        <w:rPr>
          <w:spacing w:val="-8"/>
        </w:rPr>
        <w:lastRenderedPageBreak/>
        <w:t>Comment</w:t>
      </w:r>
      <w:r>
        <w:t xml:space="preserve"> </w:t>
      </w:r>
      <w:r>
        <w:rPr>
          <w:spacing w:val="-8"/>
        </w:rPr>
        <w:t>classifier</w:t>
      </w:r>
      <w:r>
        <w:rPr>
          <w:spacing w:val="13"/>
        </w:rPr>
        <w:t xml:space="preserve"> </w:t>
      </w:r>
      <w:r>
        <w:rPr>
          <w:spacing w:val="-8"/>
        </w:rPr>
        <w:t>les</w:t>
      </w:r>
      <w:r>
        <w:rPr>
          <w:spacing w:val="13"/>
        </w:rPr>
        <w:t xml:space="preserve"> </w:t>
      </w:r>
      <w:r>
        <w:rPr>
          <w:spacing w:val="-8"/>
        </w:rPr>
        <w:t>émotions</w:t>
      </w:r>
      <w:r>
        <w:rPr>
          <w:spacing w:val="-18"/>
        </w:rPr>
        <w:t xml:space="preserve"> </w:t>
      </w:r>
      <w:r>
        <w:rPr>
          <w:spacing w:val="-10"/>
        </w:rPr>
        <w:t>?</w:t>
      </w:r>
    </w:p>
    <w:p w14:paraId="720F78FD" w14:textId="77777777" w:rsidR="00C91026" w:rsidRDefault="00C91026">
      <w:pPr>
        <w:pStyle w:val="Corpsdetexte"/>
        <w:spacing w:before="101"/>
        <w:rPr>
          <w:rFonts w:ascii="Georgia"/>
          <w:b/>
          <w:sz w:val="28"/>
        </w:rPr>
      </w:pPr>
    </w:p>
    <w:p w14:paraId="56A1840F" w14:textId="77777777" w:rsidR="00C91026" w:rsidRDefault="00A75B0C">
      <w:pPr>
        <w:pStyle w:val="Corpsdetexte"/>
        <w:spacing w:line="312" w:lineRule="auto"/>
        <w:ind w:left="142" w:right="243" w:firstLine="398"/>
        <w:jc w:val="both"/>
      </w:pPr>
      <w:r>
        <w:rPr>
          <w:w w:val="105"/>
        </w:rPr>
        <w:t>Lorsque l’on tente de définir et comprendre ce que sont les émotions, on en vient for- cément à se demander si elles sont liées et comment. Il existe deux approches principales pour organiser et classifier les émotions : l’approche par labellisation et l’approche par dimensions</w:t>
      </w:r>
      <w:r>
        <w:rPr>
          <w:spacing w:val="-7"/>
          <w:w w:val="105"/>
        </w:rPr>
        <w:t xml:space="preserve"> </w:t>
      </w:r>
      <w:r>
        <w:rPr>
          <w:w w:val="105"/>
        </w:rPr>
        <w:t>structurelles.</w:t>
      </w:r>
      <w:r>
        <w:rPr>
          <w:spacing w:val="-7"/>
          <w:w w:val="105"/>
        </w:rPr>
        <w:t xml:space="preserve"> </w:t>
      </w:r>
      <w:r>
        <w:rPr>
          <w:w w:val="105"/>
        </w:rPr>
        <w:t>La</w:t>
      </w:r>
      <w:r>
        <w:rPr>
          <w:spacing w:val="-7"/>
          <w:w w:val="105"/>
        </w:rPr>
        <w:t xml:space="preserve"> </w:t>
      </w:r>
      <w:r>
        <w:rPr>
          <w:w w:val="105"/>
        </w:rPr>
        <w:t>première</w:t>
      </w:r>
      <w:r>
        <w:rPr>
          <w:spacing w:val="-7"/>
          <w:w w:val="105"/>
        </w:rPr>
        <w:t xml:space="preserve"> </w:t>
      </w:r>
      <w:r>
        <w:rPr>
          <w:w w:val="105"/>
        </w:rPr>
        <w:t>approche</w:t>
      </w:r>
      <w:r>
        <w:rPr>
          <w:spacing w:val="-7"/>
          <w:w w:val="105"/>
        </w:rPr>
        <w:t xml:space="preserve"> </w:t>
      </w:r>
      <w:r>
        <w:rPr>
          <w:w w:val="105"/>
        </w:rPr>
        <w:t>considère</w:t>
      </w:r>
      <w:r>
        <w:rPr>
          <w:spacing w:val="-7"/>
          <w:w w:val="105"/>
        </w:rPr>
        <w:t xml:space="preserve"> </w:t>
      </w:r>
      <w:r>
        <w:rPr>
          <w:w w:val="105"/>
        </w:rPr>
        <w:t>les</w:t>
      </w:r>
      <w:r>
        <w:rPr>
          <w:spacing w:val="-7"/>
          <w:w w:val="105"/>
        </w:rPr>
        <w:t xml:space="preserve"> </w:t>
      </w:r>
      <w:r>
        <w:rPr>
          <w:w w:val="105"/>
        </w:rPr>
        <w:t>émotions</w:t>
      </w:r>
      <w:r>
        <w:rPr>
          <w:spacing w:val="-7"/>
          <w:w w:val="105"/>
        </w:rPr>
        <w:t xml:space="preserve"> </w:t>
      </w:r>
      <w:r>
        <w:rPr>
          <w:w w:val="105"/>
        </w:rPr>
        <w:t>comme</w:t>
      </w:r>
      <w:r>
        <w:rPr>
          <w:spacing w:val="-7"/>
          <w:w w:val="105"/>
        </w:rPr>
        <w:t xml:space="preserve"> </w:t>
      </w:r>
      <w:r>
        <w:rPr>
          <w:w w:val="105"/>
        </w:rPr>
        <w:t>des</w:t>
      </w:r>
      <w:r>
        <w:rPr>
          <w:spacing w:val="-7"/>
          <w:w w:val="105"/>
        </w:rPr>
        <w:t xml:space="preserve"> </w:t>
      </w:r>
      <w:proofErr w:type="spellStart"/>
      <w:r>
        <w:rPr>
          <w:w w:val="105"/>
        </w:rPr>
        <w:t>catégo</w:t>
      </w:r>
      <w:proofErr w:type="spellEnd"/>
      <w:r>
        <w:rPr>
          <w:w w:val="105"/>
        </w:rPr>
        <w:t>- ries discrètes et tente de toutes les recenser et de les classifier comme les éléments dans le tableau</w:t>
      </w:r>
      <w:r>
        <w:rPr>
          <w:spacing w:val="-2"/>
          <w:w w:val="105"/>
        </w:rPr>
        <w:t xml:space="preserve"> </w:t>
      </w:r>
      <w:r>
        <w:rPr>
          <w:w w:val="105"/>
        </w:rPr>
        <w:t>périodique</w:t>
      </w:r>
      <w:r>
        <w:rPr>
          <w:spacing w:val="-2"/>
          <w:w w:val="105"/>
        </w:rPr>
        <w:t xml:space="preserve"> </w:t>
      </w:r>
      <w:r>
        <w:rPr>
          <w:w w:val="105"/>
        </w:rPr>
        <w:t>ou</w:t>
      </w:r>
      <w:r>
        <w:rPr>
          <w:spacing w:val="-2"/>
          <w:w w:val="105"/>
        </w:rPr>
        <w:t xml:space="preserve"> </w:t>
      </w:r>
      <w:r>
        <w:rPr>
          <w:w w:val="105"/>
        </w:rPr>
        <w:t>les</w:t>
      </w:r>
      <w:r>
        <w:rPr>
          <w:spacing w:val="-2"/>
          <w:w w:val="105"/>
        </w:rPr>
        <w:t xml:space="preserve"> </w:t>
      </w:r>
      <w:r>
        <w:rPr>
          <w:w w:val="105"/>
        </w:rPr>
        <w:t>plantes</w:t>
      </w:r>
      <w:r>
        <w:rPr>
          <w:spacing w:val="-2"/>
          <w:w w:val="105"/>
        </w:rPr>
        <w:t xml:space="preserve"> </w:t>
      </w:r>
      <w:r>
        <w:rPr>
          <w:w w:val="105"/>
        </w:rPr>
        <w:t>dans</w:t>
      </w:r>
      <w:r>
        <w:rPr>
          <w:spacing w:val="-2"/>
          <w:w w:val="105"/>
        </w:rPr>
        <w:t xml:space="preserve"> </w:t>
      </w:r>
      <w:r>
        <w:rPr>
          <w:w w:val="105"/>
        </w:rPr>
        <w:t>un</w:t>
      </w:r>
      <w:r>
        <w:rPr>
          <w:spacing w:val="-2"/>
          <w:w w:val="105"/>
        </w:rPr>
        <w:t xml:space="preserve"> </w:t>
      </w:r>
      <w:r>
        <w:rPr>
          <w:w w:val="105"/>
        </w:rPr>
        <w:t>herbier.</w:t>
      </w:r>
      <w:r>
        <w:rPr>
          <w:spacing w:val="-2"/>
          <w:w w:val="105"/>
        </w:rPr>
        <w:t xml:space="preserve"> </w:t>
      </w:r>
      <w:r>
        <w:rPr>
          <w:w w:val="105"/>
        </w:rPr>
        <w:t>La</w:t>
      </w:r>
      <w:r>
        <w:rPr>
          <w:spacing w:val="-2"/>
          <w:w w:val="105"/>
        </w:rPr>
        <w:t xml:space="preserve"> </w:t>
      </w:r>
      <w:r>
        <w:rPr>
          <w:w w:val="105"/>
        </w:rPr>
        <w:t>deuxième</w:t>
      </w:r>
      <w:r>
        <w:rPr>
          <w:spacing w:val="-2"/>
          <w:w w:val="105"/>
        </w:rPr>
        <w:t xml:space="preserve"> </w:t>
      </w:r>
      <w:r>
        <w:rPr>
          <w:w w:val="105"/>
        </w:rPr>
        <w:t>approche</w:t>
      </w:r>
      <w:r>
        <w:rPr>
          <w:spacing w:val="-2"/>
          <w:w w:val="105"/>
        </w:rPr>
        <w:t xml:space="preserve"> </w:t>
      </w:r>
      <w:r>
        <w:rPr>
          <w:w w:val="105"/>
        </w:rPr>
        <w:t>tente</w:t>
      </w:r>
      <w:r>
        <w:rPr>
          <w:spacing w:val="-2"/>
          <w:w w:val="105"/>
        </w:rPr>
        <w:t xml:space="preserve"> </w:t>
      </w:r>
      <w:r>
        <w:rPr>
          <w:w w:val="105"/>
        </w:rPr>
        <w:t>d’identifier les</w:t>
      </w:r>
      <w:r>
        <w:rPr>
          <w:spacing w:val="-8"/>
          <w:w w:val="105"/>
        </w:rPr>
        <w:t xml:space="preserve"> </w:t>
      </w:r>
      <w:r>
        <w:rPr>
          <w:w w:val="105"/>
        </w:rPr>
        <w:t>dimensions qui structurent chaque émotion</w:t>
      </w:r>
      <w:r>
        <w:rPr>
          <w:spacing w:val="-16"/>
          <w:w w:val="105"/>
        </w:rPr>
        <w:t xml:space="preserve"> </w:t>
      </w:r>
      <w:r>
        <w:rPr>
          <w:w w:val="105"/>
        </w:rPr>
        <w:t>; en d’autres mots, les facteurs par lesquels toute émotion peut être résumée.</w:t>
      </w:r>
    </w:p>
    <w:p w14:paraId="0D5420EC" w14:textId="77777777" w:rsidR="00C91026" w:rsidRDefault="00C91026">
      <w:pPr>
        <w:pStyle w:val="Corpsdetexte"/>
        <w:spacing w:before="252"/>
      </w:pPr>
    </w:p>
    <w:p w14:paraId="6F7FBFAB" w14:textId="77777777" w:rsidR="00C91026" w:rsidRDefault="00A75B0C">
      <w:pPr>
        <w:pStyle w:val="Titre3"/>
      </w:pPr>
      <w:r>
        <w:rPr>
          <w:w w:val="90"/>
        </w:rPr>
        <w:t>Classification</w:t>
      </w:r>
      <w:r>
        <w:rPr>
          <w:spacing w:val="46"/>
        </w:rPr>
        <w:t xml:space="preserve"> </w:t>
      </w:r>
      <w:r>
        <w:rPr>
          <w:w w:val="90"/>
        </w:rPr>
        <w:t>par</w:t>
      </w:r>
      <w:r>
        <w:rPr>
          <w:spacing w:val="47"/>
        </w:rPr>
        <w:t xml:space="preserve"> </w:t>
      </w:r>
      <w:r>
        <w:rPr>
          <w:spacing w:val="-2"/>
          <w:w w:val="90"/>
        </w:rPr>
        <w:t>labellisation</w:t>
      </w:r>
    </w:p>
    <w:p w14:paraId="12E8FD55" w14:textId="77777777" w:rsidR="00C91026" w:rsidRDefault="00C91026">
      <w:pPr>
        <w:pStyle w:val="Corpsdetexte"/>
        <w:spacing w:before="155"/>
        <w:rPr>
          <w:rFonts w:ascii="Georgia"/>
          <w:b/>
        </w:rPr>
      </w:pPr>
    </w:p>
    <w:p w14:paraId="0F4B6340" w14:textId="77777777" w:rsidR="00C91026" w:rsidRDefault="00A75B0C">
      <w:pPr>
        <w:pStyle w:val="Corpsdetexte"/>
        <w:spacing w:line="312" w:lineRule="auto"/>
        <w:ind w:left="142" w:right="236" w:firstLine="398"/>
        <w:jc w:val="both"/>
      </w:pPr>
      <w:r>
        <w:rPr>
          <w:w w:val="105"/>
        </w:rPr>
        <w:t>La classification par labellisation imagine les émotions comme des catégories propres chacune</w:t>
      </w:r>
      <w:r>
        <w:rPr>
          <w:spacing w:val="-5"/>
          <w:w w:val="105"/>
        </w:rPr>
        <w:t xml:space="preserve"> </w:t>
      </w:r>
      <w:r>
        <w:rPr>
          <w:w w:val="105"/>
        </w:rPr>
        <w:t>définissable.</w:t>
      </w:r>
      <w:r>
        <w:rPr>
          <w:spacing w:val="-5"/>
          <w:w w:val="105"/>
        </w:rPr>
        <w:t xml:space="preserve"> </w:t>
      </w:r>
      <w:r>
        <w:rPr>
          <w:w w:val="105"/>
        </w:rPr>
        <w:t>Ces</w:t>
      </w:r>
      <w:r>
        <w:rPr>
          <w:spacing w:val="-5"/>
          <w:w w:val="105"/>
        </w:rPr>
        <w:t xml:space="preserve"> </w:t>
      </w:r>
      <w:r>
        <w:rPr>
          <w:w w:val="105"/>
        </w:rPr>
        <w:t>catégories</w:t>
      </w:r>
      <w:r>
        <w:rPr>
          <w:spacing w:val="-5"/>
          <w:w w:val="105"/>
        </w:rPr>
        <w:t xml:space="preserve"> </w:t>
      </w:r>
      <w:r>
        <w:rPr>
          <w:w w:val="105"/>
        </w:rPr>
        <w:t>peuvent</w:t>
      </w:r>
      <w:r>
        <w:rPr>
          <w:spacing w:val="-5"/>
          <w:w w:val="105"/>
        </w:rPr>
        <w:t xml:space="preserve"> </w:t>
      </w:r>
      <w:r>
        <w:rPr>
          <w:w w:val="105"/>
        </w:rPr>
        <w:t>avoir</w:t>
      </w:r>
      <w:r>
        <w:rPr>
          <w:spacing w:val="-5"/>
          <w:w w:val="105"/>
        </w:rPr>
        <w:t xml:space="preserve"> </w:t>
      </w:r>
      <w:r>
        <w:rPr>
          <w:w w:val="105"/>
        </w:rPr>
        <w:t>des</w:t>
      </w:r>
      <w:r>
        <w:rPr>
          <w:spacing w:val="-5"/>
          <w:w w:val="105"/>
        </w:rPr>
        <w:t xml:space="preserve"> </w:t>
      </w:r>
      <w:r>
        <w:rPr>
          <w:w w:val="105"/>
        </w:rPr>
        <w:t>points</w:t>
      </w:r>
      <w:r>
        <w:rPr>
          <w:spacing w:val="-5"/>
          <w:w w:val="105"/>
        </w:rPr>
        <w:t xml:space="preserve"> </w:t>
      </w:r>
      <w:r>
        <w:rPr>
          <w:w w:val="105"/>
        </w:rPr>
        <w:t>communs</w:t>
      </w:r>
      <w:r>
        <w:rPr>
          <w:spacing w:val="-5"/>
          <w:w w:val="105"/>
        </w:rPr>
        <w:t xml:space="preserve"> </w:t>
      </w:r>
      <w:r>
        <w:rPr>
          <w:w w:val="105"/>
        </w:rPr>
        <w:t>:</w:t>
      </w:r>
      <w:r>
        <w:rPr>
          <w:spacing w:val="-5"/>
          <w:w w:val="105"/>
        </w:rPr>
        <w:t xml:space="preserve"> </w:t>
      </w:r>
      <w:r>
        <w:rPr>
          <w:w w:val="105"/>
        </w:rPr>
        <w:t>la</w:t>
      </w:r>
      <w:r>
        <w:rPr>
          <w:spacing w:val="-5"/>
          <w:w w:val="105"/>
        </w:rPr>
        <w:t xml:space="preserve"> </w:t>
      </w:r>
      <w:r>
        <w:rPr>
          <w:w w:val="105"/>
        </w:rPr>
        <w:t>joie</w:t>
      </w:r>
      <w:r>
        <w:rPr>
          <w:spacing w:val="-5"/>
          <w:w w:val="105"/>
        </w:rPr>
        <w:t xml:space="preserve"> </w:t>
      </w:r>
      <w:r>
        <w:rPr>
          <w:w w:val="105"/>
        </w:rPr>
        <w:t>et</w:t>
      </w:r>
      <w:r>
        <w:rPr>
          <w:spacing w:val="-5"/>
          <w:w w:val="105"/>
        </w:rPr>
        <w:t xml:space="preserve"> </w:t>
      </w:r>
      <w:r>
        <w:rPr>
          <w:w w:val="105"/>
        </w:rPr>
        <w:t>la</w:t>
      </w:r>
      <w:r>
        <w:rPr>
          <w:spacing w:val="-5"/>
          <w:w w:val="105"/>
        </w:rPr>
        <w:t xml:space="preserve"> </w:t>
      </w:r>
      <w:r>
        <w:rPr>
          <w:w w:val="105"/>
        </w:rPr>
        <w:t>fierté sont toutes les deux des émotions plaisantes, elles ne sont pas forcément contradictoires non</w:t>
      </w:r>
      <w:r>
        <w:rPr>
          <w:spacing w:val="-10"/>
          <w:w w:val="105"/>
        </w:rPr>
        <w:t xml:space="preserve"> </w:t>
      </w:r>
      <w:r>
        <w:rPr>
          <w:w w:val="105"/>
        </w:rPr>
        <w:t>plus,</w:t>
      </w:r>
      <w:r>
        <w:rPr>
          <w:spacing w:val="-10"/>
          <w:w w:val="105"/>
        </w:rPr>
        <w:t xml:space="preserve"> </w:t>
      </w:r>
      <w:r>
        <w:rPr>
          <w:w w:val="105"/>
        </w:rPr>
        <w:t>elles</w:t>
      </w:r>
      <w:r>
        <w:rPr>
          <w:spacing w:val="-10"/>
          <w:w w:val="105"/>
        </w:rPr>
        <w:t xml:space="preserve"> </w:t>
      </w:r>
      <w:r>
        <w:rPr>
          <w:w w:val="105"/>
        </w:rPr>
        <w:t>peuvent</w:t>
      </w:r>
      <w:r>
        <w:rPr>
          <w:spacing w:val="-10"/>
          <w:w w:val="105"/>
        </w:rPr>
        <w:t xml:space="preserve"> </w:t>
      </w:r>
      <w:r>
        <w:rPr>
          <w:w w:val="105"/>
        </w:rPr>
        <w:t>être</w:t>
      </w:r>
      <w:r>
        <w:rPr>
          <w:spacing w:val="-10"/>
          <w:w w:val="105"/>
        </w:rPr>
        <w:t xml:space="preserve"> </w:t>
      </w:r>
      <w:r>
        <w:rPr>
          <w:w w:val="105"/>
        </w:rPr>
        <w:t>ressenties</w:t>
      </w:r>
      <w:r>
        <w:rPr>
          <w:spacing w:val="-10"/>
          <w:w w:val="105"/>
        </w:rPr>
        <w:t xml:space="preserve"> </w:t>
      </w:r>
      <w:r>
        <w:rPr>
          <w:w w:val="105"/>
        </w:rPr>
        <w:t>simultanément</w:t>
      </w:r>
      <w:r>
        <w:rPr>
          <w:spacing w:val="-10"/>
          <w:w w:val="105"/>
        </w:rPr>
        <w:t xml:space="preserve"> </w:t>
      </w:r>
      <w:r>
        <w:rPr>
          <w:w w:val="105"/>
        </w:rPr>
        <w:t>mais</w:t>
      </w:r>
      <w:r>
        <w:rPr>
          <w:spacing w:val="-10"/>
          <w:w w:val="105"/>
        </w:rPr>
        <w:t xml:space="preserve"> </w:t>
      </w:r>
      <w:r>
        <w:rPr>
          <w:w w:val="105"/>
        </w:rPr>
        <w:t>elles</w:t>
      </w:r>
      <w:r>
        <w:rPr>
          <w:spacing w:val="-10"/>
          <w:w w:val="105"/>
        </w:rPr>
        <w:t xml:space="preserve"> </w:t>
      </w:r>
      <w:r>
        <w:rPr>
          <w:w w:val="105"/>
        </w:rPr>
        <w:t>sont</w:t>
      </w:r>
      <w:r>
        <w:rPr>
          <w:spacing w:val="-10"/>
          <w:w w:val="105"/>
        </w:rPr>
        <w:t xml:space="preserve"> </w:t>
      </w:r>
      <w:r>
        <w:rPr>
          <w:w w:val="105"/>
        </w:rPr>
        <w:t>bel</w:t>
      </w:r>
      <w:r>
        <w:rPr>
          <w:spacing w:val="-10"/>
          <w:w w:val="105"/>
        </w:rPr>
        <w:t xml:space="preserve"> </w:t>
      </w:r>
      <w:r>
        <w:rPr>
          <w:w w:val="105"/>
        </w:rPr>
        <w:t>et</w:t>
      </w:r>
      <w:r>
        <w:rPr>
          <w:spacing w:val="-10"/>
          <w:w w:val="105"/>
        </w:rPr>
        <w:t xml:space="preserve"> </w:t>
      </w:r>
      <w:r>
        <w:rPr>
          <w:w w:val="105"/>
        </w:rPr>
        <w:t>bien</w:t>
      </w:r>
      <w:r>
        <w:rPr>
          <w:spacing w:val="-10"/>
          <w:w w:val="105"/>
        </w:rPr>
        <w:t xml:space="preserve"> </w:t>
      </w:r>
      <w:r>
        <w:rPr>
          <w:w w:val="105"/>
        </w:rPr>
        <w:t>différentes. Les premiers partisans de cette approche ont commencé par une labellisation classique, c’est-à-dire que pour être classifier comme appartenant à une émotion, un ressenti devait remplir</w:t>
      </w:r>
      <w:r>
        <w:rPr>
          <w:spacing w:val="-13"/>
          <w:w w:val="105"/>
        </w:rPr>
        <w:t xml:space="preserve"> </w:t>
      </w:r>
      <w:r>
        <w:rPr>
          <w:w w:val="105"/>
        </w:rPr>
        <w:t>des</w:t>
      </w:r>
      <w:r>
        <w:rPr>
          <w:spacing w:val="-13"/>
          <w:w w:val="105"/>
        </w:rPr>
        <w:t xml:space="preserve"> </w:t>
      </w:r>
      <w:r>
        <w:rPr>
          <w:w w:val="105"/>
        </w:rPr>
        <w:t>conditions</w:t>
      </w:r>
      <w:r>
        <w:rPr>
          <w:spacing w:val="-13"/>
          <w:w w:val="105"/>
        </w:rPr>
        <w:t xml:space="preserve"> </w:t>
      </w:r>
      <w:r>
        <w:rPr>
          <w:w w:val="105"/>
        </w:rPr>
        <w:t>«</w:t>
      </w:r>
      <w:r>
        <w:rPr>
          <w:spacing w:val="-4"/>
          <w:w w:val="105"/>
        </w:rPr>
        <w:t xml:space="preserve"> </w:t>
      </w:r>
      <w:r>
        <w:rPr>
          <w:w w:val="105"/>
        </w:rPr>
        <w:t>nécessaires</w:t>
      </w:r>
      <w:r>
        <w:rPr>
          <w:spacing w:val="-13"/>
          <w:w w:val="105"/>
        </w:rPr>
        <w:t xml:space="preserve"> </w:t>
      </w:r>
      <w:r>
        <w:rPr>
          <w:w w:val="105"/>
        </w:rPr>
        <w:t>et</w:t>
      </w:r>
      <w:r>
        <w:rPr>
          <w:spacing w:val="-13"/>
          <w:w w:val="105"/>
        </w:rPr>
        <w:t xml:space="preserve"> </w:t>
      </w:r>
      <w:proofErr w:type="spellStart"/>
      <w:r>
        <w:rPr>
          <w:w w:val="105"/>
        </w:rPr>
        <w:t>suﬀisantes</w:t>
      </w:r>
      <w:proofErr w:type="spellEnd"/>
      <w:r>
        <w:rPr>
          <w:spacing w:val="-4"/>
          <w:w w:val="105"/>
        </w:rPr>
        <w:t xml:space="preserve"> </w:t>
      </w:r>
      <w:r>
        <w:rPr>
          <w:w w:val="105"/>
        </w:rPr>
        <w:t>»</w:t>
      </w:r>
      <w:r>
        <w:rPr>
          <w:spacing w:val="-13"/>
          <w:w w:val="105"/>
        </w:rPr>
        <w:t xml:space="preserve"> </w:t>
      </w:r>
      <w:r>
        <w:rPr>
          <w:w w:val="105"/>
        </w:rPr>
        <w:t>(Clore</w:t>
      </w:r>
      <w:r>
        <w:rPr>
          <w:spacing w:val="-13"/>
          <w:w w:val="105"/>
        </w:rPr>
        <w:t xml:space="preserve"> </w:t>
      </w:r>
      <w:r>
        <w:rPr>
          <w:w w:val="105"/>
        </w:rPr>
        <w:t>&amp;</w:t>
      </w:r>
      <w:r>
        <w:rPr>
          <w:spacing w:val="-13"/>
          <w:w w:val="105"/>
        </w:rPr>
        <w:t xml:space="preserve"> </w:t>
      </w:r>
      <w:proofErr w:type="spellStart"/>
      <w:r>
        <w:rPr>
          <w:w w:val="105"/>
        </w:rPr>
        <w:t>Or</w:t>
      </w:r>
      <w:r>
        <w:rPr>
          <w:w w:val="105"/>
        </w:rPr>
        <w:t>tony</w:t>
      </w:r>
      <w:proofErr w:type="spellEnd"/>
      <w:r>
        <w:rPr>
          <w:w w:val="105"/>
        </w:rPr>
        <w:t>,</w:t>
      </w:r>
      <w:r>
        <w:rPr>
          <w:spacing w:val="-13"/>
          <w:w w:val="105"/>
        </w:rPr>
        <w:t xml:space="preserve"> </w:t>
      </w:r>
      <w:hyperlink w:anchor="_bookmark47" w:history="1">
        <w:r>
          <w:rPr>
            <w:w w:val="105"/>
          </w:rPr>
          <w:t>1988</w:t>
        </w:r>
      </w:hyperlink>
      <w:r>
        <w:rPr>
          <w:w w:val="105"/>
        </w:rPr>
        <w:t>).</w:t>
      </w:r>
      <w:r>
        <w:rPr>
          <w:spacing w:val="-13"/>
          <w:w w:val="105"/>
        </w:rPr>
        <w:t xml:space="preserve"> </w:t>
      </w:r>
      <w:r>
        <w:rPr>
          <w:w w:val="105"/>
        </w:rPr>
        <w:t>Cette</w:t>
      </w:r>
      <w:r>
        <w:rPr>
          <w:spacing w:val="-13"/>
          <w:w w:val="105"/>
        </w:rPr>
        <w:t xml:space="preserve"> </w:t>
      </w:r>
      <w:r>
        <w:rPr>
          <w:w w:val="105"/>
        </w:rPr>
        <w:t>façon</w:t>
      </w:r>
      <w:r>
        <w:rPr>
          <w:spacing w:val="-13"/>
          <w:w w:val="105"/>
        </w:rPr>
        <w:t xml:space="preserve"> </w:t>
      </w:r>
      <w:r>
        <w:rPr>
          <w:w w:val="105"/>
        </w:rPr>
        <w:t>de faire</w:t>
      </w:r>
      <w:r>
        <w:rPr>
          <w:spacing w:val="-11"/>
          <w:w w:val="105"/>
        </w:rPr>
        <w:t xml:space="preserve"> </w:t>
      </w:r>
      <w:r>
        <w:rPr>
          <w:w w:val="105"/>
        </w:rPr>
        <w:t>est</w:t>
      </w:r>
      <w:r>
        <w:rPr>
          <w:spacing w:val="-10"/>
          <w:w w:val="105"/>
        </w:rPr>
        <w:t xml:space="preserve"> </w:t>
      </w:r>
      <w:r>
        <w:rPr>
          <w:w w:val="105"/>
        </w:rPr>
        <w:t>critiquée</w:t>
      </w:r>
      <w:r>
        <w:rPr>
          <w:spacing w:val="-10"/>
          <w:w w:val="105"/>
        </w:rPr>
        <w:t xml:space="preserve"> </w:t>
      </w:r>
      <w:r>
        <w:rPr>
          <w:w w:val="105"/>
        </w:rPr>
        <w:t>notamment</w:t>
      </w:r>
      <w:r>
        <w:rPr>
          <w:spacing w:val="-11"/>
          <w:w w:val="105"/>
        </w:rPr>
        <w:t xml:space="preserve"> </w:t>
      </w:r>
      <w:r>
        <w:rPr>
          <w:w w:val="105"/>
        </w:rPr>
        <w:t>par</w:t>
      </w:r>
      <w:r>
        <w:rPr>
          <w:spacing w:val="-10"/>
          <w:w w:val="105"/>
        </w:rPr>
        <w:t xml:space="preserve"> </w:t>
      </w:r>
      <w:r>
        <w:rPr>
          <w:w w:val="105"/>
        </w:rPr>
        <w:t>Russell</w:t>
      </w:r>
      <w:r>
        <w:rPr>
          <w:spacing w:val="-11"/>
          <w:w w:val="105"/>
        </w:rPr>
        <w:t xml:space="preserve"> </w:t>
      </w:r>
      <w:r>
        <w:rPr>
          <w:w w:val="105"/>
        </w:rPr>
        <w:t>(</w:t>
      </w:r>
      <w:hyperlink w:anchor="_bookmark127" w:history="1">
        <w:r>
          <w:rPr>
            <w:w w:val="105"/>
          </w:rPr>
          <w:t>1991</w:t>
        </w:r>
      </w:hyperlink>
      <w:r>
        <w:rPr>
          <w:w w:val="105"/>
        </w:rPr>
        <w:t>)</w:t>
      </w:r>
      <w:r>
        <w:rPr>
          <w:spacing w:val="-11"/>
          <w:w w:val="105"/>
        </w:rPr>
        <w:t xml:space="preserve"> </w:t>
      </w:r>
      <w:r>
        <w:rPr>
          <w:w w:val="105"/>
        </w:rPr>
        <w:t>car</w:t>
      </w:r>
      <w:r>
        <w:rPr>
          <w:spacing w:val="-10"/>
          <w:w w:val="105"/>
        </w:rPr>
        <w:t xml:space="preserve"> </w:t>
      </w:r>
      <w:r>
        <w:rPr>
          <w:w w:val="105"/>
        </w:rPr>
        <w:t>aucune</w:t>
      </w:r>
      <w:r>
        <w:rPr>
          <w:spacing w:val="-10"/>
          <w:w w:val="105"/>
        </w:rPr>
        <w:t xml:space="preserve"> </w:t>
      </w:r>
      <w:r>
        <w:rPr>
          <w:w w:val="105"/>
        </w:rPr>
        <w:t>liste</w:t>
      </w:r>
      <w:r>
        <w:rPr>
          <w:spacing w:val="-10"/>
          <w:w w:val="105"/>
        </w:rPr>
        <w:t xml:space="preserve"> </w:t>
      </w:r>
      <w:r>
        <w:rPr>
          <w:w w:val="105"/>
        </w:rPr>
        <w:t>de</w:t>
      </w:r>
      <w:r>
        <w:rPr>
          <w:spacing w:val="-10"/>
          <w:w w:val="105"/>
        </w:rPr>
        <w:t xml:space="preserve"> </w:t>
      </w:r>
      <w:r>
        <w:rPr>
          <w:w w:val="105"/>
        </w:rPr>
        <w:t>conditions</w:t>
      </w:r>
      <w:r>
        <w:rPr>
          <w:spacing w:val="-10"/>
          <w:w w:val="105"/>
        </w:rPr>
        <w:t xml:space="preserve"> </w:t>
      </w:r>
      <w:r>
        <w:rPr>
          <w:w w:val="105"/>
        </w:rPr>
        <w:t>pour</w:t>
      </w:r>
      <w:r>
        <w:rPr>
          <w:spacing w:val="-10"/>
          <w:w w:val="105"/>
        </w:rPr>
        <w:t xml:space="preserve"> </w:t>
      </w:r>
      <w:r>
        <w:rPr>
          <w:w w:val="105"/>
        </w:rPr>
        <w:t>chaque émotion n’a jamais fait consensus après des siècles de tentatives. Russell (</w:t>
      </w:r>
      <w:hyperlink w:anchor="_bookmark127" w:history="1">
        <w:r>
          <w:rPr>
            <w:w w:val="105"/>
          </w:rPr>
          <w:t>1991</w:t>
        </w:r>
      </w:hyperlink>
      <w:r>
        <w:rPr>
          <w:w w:val="105"/>
        </w:rPr>
        <w:t>) défend plutôt une méthode prototypique qui prendrait en compte non pas les caractéristiques nécessaires</w:t>
      </w:r>
      <w:r>
        <w:rPr>
          <w:spacing w:val="-1"/>
          <w:w w:val="105"/>
        </w:rPr>
        <w:t xml:space="preserve"> </w:t>
      </w:r>
      <w:r>
        <w:rPr>
          <w:w w:val="105"/>
        </w:rPr>
        <w:t>mais</w:t>
      </w:r>
      <w:r>
        <w:rPr>
          <w:spacing w:val="-1"/>
          <w:w w:val="105"/>
        </w:rPr>
        <w:t xml:space="preserve"> </w:t>
      </w:r>
      <w:r>
        <w:rPr>
          <w:w w:val="105"/>
        </w:rPr>
        <w:t>celles</w:t>
      </w:r>
      <w:r>
        <w:rPr>
          <w:spacing w:val="-1"/>
          <w:w w:val="105"/>
        </w:rPr>
        <w:t xml:space="preserve"> </w:t>
      </w:r>
      <w:r>
        <w:rPr>
          <w:w w:val="105"/>
        </w:rPr>
        <w:t>du</w:t>
      </w:r>
      <w:r>
        <w:rPr>
          <w:spacing w:val="-1"/>
          <w:w w:val="105"/>
        </w:rPr>
        <w:t xml:space="preserve"> </w:t>
      </w:r>
      <w:r>
        <w:rPr>
          <w:w w:val="105"/>
        </w:rPr>
        <w:t>cas</w:t>
      </w:r>
      <w:r>
        <w:rPr>
          <w:spacing w:val="-1"/>
          <w:w w:val="105"/>
        </w:rPr>
        <w:t xml:space="preserve"> </w:t>
      </w:r>
      <w:r>
        <w:rPr>
          <w:w w:val="105"/>
        </w:rPr>
        <w:t>typique,</w:t>
      </w:r>
      <w:r>
        <w:rPr>
          <w:spacing w:val="-1"/>
          <w:w w:val="105"/>
        </w:rPr>
        <w:t xml:space="preserve"> </w:t>
      </w:r>
      <w:r>
        <w:rPr>
          <w:w w:val="105"/>
        </w:rPr>
        <w:t>par</w:t>
      </w:r>
      <w:r>
        <w:rPr>
          <w:spacing w:val="-1"/>
          <w:w w:val="105"/>
        </w:rPr>
        <w:t xml:space="preserve"> </w:t>
      </w:r>
      <w:r>
        <w:rPr>
          <w:w w:val="105"/>
        </w:rPr>
        <w:t>exemple</w:t>
      </w:r>
      <w:r>
        <w:rPr>
          <w:spacing w:val="-1"/>
          <w:w w:val="105"/>
        </w:rPr>
        <w:t xml:space="preserve"> </w:t>
      </w:r>
      <w:r>
        <w:rPr>
          <w:w w:val="105"/>
        </w:rPr>
        <w:t>remplir</w:t>
      </w:r>
      <w:r>
        <w:rPr>
          <w:spacing w:val="-1"/>
          <w:w w:val="105"/>
        </w:rPr>
        <w:t xml:space="preserve"> </w:t>
      </w:r>
      <w:r>
        <w:rPr>
          <w:w w:val="105"/>
        </w:rPr>
        <w:t>les</w:t>
      </w:r>
      <w:r>
        <w:rPr>
          <w:spacing w:val="-1"/>
          <w:w w:val="105"/>
        </w:rPr>
        <w:t xml:space="preserve"> </w:t>
      </w:r>
      <w:r>
        <w:rPr>
          <w:w w:val="105"/>
        </w:rPr>
        <w:t>caractéristiques</w:t>
      </w:r>
      <w:r>
        <w:rPr>
          <w:spacing w:val="-1"/>
          <w:w w:val="105"/>
        </w:rPr>
        <w:t xml:space="preserve"> </w:t>
      </w:r>
      <w:r>
        <w:rPr>
          <w:w w:val="105"/>
        </w:rPr>
        <w:t>typique</w:t>
      </w:r>
      <w:r>
        <w:rPr>
          <w:spacing w:val="-1"/>
          <w:w w:val="105"/>
        </w:rPr>
        <w:t xml:space="preserve"> </w:t>
      </w:r>
      <w:r>
        <w:rPr>
          <w:w w:val="105"/>
        </w:rPr>
        <w:t>de la colère pour être catégorisé comme tel, même s’il existe des exceptions.</w:t>
      </w:r>
    </w:p>
    <w:p w14:paraId="5A2B38A8" w14:textId="77777777" w:rsidR="00C91026" w:rsidRDefault="00C91026">
      <w:pPr>
        <w:pStyle w:val="Corpsdetexte"/>
        <w:spacing w:before="252"/>
      </w:pPr>
    </w:p>
    <w:p w14:paraId="47297DE4" w14:textId="77777777" w:rsidR="00C91026" w:rsidRDefault="00A75B0C">
      <w:pPr>
        <w:pStyle w:val="Titre3"/>
      </w:pPr>
      <w:r>
        <w:rPr>
          <w:w w:val="90"/>
        </w:rPr>
        <w:t>Classification</w:t>
      </w:r>
      <w:r>
        <w:rPr>
          <w:spacing w:val="61"/>
        </w:rPr>
        <w:t xml:space="preserve"> </w:t>
      </w:r>
      <w:r>
        <w:rPr>
          <w:spacing w:val="-2"/>
        </w:rPr>
        <w:t>dimensionnelle</w:t>
      </w:r>
    </w:p>
    <w:p w14:paraId="1DCF6D25" w14:textId="77777777" w:rsidR="00C91026" w:rsidRDefault="00C91026">
      <w:pPr>
        <w:pStyle w:val="Corpsdetexte"/>
        <w:spacing w:before="155"/>
        <w:rPr>
          <w:rFonts w:ascii="Georgia"/>
          <w:b/>
        </w:rPr>
      </w:pPr>
    </w:p>
    <w:p w14:paraId="399AEBB3" w14:textId="77777777" w:rsidR="00C91026" w:rsidRDefault="00A75B0C">
      <w:pPr>
        <w:pStyle w:val="Corpsdetexte"/>
        <w:spacing w:line="312" w:lineRule="auto"/>
        <w:ind w:left="136" w:right="243" w:firstLine="404"/>
        <w:jc w:val="both"/>
      </w:pPr>
      <w:r>
        <w:t xml:space="preserve">Les émotions sont aussi souvent classées selon leurs dimensions fondatrices. La </w:t>
      </w:r>
      <w:proofErr w:type="spellStart"/>
      <w:r>
        <w:t>classi</w:t>
      </w:r>
      <w:proofErr w:type="spellEnd"/>
      <w:r>
        <w:t xml:space="preserve">- </w:t>
      </w:r>
      <w:proofErr w:type="spellStart"/>
      <w:r>
        <w:t>fication</w:t>
      </w:r>
      <w:proofErr w:type="spellEnd"/>
      <w:r>
        <w:t xml:space="preserve"> dimensionnelle considère les émotions n’ont pas comme des catégories distinctes</w:t>
      </w:r>
      <w:r>
        <w:rPr>
          <w:spacing w:val="80"/>
        </w:rPr>
        <w:t xml:space="preserve"> </w:t>
      </w:r>
      <w:r>
        <w:t>mais comme les résultats de combinaisons spécifiques de dimensions sous-jacentes. Ces dimensions sont des axes sur lesquels peuvent être placées les émotions. Par exemple la dimension de la valence est fréquemment utilisée, c’est-à-dire si elles sont positives ou négatives. Ces dimensions ne sont pas binaires</w:t>
      </w:r>
      <w:r>
        <w:rPr>
          <w:spacing w:val="-14"/>
        </w:rPr>
        <w:t xml:space="preserve"> </w:t>
      </w:r>
      <w:r>
        <w:t>; la joie et la fierté sont toutes deux des émotions</w:t>
      </w:r>
      <w:r>
        <w:rPr>
          <w:spacing w:val="40"/>
        </w:rPr>
        <w:t xml:space="preserve"> </w:t>
      </w:r>
      <w:r>
        <w:t>à</w:t>
      </w:r>
      <w:r>
        <w:rPr>
          <w:spacing w:val="40"/>
        </w:rPr>
        <w:t xml:space="preserve"> </w:t>
      </w:r>
      <w:r>
        <w:t>valence</w:t>
      </w:r>
      <w:r>
        <w:rPr>
          <w:spacing w:val="40"/>
        </w:rPr>
        <w:t xml:space="preserve"> </w:t>
      </w:r>
      <w:r>
        <w:t>positive</w:t>
      </w:r>
      <w:r>
        <w:rPr>
          <w:spacing w:val="40"/>
        </w:rPr>
        <w:t xml:space="preserve"> </w:t>
      </w:r>
      <w:r>
        <w:t>mais</w:t>
      </w:r>
      <w:r>
        <w:rPr>
          <w:spacing w:val="40"/>
        </w:rPr>
        <w:t xml:space="preserve"> </w:t>
      </w:r>
      <w:r>
        <w:t>la</w:t>
      </w:r>
      <w:r>
        <w:rPr>
          <w:spacing w:val="40"/>
        </w:rPr>
        <w:t xml:space="preserve"> </w:t>
      </w:r>
      <w:r>
        <w:t>joie</w:t>
      </w:r>
      <w:r>
        <w:rPr>
          <w:spacing w:val="40"/>
        </w:rPr>
        <w:t xml:space="preserve"> </w:t>
      </w:r>
      <w:r>
        <w:t>est</w:t>
      </w:r>
      <w:r>
        <w:rPr>
          <w:spacing w:val="40"/>
        </w:rPr>
        <w:t xml:space="preserve"> </w:t>
      </w:r>
      <w:r>
        <w:t>généralement</w:t>
      </w:r>
      <w:r>
        <w:rPr>
          <w:spacing w:val="40"/>
        </w:rPr>
        <w:t xml:space="preserve"> </w:t>
      </w:r>
      <w:r>
        <w:t>plus</w:t>
      </w:r>
      <w:r>
        <w:rPr>
          <w:spacing w:val="40"/>
        </w:rPr>
        <w:t xml:space="preserve"> </w:t>
      </w:r>
      <w:r>
        <w:t>positive</w:t>
      </w:r>
      <w:r>
        <w:rPr>
          <w:spacing w:val="40"/>
        </w:rPr>
        <w:t xml:space="preserve"> </w:t>
      </w:r>
      <w:r>
        <w:t>que</w:t>
      </w:r>
      <w:r>
        <w:rPr>
          <w:spacing w:val="40"/>
        </w:rPr>
        <w:t xml:space="preserve"> </w:t>
      </w:r>
      <w:r>
        <w:t>la</w:t>
      </w:r>
      <w:r>
        <w:rPr>
          <w:spacing w:val="40"/>
        </w:rPr>
        <w:t xml:space="preserve"> </w:t>
      </w:r>
      <w:r>
        <w:t>fierté.</w:t>
      </w:r>
      <w:r>
        <w:rPr>
          <w:spacing w:val="40"/>
        </w:rPr>
        <w:t xml:space="preserve"> </w:t>
      </w:r>
      <w:r>
        <w:t>Il</w:t>
      </w:r>
      <w:r>
        <w:rPr>
          <w:spacing w:val="80"/>
        </w:rPr>
        <w:t xml:space="preserve"> </w:t>
      </w:r>
      <w:r>
        <w:t xml:space="preserve">va de soi que la valence seule ne </w:t>
      </w:r>
      <w:proofErr w:type="spellStart"/>
      <w:r>
        <w:t>suﬀit</w:t>
      </w:r>
      <w:proofErr w:type="spellEnd"/>
      <w:r>
        <w:t xml:space="preserve"> pas à définir distinctement toutes les émotions,</w:t>
      </w:r>
      <w:r>
        <w:rPr>
          <w:spacing w:val="80"/>
          <w:w w:val="150"/>
        </w:rPr>
        <w:t xml:space="preserve"> </w:t>
      </w:r>
      <w:r>
        <w:t xml:space="preserve">d’autres dimensions sont nécessaires. C’est là que se concentre la réflexion de la </w:t>
      </w:r>
      <w:proofErr w:type="spellStart"/>
      <w:r>
        <w:t>classifica</w:t>
      </w:r>
      <w:proofErr w:type="spellEnd"/>
      <w:r>
        <w:t xml:space="preserve">- </w:t>
      </w:r>
      <w:proofErr w:type="spellStart"/>
      <w:r>
        <w:t>tion</w:t>
      </w:r>
      <w:proofErr w:type="spellEnd"/>
      <w:r>
        <w:rPr>
          <w:spacing w:val="40"/>
        </w:rPr>
        <w:t xml:space="preserve"> </w:t>
      </w:r>
      <w:r>
        <w:t>dimensionnelle.</w:t>
      </w:r>
      <w:r>
        <w:rPr>
          <w:spacing w:val="40"/>
        </w:rPr>
        <w:t xml:space="preserve"> </w:t>
      </w:r>
      <w:r>
        <w:t>Cette</w:t>
      </w:r>
      <w:r>
        <w:rPr>
          <w:spacing w:val="40"/>
        </w:rPr>
        <w:t xml:space="preserve"> </w:t>
      </w:r>
      <w:r>
        <w:t>réflexion</w:t>
      </w:r>
      <w:r>
        <w:rPr>
          <w:spacing w:val="40"/>
        </w:rPr>
        <w:t xml:space="preserve"> </w:t>
      </w:r>
      <w:r>
        <w:t>n’est</w:t>
      </w:r>
      <w:r>
        <w:rPr>
          <w:spacing w:val="40"/>
        </w:rPr>
        <w:t xml:space="preserve"> </w:t>
      </w:r>
      <w:r>
        <w:t>pas</w:t>
      </w:r>
      <w:r>
        <w:rPr>
          <w:spacing w:val="40"/>
        </w:rPr>
        <w:t xml:space="preserve"> </w:t>
      </w:r>
      <w:r>
        <w:t>nouvelle</w:t>
      </w:r>
      <w:r>
        <w:rPr>
          <w:spacing w:val="40"/>
        </w:rPr>
        <w:t xml:space="preserve"> </w:t>
      </w:r>
      <w:r>
        <w:t>et</w:t>
      </w:r>
      <w:r>
        <w:rPr>
          <w:spacing w:val="40"/>
        </w:rPr>
        <w:t xml:space="preserve"> </w:t>
      </w:r>
      <w:r>
        <w:t>provient</w:t>
      </w:r>
      <w:r>
        <w:rPr>
          <w:spacing w:val="40"/>
        </w:rPr>
        <w:t xml:space="preserve"> </w:t>
      </w:r>
      <w:r>
        <w:t>de</w:t>
      </w:r>
      <w:r>
        <w:rPr>
          <w:spacing w:val="40"/>
        </w:rPr>
        <w:t xml:space="preserve"> </w:t>
      </w:r>
      <w:r>
        <w:t>la</w:t>
      </w:r>
      <w:r>
        <w:rPr>
          <w:spacing w:val="40"/>
        </w:rPr>
        <w:t xml:space="preserve"> </w:t>
      </w:r>
      <w:r>
        <w:t>philosophie,</w:t>
      </w:r>
      <w:r>
        <w:rPr>
          <w:spacing w:val="40"/>
        </w:rPr>
        <w:t xml:space="preserve"> </w:t>
      </w:r>
      <w:r>
        <w:t>par</w:t>
      </w:r>
    </w:p>
    <w:p w14:paraId="075101E8" w14:textId="77777777" w:rsidR="00C91026" w:rsidRDefault="00C91026">
      <w:pPr>
        <w:pStyle w:val="Corpsdetexte"/>
        <w:spacing w:line="312" w:lineRule="auto"/>
        <w:jc w:val="both"/>
        <w:sectPr w:rsidR="00C91026">
          <w:pgSz w:w="11910" w:h="16840"/>
          <w:pgMar w:top="1300" w:right="1133" w:bottom="1080" w:left="1275" w:header="0" w:footer="889" w:gutter="0"/>
          <w:cols w:space="720"/>
        </w:sectPr>
      </w:pPr>
    </w:p>
    <w:p w14:paraId="49C2C685" w14:textId="77777777" w:rsidR="00C91026" w:rsidRDefault="00A75B0C">
      <w:pPr>
        <w:pStyle w:val="Corpsdetexte"/>
        <w:spacing w:before="134" w:line="312" w:lineRule="auto"/>
        <w:ind w:left="142" w:right="282"/>
        <w:jc w:val="both"/>
      </w:pPr>
      <w:r>
        <w:rPr>
          <w:w w:val="105"/>
        </w:rPr>
        <w:lastRenderedPageBreak/>
        <w:t>exemple</w:t>
      </w:r>
      <w:r>
        <w:rPr>
          <w:spacing w:val="-2"/>
          <w:w w:val="105"/>
        </w:rPr>
        <w:t xml:space="preserve"> </w:t>
      </w:r>
      <w:r>
        <w:rPr>
          <w:w w:val="105"/>
        </w:rPr>
        <w:t>Spinoza</w:t>
      </w:r>
      <w:r>
        <w:rPr>
          <w:spacing w:val="-2"/>
          <w:w w:val="105"/>
        </w:rPr>
        <w:t xml:space="preserve"> </w:t>
      </w:r>
      <w:r>
        <w:rPr>
          <w:w w:val="105"/>
        </w:rPr>
        <w:t>(</w:t>
      </w:r>
      <w:hyperlink w:anchor="_bookmark133" w:history="1">
        <w:r>
          <w:rPr>
            <w:w w:val="105"/>
          </w:rPr>
          <w:t>1677</w:t>
        </w:r>
      </w:hyperlink>
      <w:r>
        <w:rPr>
          <w:w w:val="105"/>
        </w:rPr>
        <w:t>)</w:t>
      </w:r>
      <w:r>
        <w:rPr>
          <w:spacing w:val="-2"/>
          <w:w w:val="105"/>
        </w:rPr>
        <w:t xml:space="preserve"> </w:t>
      </w:r>
      <w:r>
        <w:rPr>
          <w:w w:val="105"/>
        </w:rPr>
        <w:t>soutient</w:t>
      </w:r>
      <w:r>
        <w:rPr>
          <w:spacing w:val="-2"/>
          <w:w w:val="105"/>
        </w:rPr>
        <w:t xml:space="preserve"> </w:t>
      </w:r>
      <w:r>
        <w:rPr>
          <w:w w:val="105"/>
        </w:rPr>
        <w:t>implicitement</w:t>
      </w:r>
      <w:r>
        <w:rPr>
          <w:spacing w:val="-2"/>
          <w:w w:val="105"/>
        </w:rPr>
        <w:t xml:space="preserve"> </w:t>
      </w:r>
      <w:r>
        <w:rPr>
          <w:w w:val="105"/>
        </w:rPr>
        <w:t>l’existence</w:t>
      </w:r>
      <w:r>
        <w:rPr>
          <w:spacing w:val="-2"/>
          <w:w w:val="105"/>
        </w:rPr>
        <w:t xml:space="preserve"> </w:t>
      </w:r>
      <w:r>
        <w:rPr>
          <w:w w:val="105"/>
        </w:rPr>
        <w:t>de</w:t>
      </w:r>
      <w:r>
        <w:rPr>
          <w:spacing w:val="-2"/>
          <w:w w:val="105"/>
        </w:rPr>
        <w:t xml:space="preserve"> </w:t>
      </w:r>
      <w:r>
        <w:rPr>
          <w:w w:val="105"/>
        </w:rPr>
        <w:t>deux</w:t>
      </w:r>
      <w:r>
        <w:rPr>
          <w:spacing w:val="-2"/>
          <w:w w:val="105"/>
        </w:rPr>
        <w:t xml:space="preserve"> </w:t>
      </w:r>
      <w:r>
        <w:rPr>
          <w:w w:val="105"/>
        </w:rPr>
        <w:t>dimensions</w:t>
      </w:r>
      <w:r>
        <w:rPr>
          <w:spacing w:val="-2"/>
          <w:w w:val="105"/>
        </w:rPr>
        <w:t xml:space="preserve"> </w:t>
      </w:r>
      <w:r>
        <w:rPr>
          <w:w w:val="105"/>
        </w:rPr>
        <w:t>:</w:t>
      </w:r>
      <w:r>
        <w:rPr>
          <w:spacing w:val="-2"/>
          <w:w w:val="105"/>
        </w:rPr>
        <w:t xml:space="preserve"> </w:t>
      </w:r>
      <w:r>
        <w:rPr>
          <w:w w:val="105"/>
        </w:rPr>
        <w:t>de</w:t>
      </w:r>
      <w:r>
        <w:rPr>
          <w:spacing w:val="-2"/>
          <w:w w:val="105"/>
        </w:rPr>
        <w:t xml:space="preserve"> </w:t>
      </w:r>
      <w:r>
        <w:rPr>
          <w:w w:val="105"/>
        </w:rPr>
        <w:t>joie</w:t>
      </w:r>
      <w:r>
        <w:rPr>
          <w:spacing w:val="-2"/>
          <w:w w:val="105"/>
        </w:rPr>
        <w:t xml:space="preserve"> </w:t>
      </w:r>
      <w:r>
        <w:rPr>
          <w:w w:val="105"/>
        </w:rPr>
        <w:t>à tristesse et pour le désir d’absence à présence. L’un des avantages de cette classification est que les émotions peuvent être représentées visuellement telle des coordonnées sur un graphique cartésien.</w:t>
      </w:r>
    </w:p>
    <w:p w14:paraId="5046C0B8" w14:textId="77777777" w:rsidR="00C91026" w:rsidRDefault="00A75B0C">
      <w:pPr>
        <w:pStyle w:val="Corpsdetexte"/>
        <w:spacing w:before="191" w:line="312" w:lineRule="auto"/>
        <w:ind w:left="133" w:right="236" w:firstLine="407"/>
        <w:jc w:val="both"/>
      </w:pPr>
      <w:r>
        <w:rPr>
          <w:w w:val="105"/>
        </w:rPr>
        <w:t xml:space="preserve">Une classification dimensionnelle est appelée un modèle. Son objectif est de trouver les dimensions nécessaires à la qualification de chaque émotion avec le moins de </w:t>
      </w:r>
      <w:proofErr w:type="spellStart"/>
      <w:r>
        <w:rPr>
          <w:w w:val="105"/>
        </w:rPr>
        <w:t>chevau</w:t>
      </w:r>
      <w:proofErr w:type="spellEnd"/>
      <w:r>
        <w:rPr>
          <w:w w:val="105"/>
        </w:rPr>
        <w:t xml:space="preserve">- </w:t>
      </w:r>
      <w:proofErr w:type="spellStart"/>
      <w:r>
        <w:rPr>
          <w:w w:val="105"/>
        </w:rPr>
        <w:t>chement</w:t>
      </w:r>
      <w:proofErr w:type="spellEnd"/>
      <w:r>
        <w:rPr>
          <w:spacing w:val="-4"/>
          <w:w w:val="105"/>
        </w:rPr>
        <w:t xml:space="preserve"> </w:t>
      </w:r>
      <w:r>
        <w:rPr>
          <w:w w:val="105"/>
        </w:rPr>
        <w:t>possible</w:t>
      </w:r>
      <w:r>
        <w:rPr>
          <w:spacing w:val="-4"/>
          <w:w w:val="105"/>
        </w:rPr>
        <w:t xml:space="preserve"> </w:t>
      </w:r>
      <w:r>
        <w:rPr>
          <w:w w:val="105"/>
        </w:rPr>
        <w:t>des</w:t>
      </w:r>
      <w:r>
        <w:rPr>
          <w:spacing w:val="-4"/>
          <w:w w:val="105"/>
        </w:rPr>
        <w:t xml:space="preserve"> </w:t>
      </w:r>
      <w:r>
        <w:rPr>
          <w:w w:val="105"/>
        </w:rPr>
        <w:t>dimensions</w:t>
      </w:r>
      <w:r>
        <w:rPr>
          <w:spacing w:val="-4"/>
          <w:w w:val="105"/>
        </w:rPr>
        <w:t xml:space="preserve"> </w:t>
      </w:r>
      <w:r>
        <w:rPr>
          <w:w w:val="105"/>
        </w:rPr>
        <w:t>entre-elles.</w:t>
      </w:r>
      <w:r>
        <w:rPr>
          <w:spacing w:val="-4"/>
          <w:w w:val="105"/>
        </w:rPr>
        <w:t xml:space="preserve"> </w:t>
      </w:r>
      <w:r>
        <w:rPr>
          <w:w w:val="105"/>
        </w:rPr>
        <w:t>Il</w:t>
      </w:r>
      <w:r>
        <w:rPr>
          <w:spacing w:val="-4"/>
          <w:w w:val="105"/>
        </w:rPr>
        <w:t xml:space="preserve"> </w:t>
      </w:r>
      <w:r>
        <w:rPr>
          <w:w w:val="105"/>
        </w:rPr>
        <w:t>s’agit</w:t>
      </w:r>
      <w:r>
        <w:rPr>
          <w:spacing w:val="-4"/>
          <w:w w:val="105"/>
        </w:rPr>
        <w:t xml:space="preserve"> </w:t>
      </w:r>
      <w:r>
        <w:rPr>
          <w:w w:val="105"/>
        </w:rPr>
        <w:t>de</w:t>
      </w:r>
      <w:r>
        <w:rPr>
          <w:spacing w:val="-4"/>
          <w:w w:val="105"/>
        </w:rPr>
        <w:t xml:space="preserve"> </w:t>
      </w:r>
      <w:r>
        <w:rPr>
          <w:w w:val="105"/>
        </w:rPr>
        <w:t>trouver</w:t>
      </w:r>
      <w:r>
        <w:rPr>
          <w:spacing w:val="-4"/>
          <w:w w:val="105"/>
        </w:rPr>
        <w:t xml:space="preserve"> </w:t>
      </w:r>
      <w:r>
        <w:rPr>
          <w:w w:val="105"/>
        </w:rPr>
        <w:t>l’équilibre</w:t>
      </w:r>
      <w:r>
        <w:rPr>
          <w:spacing w:val="-4"/>
          <w:w w:val="105"/>
        </w:rPr>
        <w:t xml:space="preserve"> </w:t>
      </w:r>
      <w:r>
        <w:rPr>
          <w:w w:val="105"/>
        </w:rPr>
        <w:t>entre</w:t>
      </w:r>
      <w:r>
        <w:rPr>
          <w:spacing w:val="-4"/>
          <w:w w:val="105"/>
        </w:rPr>
        <w:t xml:space="preserve"> </w:t>
      </w:r>
      <w:r>
        <w:rPr>
          <w:w w:val="105"/>
        </w:rPr>
        <w:t>pas</w:t>
      </w:r>
      <w:r>
        <w:rPr>
          <w:spacing w:val="-4"/>
          <w:w w:val="105"/>
        </w:rPr>
        <w:t xml:space="preserve"> </w:t>
      </w:r>
      <w:r>
        <w:rPr>
          <w:w w:val="105"/>
        </w:rPr>
        <w:t xml:space="preserve">assez de dimensions ce qui ne permet pas d’expliquer toutes les émotions et entre trop de di- </w:t>
      </w:r>
      <w:proofErr w:type="spellStart"/>
      <w:r>
        <w:rPr>
          <w:w w:val="105"/>
        </w:rPr>
        <w:t>mensions</w:t>
      </w:r>
      <w:proofErr w:type="spellEnd"/>
      <w:r>
        <w:rPr>
          <w:w w:val="105"/>
        </w:rPr>
        <w:t xml:space="preserve"> qui seraient trop similaires tout en complexifiant une analyse. Chaque modèle</w:t>
      </w:r>
      <w:r>
        <w:rPr>
          <w:spacing w:val="80"/>
          <w:w w:val="105"/>
        </w:rPr>
        <w:t xml:space="preserve"> </w:t>
      </w:r>
      <w:r>
        <w:rPr>
          <w:w w:val="105"/>
        </w:rPr>
        <w:t>se distingue des autres le plus souvent soit par la quantité de dimensions prises en compte soit</w:t>
      </w:r>
      <w:r>
        <w:rPr>
          <w:spacing w:val="26"/>
          <w:w w:val="105"/>
        </w:rPr>
        <w:t xml:space="preserve"> </w:t>
      </w:r>
      <w:r>
        <w:rPr>
          <w:w w:val="105"/>
        </w:rPr>
        <w:t>par</w:t>
      </w:r>
      <w:r>
        <w:rPr>
          <w:spacing w:val="26"/>
          <w:w w:val="105"/>
        </w:rPr>
        <w:t xml:space="preserve"> </w:t>
      </w:r>
      <w:r>
        <w:rPr>
          <w:w w:val="105"/>
        </w:rPr>
        <w:t>la</w:t>
      </w:r>
      <w:r>
        <w:rPr>
          <w:spacing w:val="26"/>
          <w:w w:val="105"/>
        </w:rPr>
        <w:t xml:space="preserve"> </w:t>
      </w:r>
      <w:r>
        <w:rPr>
          <w:w w:val="105"/>
        </w:rPr>
        <w:t>nature</w:t>
      </w:r>
      <w:r>
        <w:rPr>
          <w:spacing w:val="26"/>
          <w:w w:val="105"/>
        </w:rPr>
        <w:t xml:space="preserve"> </w:t>
      </w:r>
      <w:r>
        <w:rPr>
          <w:w w:val="105"/>
        </w:rPr>
        <w:t>des</w:t>
      </w:r>
      <w:r>
        <w:rPr>
          <w:spacing w:val="26"/>
          <w:w w:val="105"/>
        </w:rPr>
        <w:t xml:space="preserve"> </w:t>
      </w:r>
      <w:r>
        <w:rPr>
          <w:w w:val="105"/>
        </w:rPr>
        <w:t>dimensions</w:t>
      </w:r>
      <w:r>
        <w:rPr>
          <w:spacing w:val="26"/>
          <w:w w:val="105"/>
        </w:rPr>
        <w:t xml:space="preserve"> </w:t>
      </w:r>
      <w:r>
        <w:rPr>
          <w:w w:val="105"/>
        </w:rPr>
        <w:t>identifiées.</w:t>
      </w:r>
      <w:r>
        <w:rPr>
          <w:spacing w:val="26"/>
          <w:w w:val="105"/>
        </w:rPr>
        <w:t xml:space="preserve"> </w:t>
      </w:r>
      <w:r>
        <w:rPr>
          <w:w w:val="105"/>
        </w:rPr>
        <w:t>La</w:t>
      </w:r>
      <w:r>
        <w:rPr>
          <w:spacing w:val="26"/>
          <w:w w:val="105"/>
        </w:rPr>
        <w:t xml:space="preserve"> </w:t>
      </w:r>
      <w:r>
        <w:rPr>
          <w:w w:val="105"/>
        </w:rPr>
        <w:t>plupart</w:t>
      </w:r>
      <w:r>
        <w:rPr>
          <w:spacing w:val="26"/>
          <w:w w:val="105"/>
        </w:rPr>
        <w:t xml:space="preserve"> </w:t>
      </w:r>
      <w:r>
        <w:rPr>
          <w:w w:val="105"/>
        </w:rPr>
        <w:t>des</w:t>
      </w:r>
      <w:r>
        <w:rPr>
          <w:spacing w:val="26"/>
          <w:w w:val="105"/>
        </w:rPr>
        <w:t xml:space="preserve"> </w:t>
      </w:r>
      <w:r>
        <w:rPr>
          <w:w w:val="105"/>
        </w:rPr>
        <w:t>modèles</w:t>
      </w:r>
      <w:r>
        <w:rPr>
          <w:spacing w:val="26"/>
          <w:w w:val="105"/>
        </w:rPr>
        <w:t xml:space="preserve"> </w:t>
      </w:r>
      <w:r>
        <w:rPr>
          <w:w w:val="105"/>
        </w:rPr>
        <w:t>se</w:t>
      </w:r>
      <w:r>
        <w:rPr>
          <w:spacing w:val="26"/>
          <w:w w:val="105"/>
        </w:rPr>
        <w:t xml:space="preserve"> </w:t>
      </w:r>
      <w:r>
        <w:rPr>
          <w:w w:val="105"/>
        </w:rPr>
        <w:t>limitent</w:t>
      </w:r>
      <w:r>
        <w:rPr>
          <w:spacing w:val="26"/>
          <w:w w:val="105"/>
        </w:rPr>
        <w:t xml:space="preserve"> </w:t>
      </w:r>
      <w:r>
        <w:rPr>
          <w:w w:val="105"/>
        </w:rPr>
        <w:t>à</w:t>
      </w:r>
      <w:r>
        <w:rPr>
          <w:spacing w:val="27"/>
          <w:w w:val="105"/>
        </w:rPr>
        <w:t xml:space="preserve"> </w:t>
      </w:r>
      <w:r>
        <w:rPr>
          <w:w w:val="105"/>
        </w:rPr>
        <w:t>deux ou trois dimensions, par exemple Wundt (</w:t>
      </w:r>
      <w:hyperlink w:anchor="_bookmark148" w:history="1">
        <w:r>
          <w:rPr>
            <w:w w:val="105"/>
          </w:rPr>
          <w:t>1897</w:t>
        </w:r>
      </w:hyperlink>
      <w:r>
        <w:rPr>
          <w:w w:val="105"/>
        </w:rPr>
        <w:t xml:space="preserve">) identifie les dimensions absence ou pré- </w:t>
      </w:r>
      <w:proofErr w:type="spellStart"/>
      <w:r>
        <w:rPr>
          <w:w w:val="105"/>
        </w:rPr>
        <w:t>sence</w:t>
      </w:r>
      <w:proofErr w:type="spellEnd"/>
      <w:r>
        <w:rPr>
          <w:w w:val="105"/>
        </w:rPr>
        <w:t xml:space="preserve"> de plaisir, excitation ou calme, tension ou relaxation. Cette limitation à deux ou</w:t>
      </w:r>
      <w:r>
        <w:rPr>
          <w:spacing w:val="40"/>
          <w:w w:val="105"/>
        </w:rPr>
        <w:t xml:space="preserve"> </w:t>
      </w:r>
      <w:r>
        <w:rPr>
          <w:w w:val="105"/>
        </w:rPr>
        <w:t>trois</w:t>
      </w:r>
      <w:r>
        <w:rPr>
          <w:spacing w:val="-8"/>
          <w:w w:val="105"/>
        </w:rPr>
        <w:t xml:space="preserve"> </w:t>
      </w:r>
      <w:r>
        <w:rPr>
          <w:w w:val="105"/>
        </w:rPr>
        <w:t>dimensions</w:t>
      </w:r>
      <w:r>
        <w:rPr>
          <w:spacing w:val="-8"/>
          <w:w w:val="105"/>
        </w:rPr>
        <w:t xml:space="preserve"> </w:t>
      </w:r>
      <w:r>
        <w:rPr>
          <w:w w:val="105"/>
        </w:rPr>
        <w:t>s’explique</w:t>
      </w:r>
      <w:r>
        <w:rPr>
          <w:spacing w:val="-7"/>
          <w:w w:val="105"/>
        </w:rPr>
        <w:t xml:space="preserve"> </w:t>
      </w:r>
      <w:r>
        <w:rPr>
          <w:w w:val="105"/>
        </w:rPr>
        <w:t>d’abord</w:t>
      </w:r>
      <w:r>
        <w:rPr>
          <w:spacing w:val="-8"/>
          <w:w w:val="105"/>
        </w:rPr>
        <w:t xml:space="preserve"> </w:t>
      </w:r>
      <w:r>
        <w:rPr>
          <w:w w:val="105"/>
        </w:rPr>
        <w:t>par</w:t>
      </w:r>
      <w:r>
        <w:rPr>
          <w:spacing w:val="-7"/>
          <w:w w:val="105"/>
        </w:rPr>
        <w:t xml:space="preserve"> </w:t>
      </w:r>
      <w:r>
        <w:rPr>
          <w:w w:val="105"/>
        </w:rPr>
        <w:t>la</w:t>
      </w:r>
      <w:r>
        <w:rPr>
          <w:spacing w:val="-8"/>
          <w:w w:val="105"/>
        </w:rPr>
        <w:t xml:space="preserve"> </w:t>
      </w:r>
      <w:proofErr w:type="spellStart"/>
      <w:r>
        <w:rPr>
          <w:w w:val="105"/>
        </w:rPr>
        <w:t>diﬀiculté</w:t>
      </w:r>
      <w:proofErr w:type="spellEnd"/>
      <w:r>
        <w:rPr>
          <w:spacing w:val="-8"/>
          <w:w w:val="105"/>
        </w:rPr>
        <w:t xml:space="preserve"> </w:t>
      </w:r>
      <w:r>
        <w:rPr>
          <w:w w:val="105"/>
        </w:rPr>
        <w:t>de</w:t>
      </w:r>
      <w:r>
        <w:rPr>
          <w:spacing w:val="-7"/>
          <w:w w:val="105"/>
        </w:rPr>
        <w:t xml:space="preserve"> </w:t>
      </w:r>
      <w:r>
        <w:rPr>
          <w:w w:val="105"/>
        </w:rPr>
        <w:t>représenter</w:t>
      </w:r>
      <w:r>
        <w:rPr>
          <w:spacing w:val="-8"/>
          <w:w w:val="105"/>
        </w:rPr>
        <w:t xml:space="preserve"> </w:t>
      </w:r>
      <w:r>
        <w:rPr>
          <w:w w:val="105"/>
        </w:rPr>
        <w:t>visuellement</w:t>
      </w:r>
      <w:r>
        <w:rPr>
          <w:spacing w:val="-8"/>
          <w:w w:val="105"/>
        </w:rPr>
        <w:t xml:space="preserve"> </w:t>
      </w:r>
      <w:r>
        <w:rPr>
          <w:w w:val="105"/>
        </w:rPr>
        <w:t>et</w:t>
      </w:r>
      <w:r>
        <w:rPr>
          <w:spacing w:val="-8"/>
          <w:w w:val="105"/>
        </w:rPr>
        <w:t xml:space="preserve"> </w:t>
      </w:r>
      <w:r>
        <w:rPr>
          <w:w w:val="105"/>
        </w:rPr>
        <w:t>de</w:t>
      </w:r>
      <w:r>
        <w:rPr>
          <w:spacing w:val="-7"/>
          <w:w w:val="105"/>
        </w:rPr>
        <w:t xml:space="preserve"> </w:t>
      </w:r>
      <w:r>
        <w:rPr>
          <w:w w:val="105"/>
        </w:rPr>
        <w:t>com- prendre un modèle avec plus de trois dimensions et ensuite par une convergence d’études psychométriques trouvant deux ou trois dimensions selon les spécificités de l’étude (</w:t>
      </w:r>
      <w:proofErr w:type="spellStart"/>
      <w:r>
        <w:rPr>
          <w:w w:val="105"/>
        </w:rPr>
        <w:t>anƒd</w:t>
      </w:r>
      <w:proofErr w:type="spellEnd"/>
      <w:r>
        <w:rPr>
          <w:w w:val="105"/>
        </w:rPr>
        <w:t xml:space="preserve"> </w:t>
      </w:r>
      <w:proofErr w:type="spellStart"/>
      <w:r>
        <w:t>Vello</w:t>
      </w:r>
      <w:proofErr w:type="spellEnd"/>
      <w:r>
        <w:t xml:space="preserve"> </w:t>
      </w:r>
      <w:proofErr w:type="spellStart"/>
      <w:r>
        <w:t>Sermat</w:t>
      </w:r>
      <w:proofErr w:type="spellEnd"/>
      <w:r>
        <w:t xml:space="preserve">, </w:t>
      </w:r>
      <w:hyperlink w:anchor="_bookmark33" w:history="1">
        <w:r>
          <w:t>1962</w:t>
        </w:r>
      </w:hyperlink>
      <w:r>
        <w:rPr>
          <w:spacing w:val="-15"/>
        </w:rPr>
        <w:t xml:space="preserve"> </w:t>
      </w:r>
      <w:r>
        <w:t xml:space="preserve">; </w:t>
      </w:r>
      <w:proofErr w:type="spellStart"/>
      <w:r>
        <w:t>Gladstones</w:t>
      </w:r>
      <w:proofErr w:type="spellEnd"/>
      <w:r>
        <w:t xml:space="preserve">, </w:t>
      </w:r>
      <w:hyperlink w:anchor="_bookmark66" w:history="1">
        <w:r>
          <w:t>1962</w:t>
        </w:r>
      </w:hyperlink>
      <w:r>
        <w:rPr>
          <w:spacing w:val="-15"/>
        </w:rPr>
        <w:t xml:space="preserve"> </w:t>
      </w:r>
      <w:r>
        <w:t xml:space="preserve">; Osgood, </w:t>
      </w:r>
      <w:hyperlink w:anchor="_bookmark112" w:history="1">
        <w:r>
          <w:t>1966</w:t>
        </w:r>
      </w:hyperlink>
      <w:r>
        <w:rPr>
          <w:spacing w:val="-15"/>
        </w:rPr>
        <w:t xml:space="preserve"> </w:t>
      </w:r>
      <w:r>
        <w:t xml:space="preserve">; </w:t>
      </w:r>
      <w:proofErr w:type="spellStart"/>
      <w:r>
        <w:t>Schlosberg</w:t>
      </w:r>
      <w:proofErr w:type="spellEnd"/>
      <w:r>
        <w:t xml:space="preserve">, </w:t>
      </w:r>
      <w:hyperlink w:anchor="_bookmark129" w:history="1">
        <w:r>
          <w:t>1954</w:t>
        </w:r>
      </w:hyperlink>
      <w:r>
        <w:rPr>
          <w:spacing w:val="-15"/>
        </w:rPr>
        <w:t xml:space="preserve"> </w:t>
      </w:r>
      <w:r>
        <w:t xml:space="preserve">; Williams &amp; Sun- </w:t>
      </w:r>
      <w:proofErr w:type="spellStart"/>
      <w:r>
        <w:rPr>
          <w:w w:val="105"/>
        </w:rPr>
        <w:t>dene</w:t>
      </w:r>
      <w:proofErr w:type="spellEnd"/>
      <w:r>
        <w:rPr>
          <w:w w:val="105"/>
        </w:rPr>
        <w:t xml:space="preserve">, </w:t>
      </w:r>
      <w:hyperlink w:anchor="_bookmark145" w:history="1">
        <w:r>
          <w:rPr>
            <w:w w:val="105"/>
          </w:rPr>
          <w:t>1965</w:t>
        </w:r>
      </w:hyperlink>
      <w:r>
        <w:rPr>
          <w:w w:val="105"/>
        </w:rPr>
        <w:t>). Il existe tout de même quelques exceptions comme Fontaine et al. (</w:t>
      </w:r>
      <w:hyperlink w:anchor="_bookmark64" w:history="1">
        <w:r>
          <w:rPr>
            <w:w w:val="105"/>
          </w:rPr>
          <w:t>2007</w:t>
        </w:r>
      </w:hyperlink>
      <w:r>
        <w:rPr>
          <w:w w:val="105"/>
        </w:rPr>
        <w:t>) qui trouvent</w:t>
      </w:r>
      <w:r>
        <w:rPr>
          <w:spacing w:val="8"/>
          <w:w w:val="105"/>
        </w:rPr>
        <w:t xml:space="preserve"> </w:t>
      </w:r>
      <w:r>
        <w:rPr>
          <w:w w:val="105"/>
        </w:rPr>
        <w:t>quatre</w:t>
      </w:r>
      <w:r>
        <w:rPr>
          <w:spacing w:val="9"/>
          <w:w w:val="105"/>
        </w:rPr>
        <w:t xml:space="preserve"> </w:t>
      </w:r>
      <w:r>
        <w:rPr>
          <w:w w:val="105"/>
        </w:rPr>
        <w:t>dimensions</w:t>
      </w:r>
      <w:r>
        <w:rPr>
          <w:spacing w:val="10"/>
          <w:w w:val="105"/>
        </w:rPr>
        <w:t xml:space="preserve"> </w:t>
      </w:r>
      <w:r>
        <w:rPr>
          <w:w w:val="105"/>
        </w:rPr>
        <w:t>:</w:t>
      </w:r>
      <w:r>
        <w:rPr>
          <w:spacing w:val="9"/>
          <w:w w:val="105"/>
        </w:rPr>
        <w:t xml:space="preserve"> </w:t>
      </w:r>
      <w:r>
        <w:rPr>
          <w:w w:val="105"/>
        </w:rPr>
        <w:t>valence,</w:t>
      </w:r>
      <w:r>
        <w:rPr>
          <w:spacing w:val="9"/>
          <w:w w:val="105"/>
        </w:rPr>
        <w:t xml:space="preserve"> </w:t>
      </w:r>
      <w:r>
        <w:rPr>
          <w:w w:val="105"/>
        </w:rPr>
        <w:t>contrôle</w:t>
      </w:r>
      <w:r>
        <w:rPr>
          <w:spacing w:val="9"/>
          <w:w w:val="105"/>
        </w:rPr>
        <w:t xml:space="preserve"> </w:t>
      </w:r>
      <w:r>
        <w:rPr>
          <w:w w:val="105"/>
        </w:rPr>
        <w:t>(sur</w:t>
      </w:r>
      <w:r>
        <w:rPr>
          <w:spacing w:val="9"/>
          <w:w w:val="105"/>
        </w:rPr>
        <w:t xml:space="preserve"> </w:t>
      </w:r>
      <w:r>
        <w:rPr>
          <w:w w:val="105"/>
        </w:rPr>
        <w:t>l’émotion),</w:t>
      </w:r>
      <w:r>
        <w:rPr>
          <w:spacing w:val="10"/>
          <w:w w:val="105"/>
        </w:rPr>
        <w:t xml:space="preserve"> </w:t>
      </w:r>
      <w:r>
        <w:rPr>
          <w:w w:val="105"/>
        </w:rPr>
        <w:t>activation,</w:t>
      </w:r>
      <w:r>
        <w:rPr>
          <w:spacing w:val="9"/>
          <w:w w:val="105"/>
        </w:rPr>
        <w:t xml:space="preserve"> </w:t>
      </w:r>
      <w:r>
        <w:rPr>
          <w:spacing w:val="-2"/>
          <w:w w:val="105"/>
        </w:rPr>
        <w:t>imprévisibilité.</w:t>
      </w:r>
    </w:p>
    <w:p w14:paraId="455C3BF8" w14:textId="77777777" w:rsidR="00C91026" w:rsidRDefault="00A75B0C">
      <w:pPr>
        <w:pStyle w:val="Corpsdetexte"/>
        <w:spacing w:before="125" w:line="358" w:lineRule="exact"/>
        <w:ind w:left="123" w:right="236" w:firstLine="417"/>
        <w:jc w:val="both"/>
      </w:pPr>
      <w:r>
        <w:rPr>
          <w:w w:val="105"/>
        </w:rPr>
        <w:t xml:space="preserve">Aujourd’hui, les deux modèles les plus utilisés (Y. Wang et al., </w:t>
      </w:r>
      <w:hyperlink w:anchor="_bookmark142" w:history="1">
        <w:r>
          <w:rPr>
            <w:w w:val="105"/>
          </w:rPr>
          <w:t>2022</w:t>
        </w:r>
      </w:hyperlink>
      <w:r>
        <w:rPr>
          <w:w w:val="105"/>
        </w:rPr>
        <w:t xml:space="preserve">) sont </w:t>
      </w:r>
      <w:r>
        <w:rPr>
          <w:rFonts w:ascii="Palatino Linotype" w:hAnsi="Palatino Linotype"/>
          <w:i/>
          <w:w w:val="105"/>
        </w:rPr>
        <w:t xml:space="preserve">le modèle </w:t>
      </w:r>
      <w:proofErr w:type="spellStart"/>
      <w:r>
        <w:rPr>
          <w:rFonts w:ascii="Palatino Linotype" w:hAnsi="Palatino Linotype"/>
          <w:i/>
          <w:w w:val="105"/>
        </w:rPr>
        <w:t>circumplexe</w:t>
      </w:r>
      <w:proofErr w:type="spellEnd"/>
      <w:r>
        <w:rPr>
          <w:rFonts w:ascii="Palatino Linotype" w:hAnsi="Palatino Linotype"/>
          <w:i/>
          <w:spacing w:val="40"/>
          <w:w w:val="105"/>
        </w:rPr>
        <w:t xml:space="preserve"> </w:t>
      </w:r>
      <w:r>
        <w:rPr>
          <w:rFonts w:ascii="Palatino Linotype" w:hAnsi="Palatino Linotype"/>
          <w:i/>
          <w:w w:val="105"/>
        </w:rPr>
        <w:t>de</w:t>
      </w:r>
      <w:r>
        <w:rPr>
          <w:rFonts w:ascii="Palatino Linotype" w:hAnsi="Palatino Linotype"/>
          <w:i/>
          <w:spacing w:val="40"/>
          <w:w w:val="105"/>
        </w:rPr>
        <w:t xml:space="preserve"> </w:t>
      </w:r>
      <w:r>
        <w:rPr>
          <w:rFonts w:ascii="Palatino Linotype" w:hAnsi="Palatino Linotype"/>
          <w:i/>
          <w:w w:val="105"/>
        </w:rPr>
        <w:t>l’affect</w:t>
      </w:r>
      <w:r>
        <w:rPr>
          <w:rFonts w:ascii="Palatino Linotype" w:hAnsi="Palatino Linotype"/>
          <w:i/>
          <w:spacing w:val="40"/>
          <w:w w:val="105"/>
        </w:rPr>
        <w:t xml:space="preserve"> </w:t>
      </w:r>
      <w:r>
        <w:rPr>
          <w:w w:val="105"/>
        </w:rPr>
        <w:t>(Russell (</w:t>
      </w:r>
      <w:hyperlink w:anchor="_bookmark126" w:history="1">
        <w:r>
          <w:rPr>
            <w:w w:val="105"/>
          </w:rPr>
          <w:t>1980</w:t>
        </w:r>
      </w:hyperlink>
      <w:r>
        <w:rPr>
          <w:w w:val="105"/>
        </w:rPr>
        <w:t xml:space="preserve">) voir figure </w:t>
      </w:r>
      <w:hyperlink w:anchor="_bookmark10" w:history="1">
        <w:r>
          <w:rPr>
            <w:w w:val="105"/>
          </w:rPr>
          <w:t>2.2</w:t>
        </w:r>
      </w:hyperlink>
      <w:r>
        <w:rPr>
          <w:w w:val="105"/>
        </w:rPr>
        <w:t xml:space="preserve">) et le </w:t>
      </w:r>
      <w:r>
        <w:rPr>
          <w:rFonts w:ascii="Palatino Linotype" w:hAnsi="Palatino Linotype"/>
          <w:i/>
          <w:w w:val="105"/>
        </w:rPr>
        <w:t>modèle</w:t>
      </w:r>
      <w:r>
        <w:rPr>
          <w:rFonts w:ascii="Palatino Linotype" w:hAnsi="Palatino Linotype"/>
          <w:i/>
          <w:spacing w:val="40"/>
          <w:w w:val="105"/>
        </w:rPr>
        <w:t xml:space="preserve"> </w:t>
      </w:r>
      <w:r>
        <w:rPr>
          <w:rFonts w:ascii="Palatino Linotype" w:hAnsi="Palatino Linotype"/>
          <w:i/>
          <w:w w:val="105"/>
        </w:rPr>
        <w:t>des</w:t>
      </w:r>
      <w:r>
        <w:rPr>
          <w:rFonts w:ascii="Palatino Linotype" w:hAnsi="Palatino Linotype"/>
          <w:i/>
          <w:spacing w:val="40"/>
          <w:w w:val="105"/>
        </w:rPr>
        <w:t xml:space="preserve"> </w:t>
      </w:r>
      <w:r>
        <w:rPr>
          <w:rFonts w:ascii="Palatino Linotype" w:hAnsi="Palatino Linotype"/>
          <w:i/>
          <w:w w:val="105"/>
        </w:rPr>
        <w:t>états</w:t>
      </w:r>
      <w:r>
        <w:rPr>
          <w:rFonts w:ascii="Palatino Linotype" w:hAnsi="Palatino Linotype"/>
          <w:i/>
          <w:spacing w:val="40"/>
          <w:w w:val="105"/>
        </w:rPr>
        <w:t xml:space="preserve"> </w:t>
      </w:r>
      <w:r>
        <w:rPr>
          <w:rFonts w:ascii="Palatino Linotype" w:hAnsi="Palatino Linotype"/>
          <w:i/>
          <w:w w:val="105"/>
        </w:rPr>
        <w:t xml:space="preserve">émotion- </w:t>
      </w:r>
      <w:proofErr w:type="spellStart"/>
      <w:r>
        <w:rPr>
          <w:rFonts w:ascii="Palatino Linotype" w:hAnsi="Palatino Linotype"/>
          <w:i/>
          <w:w w:val="105"/>
        </w:rPr>
        <w:t>nels</w:t>
      </w:r>
      <w:proofErr w:type="spellEnd"/>
      <w:r>
        <w:rPr>
          <w:rFonts w:ascii="Palatino Linotype" w:hAnsi="Palatino Linotype"/>
          <w:i/>
          <w:w w:val="105"/>
        </w:rPr>
        <w:t xml:space="preserve"> PAD </w:t>
      </w:r>
      <w:r>
        <w:rPr>
          <w:w w:val="105"/>
        </w:rPr>
        <w:t>(</w:t>
      </w:r>
      <w:proofErr w:type="spellStart"/>
      <w:r>
        <w:rPr>
          <w:w w:val="105"/>
        </w:rPr>
        <w:t>Mehrabian</w:t>
      </w:r>
      <w:proofErr w:type="spellEnd"/>
      <w:r>
        <w:rPr>
          <w:w w:val="105"/>
        </w:rPr>
        <w:t xml:space="preserve"> et Russell (</w:t>
      </w:r>
      <w:hyperlink w:anchor="_bookmark102" w:history="1">
        <w:r>
          <w:rPr>
            <w:w w:val="105"/>
          </w:rPr>
          <w:t>1974</w:t>
        </w:r>
      </w:hyperlink>
      <w:r>
        <w:rPr>
          <w:w w:val="105"/>
        </w:rPr>
        <w:t xml:space="preserve">) voir figure </w:t>
      </w:r>
      <w:hyperlink w:anchor="_bookmark13" w:history="1">
        <w:r>
          <w:rPr>
            <w:w w:val="105"/>
          </w:rPr>
          <w:t>2.3</w:t>
        </w:r>
      </w:hyperlink>
      <w:r>
        <w:rPr>
          <w:w w:val="105"/>
        </w:rPr>
        <w:t xml:space="preserve"> avec des exemples d’émotions)</w:t>
      </w:r>
      <w:r>
        <w:rPr>
          <w:spacing w:val="-16"/>
          <w:w w:val="105"/>
        </w:rPr>
        <w:t xml:space="preserve"> </w:t>
      </w:r>
      <w:r>
        <w:rPr>
          <w:w w:val="105"/>
        </w:rPr>
        <w:t xml:space="preserve">; PAD signifie Plaisir Activation (excitation) Dominance. Le modèle </w:t>
      </w:r>
      <w:proofErr w:type="spellStart"/>
      <w:r>
        <w:rPr>
          <w:w w:val="105"/>
        </w:rPr>
        <w:t>circumplexe</w:t>
      </w:r>
      <w:proofErr w:type="spellEnd"/>
      <w:r>
        <w:rPr>
          <w:w w:val="105"/>
        </w:rPr>
        <w:t xml:space="preserve"> décrit les émotions sur deux dimensions : la valence de positif à négatif et l’activation de haute excitation à basse excitation au sein d’un cercle, chaque arc-de-cercle appartient à une émotion. Ainsi, en décrivant à quel point l’un est activé et ce qu’il ressent est positif ou négatif, il est possible d’approximer l’émotion ressentie. Le modèle PAD se distingue en ajoutant une dimension : la dom</w:t>
      </w:r>
      <w:r>
        <w:rPr>
          <w:w w:val="105"/>
        </w:rPr>
        <w:t xml:space="preserve">inance ou soumission. Avec ce modèle, on doit pouvoir représenter toutes les émotions sur trois axes au lieu de deux dans le modèle </w:t>
      </w:r>
      <w:proofErr w:type="spellStart"/>
      <w:r>
        <w:rPr>
          <w:w w:val="105"/>
        </w:rPr>
        <w:t>circumplexe</w:t>
      </w:r>
      <w:proofErr w:type="spellEnd"/>
      <w:r>
        <w:rPr>
          <w:w w:val="105"/>
        </w:rPr>
        <w:t>. Le troisième axe : dominance - soumission permet par exemple de distinguer la colère de la</w:t>
      </w:r>
      <w:r>
        <w:rPr>
          <w:spacing w:val="-5"/>
          <w:w w:val="105"/>
        </w:rPr>
        <w:t xml:space="preserve"> </w:t>
      </w:r>
      <w:r>
        <w:rPr>
          <w:w w:val="105"/>
        </w:rPr>
        <w:t>peur</w:t>
      </w:r>
      <w:r>
        <w:rPr>
          <w:spacing w:val="-16"/>
          <w:w w:val="105"/>
        </w:rPr>
        <w:t xml:space="preserve"> </w:t>
      </w:r>
      <w:r>
        <w:rPr>
          <w:w w:val="105"/>
        </w:rPr>
        <w:t>; en colère nous nous sentons en contrôle de la situation, apeuré nous nous sentons acculés, sans issue.</w:t>
      </w:r>
    </w:p>
    <w:p w14:paraId="7E756CDC" w14:textId="77777777" w:rsidR="00C91026" w:rsidRDefault="00C91026">
      <w:pPr>
        <w:pStyle w:val="Corpsdetexte"/>
        <w:spacing w:line="358" w:lineRule="exact"/>
        <w:jc w:val="both"/>
        <w:sectPr w:rsidR="00C91026">
          <w:pgSz w:w="11910" w:h="16840"/>
          <w:pgMar w:top="1280" w:right="1133" w:bottom="1080" w:left="1275" w:header="0" w:footer="889" w:gutter="0"/>
          <w:cols w:space="720"/>
        </w:sectPr>
      </w:pPr>
    </w:p>
    <w:p w14:paraId="79DE36F8" w14:textId="77777777" w:rsidR="00C91026" w:rsidRDefault="00A75B0C">
      <w:pPr>
        <w:pStyle w:val="Corpsdetexte"/>
        <w:spacing w:before="137"/>
        <w:ind w:left="871"/>
      </w:pPr>
      <w:bookmarkStart w:id="28" w:name="_bookmark10"/>
      <w:bookmarkEnd w:id="28"/>
      <w:r>
        <w:rPr>
          <w:rFonts w:ascii="Georgia" w:hAnsi="Georgia"/>
          <w:b/>
        </w:rPr>
        <w:lastRenderedPageBreak/>
        <w:t>Figure</w:t>
      </w:r>
      <w:r>
        <w:rPr>
          <w:rFonts w:ascii="Georgia" w:hAnsi="Georgia"/>
          <w:b/>
          <w:spacing w:val="31"/>
        </w:rPr>
        <w:t xml:space="preserve"> </w:t>
      </w:r>
      <w:r>
        <w:rPr>
          <w:rFonts w:ascii="Georgia" w:hAnsi="Georgia"/>
          <w:b/>
        </w:rPr>
        <w:t>2.2</w:t>
      </w:r>
      <w:r>
        <w:rPr>
          <w:rFonts w:ascii="Georgia" w:hAnsi="Georgia"/>
          <w:b/>
          <w:spacing w:val="32"/>
        </w:rPr>
        <w:t xml:space="preserve"> </w:t>
      </w:r>
      <w:r>
        <w:rPr>
          <w:rFonts w:ascii="Georgia" w:hAnsi="Georgia"/>
          <w:b/>
        </w:rPr>
        <w:t>–</w:t>
      </w:r>
      <w:r>
        <w:rPr>
          <w:rFonts w:ascii="Georgia" w:hAnsi="Georgia"/>
          <w:b/>
          <w:spacing w:val="32"/>
        </w:rPr>
        <w:t xml:space="preserve"> </w:t>
      </w:r>
      <w:r>
        <w:t>Modèle</w:t>
      </w:r>
      <w:r>
        <w:rPr>
          <w:spacing w:val="20"/>
        </w:rPr>
        <w:t xml:space="preserve"> </w:t>
      </w:r>
      <w:proofErr w:type="spellStart"/>
      <w:r>
        <w:t>circumplexe</w:t>
      </w:r>
      <w:proofErr w:type="spellEnd"/>
      <w:r>
        <w:rPr>
          <w:spacing w:val="21"/>
        </w:rPr>
        <w:t xml:space="preserve"> </w:t>
      </w:r>
      <w:r>
        <w:t>des</w:t>
      </w:r>
      <w:r>
        <w:rPr>
          <w:spacing w:val="20"/>
        </w:rPr>
        <w:t xml:space="preserve"> </w:t>
      </w:r>
      <w:r>
        <w:t>émotions</w:t>
      </w:r>
      <w:r>
        <w:rPr>
          <w:spacing w:val="21"/>
        </w:rPr>
        <w:t xml:space="preserve"> </w:t>
      </w:r>
      <w:r>
        <w:t>(Russell</w:t>
      </w:r>
      <w:r>
        <w:rPr>
          <w:spacing w:val="20"/>
        </w:rPr>
        <w:t xml:space="preserve"> </w:t>
      </w:r>
      <w:r>
        <w:t>&amp;</w:t>
      </w:r>
      <w:r>
        <w:rPr>
          <w:spacing w:val="20"/>
        </w:rPr>
        <w:t xml:space="preserve"> </w:t>
      </w:r>
      <w:r>
        <w:t>Barrett,</w:t>
      </w:r>
      <w:r>
        <w:rPr>
          <w:spacing w:val="21"/>
        </w:rPr>
        <w:t xml:space="preserve"> </w:t>
      </w:r>
      <w:hyperlink w:anchor="_bookmark128" w:history="1">
        <w:r>
          <w:rPr>
            <w:spacing w:val="-2"/>
          </w:rPr>
          <w:t>1999</w:t>
        </w:r>
      </w:hyperlink>
      <w:r>
        <w:rPr>
          <w:spacing w:val="-2"/>
        </w:rPr>
        <w:t>)</w:t>
      </w:r>
    </w:p>
    <w:p w14:paraId="5CEFBC75" w14:textId="77777777" w:rsidR="00C91026" w:rsidRDefault="00A75B0C">
      <w:pPr>
        <w:pStyle w:val="Titre3"/>
        <w:spacing w:before="260" w:line="241" w:lineRule="exact"/>
        <w:ind w:left="407" w:right="156"/>
        <w:jc w:val="center"/>
      </w:pPr>
      <w:r>
        <w:rPr>
          <w:spacing w:val="-2"/>
        </w:rPr>
        <w:t>Surprise</w:t>
      </w:r>
    </w:p>
    <w:p w14:paraId="741DB1C9" w14:textId="77777777" w:rsidR="00C91026" w:rsidRDefault="00C91026">
      <w:pPr>
        <w:pStyle w:val="Titre3"/>
        <w:spacing w:line="241" w:lineRule="exact"/>
        <w:jc w:val="center"/>
        <w:sectPr w:rsidR="00C91026">
          <w:pgSz w:w="11910" w:h="16840"/>
          <w:pgMar w:top="1240" w:right="1133" w:bottom="1080" w:left="1275" w:header="0" w:footer="889" w:gutter="0"/>
          <w:cols w:space="720"/>
        </w:sectPr>
      </w:pPr>
    </w:p>
    <w:p w14:paraId="323A71B1" w14:textId="77777777" w:rsidR="00C91026" w:rsidRDefault="00A75B0C">
      <w:pPr>
        <w:pStyle w:val="Titre3"/>
        <w:spacing w:before="246"/>
        <w:ind w:left="0"/>
        <w:jc w:val="right"/>
      </w:pPr>
      <w:r>
        <w:rPr>
          <w:noProof/>
        </w:rPr>
        <mc:AlternateContent>
          <mc:Choice Requires="wpg">
            <w:drawing>
              <wp:anchor distT="0" distB="0" distL="0" distR="0" simplePos="0" relativeHeight="486932992" behindDoc="1" locked="0" layoutInCell="1" allowOverlap="1" wp14:anchorId="04EB4A7E" wp14:editId="5195858F">
                <wp:simplePos x="0" y="0"/>
                <wp:positionH relativeFrom="page">
                  <wp:posOffset>1924820</wp:posOffset>
                </wp:positionH>
                <wp:positionV relativeFrom="paragraph">
                  <wp:posOffset>254823</wp:posOffset>
                </wp:positionV>
                <wp:extent cx="3960495" cy="396049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0495" cy="3960495"/>
                          <a:chOff x="0" y="0"/>
                          <a:chExt cx="3960495" cy="3960495"/>
                        </a:xfrm>
                      </wpg:grpSpPr>
                      <wps:wsp>
                        <wps:cNvPr id="53" name="Graphic 53"/>
                        <wps:cNvSpPr/>
                        <wps:spPr>
                          <a:xfrm>
                            <a:off x="1980035" y="10121"/>
                            <a:ext cx="1270" cy="3950335"/>
                          </a:xfrm>
                          <a:custGeom>
                            <a:avLst/>
                            <a:gdLst/>
                            <a:ahLst/>
                            <a:cxnLst/>
                            <a:rect l="l" t="t" r="r" b="b"/>
                            <a:pathLst>
                              <a:path h="3950335">
                                <a:moveTo>
                                  <a:pt x="0" y="394994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54" name="Graphic 54"/>
                        <wps:cNvSpPr/>
                        <wps:spPr>
                          <a:xfrm>
                            <a:off x="1940526" y="5061"/>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0" y="1980035"/>
                            <a:ext cx="3950335" cy="1270"/>
                          </a:xfrm>
                          <a:custGeom>
                            <a:avLst/>
                            <a:gdLst/>
                            <a:ahLst/>
                            <a:cxnLst/>
                            <a:rect l="l" t="t" r="r" b="b"/>
                            <a:pathLst>
                              <a:path w="3950335">
                                <a:moveTo>
                                  <a:pt x="0" y="0"/>
                                </a:moveTo>
                                <a:lnTo>
                                  <a:pt x="3949948" y="0"/>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3922618" y="194052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57" name="Graphic 57"/>
                        <wps:cNvSpPr/>
                        <wps:spPr>
                          <a:xfrm>
                            <a:off x="180013" y="180012"/>
                            <a:ext cx="3600450" cy="3600450"/>
                          </a:xfrm>
                          <a:custGeom>
                            <a:avLst/>
                            <a:gdLst/>
                            <a:ahLst/>
                            <a:cxnLst/>
                            <a:rect l="l" t="t" r="r" b="b"/>
                            <a:pathLst>
                              <a:path w="3600450" h="3600450">
                                <a:moveTo>
                                  <a:pt x="3600044" y="1800022"/>
                                </a:moveTo>
                                <a:lnTo>
                                  <a:pt x="3599418" y="1752068"/>
                                </a:lnTo>
                                <a:lnTo>
                                  <a:pt x="3597549" y="1704423"/>
                                </a:lnTo>
                                <a:lnTo>
                                  <a:pt x="3594454" y="1657104"/>
                                </a:lnTo>
                                <a:lnTo>
                                  <a:pt x="3590147" y="1610125"/>
                                </a:lnTo>
                                <a:lnTo>
                                  <a:pt x="3584644" y="1563502"/>
                                </a:lnTo>
                                <a:lnTo>
                                  <a:pt x="3577962" y="1517250"/>
                                </a:lnTo>
                                <a:lnTo>
                                  <a:pt x="3570115" y="1471386"/>
                                </a:lnTo>
                                <a:lnTo>
                                  <a:pt x="3561119" y="1425924"/>
                                </a:lnTo>
                                <a:lnTo>
                                  <a:pt x="3550989" y="1380881"/>
                                </a:lnTo>
                                <a:lnTo>
                                  <a:pt x="3539741" y="1336271"/>
                                </a:lnTo>
                                <a:lnTo>
                                  <a:pt x="3527391" y="1292111"/>
                                </a:lnTo>
                                <a:lnTo>
                                  <a:pt x="3513955" y="1248415"/>
                                </a:lnTo>
                                <a:lnTo>
                                  <a:pt x="3499446" y="1205200"/>
                                </a:lnTo>
                                <a:lnTo>
                                  <a:pt x="3483883" y="1162481"/>
                                </a:lnTo>
                                <a:lnTo>
                                  <a:pt x="3467278" y="1120274"/>
                                </a:lnTo>
                                <a:lnTo>
                                  <a:pt x="3449650" y="1078593"/>
                                </a:lnTo>
                                <a:lnTo>
                                  <a:pt x="3431012" y="1037455"/>
                                </a:lnTo>
                                <a:lnTo>
                                  <a:pt x="3411381" y="996876"/>
                                </a:lnTo>
                                <a:lnTo>
                                  <a:pt x="3390771" y="956870"/>
                                </a:lnTo>
                                <a:lnTo>
                                  <a:pt x="3369199" y="917453"/>
                                </a:lnTo>
                                <a:lnTo>
                                  <a:pt x="3346681" y="878641"/>
                                </a:lnTo>
                                <a:lnTo>
                                  <a:pt x="3323231" y="840450"/>
                                </a:lnTo>
                                <a:lnTo>
                                  <a:pt x="3298865" y="802894"/>
                                </a:lnTo>
                                <a:lnTo>
                                  <a:pt x="3273599" y="765990"/>
                                </a:lnTo>
                                <a:lnTo>
                                  <a:pt x="3247448" y="729753"/>
                                </a:lnTo>
                                <a:lnTo>
                                  <a:pt x="3220428" y="694199"/>
                                </a:lnTo>
                                <a:lnTo>
                                  <a:pt x="3192554" y="659342"/>
                                </a:lnTo>
                                <a:lnTo>
                                  <a:pt x="3163842" y="625200"/>
                                </a:lnTo>
                                <a:lnTo>
                                  <a:pt x="3134308" y="591786"/>
                                </a:lnTo>
                                <a:lnTo>
                                  <a:pt x="3103967" y="559117"/>
                                </a:lnTo>
                                <a:lnTo>
                                  <a:pt x="3072835" y="527209"/>
                                </a:lnTo>
                                <a:lnTo>
                                  <a:pt x="3040926" y="496077"/>
                                </a:lnTo>
                                <a:lnTo>
                                  <a:pt x="3008257" y="465735"/>
                                </a:lnTo>
                                <a:lnTo>
                                  <a:pt x="2974844" y="436201"/>
                                </a:lnTo>
                                <a:lnTo>
                                  <a:pt x="2940701" y="407490"/>
                                </a:lnTo>
                                <a:lnTo>
                                  <a:pt x="2905845" y="379616"/>
                                </a:lnTo>
                                <a:lnTo>
                                  <a:pt x="2870290" y="352596"/>
                                </a:lnTo>
                                <a:lnTo>
                                  <a:pt x="2834053" y="326445"/>
                                </a:lnTo>
                                <a:lnTo>
                                  <a:pt x="2797149" y="301179"/>
                                </a:lnTo>
                                <a:lnTo>
                                  <a:pt x="2759594" y="276813"/>
                                </a:lnTo>
                                <a:lnTo>
                                  <a:pt x="2721402" y="253363"/>
                                </a:lnTo>
                                <a:lnTo>
                                  <a:pt x="2682590" y="230844"/>
                                </a:lnTo>
                                <a:lnTo>
                                  <a:pt x="2643174" y="209272"/>
                                </a:lnTo>
                                <a:lnTo>
                                  <a:pt x="2603168" y="188663"/>
                                </a:lnTo>
                                <a:lnTo>
                                  <a:pt x="2562588" y="169032"/>
                                </a:lnTo>
                                <a:lnTo>
                                  <a:pt x="2521450" y="150394"/>
                                </a:lnTo>
                                <a:lnTo>
                                  <a:pt x="2479770" y="132765"/>
                                </a:lnTo>
                                <a:lnTo>
                                  <a:pt x="2437562" y="116161"/>
                                </a:lnTo>
                                <a:lnTo>
                                  <a:pt x="2394843" y="100597"/>
                                </a:lnTo>
                                <a:lnTo>
                                  <a:pt x="2351628" y="86089"/>
                                </a:lnTo>
                                <a:lnTo>
                                  <a:pt x="2307933" y="72652"/>
                                </a:lnTo>
                                <a:lnTo>
                                  <a:pt x="2263773" y="60302"/>
                                </a:lnTo>
                                <a:lnTo>
                                  <a:pt x="2219163" y="49055"/>
                                </a:lnTo>
                                <a:lnTo>
                                  <a:pt x="2174120" y="38925"/>
                                </a:lnTo>
                                <a:lnTo>
                                  <a:pt x="2128658" y="29929"/>
                                </a:lnTo>
                                <a:lnTo>
                                  <a:pt x="2082794" y="22082"/>
                                </a:lnTo>
                                <a:lnTo>
                                  <a:pt x="2036542" y="15399"/>
                                </a:lnTo>
                                <a:lnTo>
                                  <a:pt x="1989919" y="9897"/>
                                </a:lnTo>
                                <a:lnTo>
                                  <a:pt x="1942940" y="5590"/>
                                </a:lnTo>
                                <a:lnTo>
                                  <a:pt x="1895620" y="2495"/>
                                </a:lnTo>
                                <a:lnTo>
                                  <a:pt x="1847976" y="626"/>
                                </a:lnTo>
                                <a:lnTo>
                                  <a:pt x="1800022" y="0"/>
                                </a:lnTo>
                                <a:lnTo>
                                  <a:pt x="1752068" y="626"/>
                                </a:lnTo>
                                <a:lnTo>
                                  <a:pt x="1704423" y="2495"/>
                                </a:lnTo>
                                <a:lnTo>
                                  <a:pt x="1657104" y="5590"/>
                                </a:lnTo>
                                <a:lnTo>
                                  <a:pt x="1610125" y="9897"/>
                                </a:lnTo>
                                <a:lnTo>
                                  <a:pt x="1563502" y="15399"/>
                                </a:lnTo>
                                <a:lnTo>
                                  <a:pt x="1517250" y="22082"/>
                                </a:lnTo>
                                <a:lnTo>
                                  <a:pt x="1471386" y="29929"/>
                                </a:lnTo>
                                <a:lnTo>
                                  <a:pt x="1425924" y="38925"/>
                                </a:lnTo>
                                <a:lnTo>
                                  <a:pt x="1380881" y="49055"/>
                                </a:lnTo>
                                <a:lnTo>
                                  <a:pt x="1336271" y="60302"/>
                                </a:lnTo>
                                <a:lnTo>
                                  <a:pt x="1292111" y="72652"/>
                                </a:lnTo>
                                <a:lnTo>
                                  <a:pt x="1248415" y="86089"/>
                                </a:lnTo>
                                <a:lnTo>
                                  <a:pt x="1205200" y="100597"/>
                                </a:lnTo>
                                <a:lnTo>
                                  <a:pt x="1162481" y="116161"/>
                                </a:lnTo>
                                <a:lnTo>
                                  <a:pt x="1120274" y="132765"/>
                                </a:lnTo>
                                <a:lnTo>
                                  <a:pt x="1078593" y="150394"/>
                                </a:lnTo>
                                <a:lnTo>
                                  <a:pt x="1037455" y="169032"/>
                                </a:lnTo>
                                <a:lnTo>
                                  <a:pt x="996876" y="188663"/>
                                </a:lnTo>
                                <a:lnTo>
                                  <a:pt x="956870" y="209272"/>
                                </a:lnTo>
                                <a:lnTo>
                                  <a:pt x="917453" y="230844"/>
                                </a:lnTo>
                                <a:lnTo>
                                  <a:pt x="878641" y="253363"/>
                                </a:lnTo>
                                <a:lnTo>
                                  <a:pt x="840450" y="276813"/>
                                </a:lnTo>
                                <a:lnTo>
                                  <a:pt x="802894" y="301179"/>
                                </a:lnTo>
                                <a:lnTo>
                                  <a:pt x="765990" y="326445"/>
                                </a:lnTo>
                                <a:lnTo>
                                  <a:pt x="729753" y="352596"/>
                                </a:lnTo>
                                <a:lnTo>
                                  <a:pt x="694199" y="379616"/>
                                </a:lnTo>
                                <a:lnTo>
                                  <a:pt x="659342" y="407490"/>
                                </a:lnTo>
                                <a:lnTo>
                                  <a:pt x="625200" y="436201"/>
                                </a:lnTo>
                                <a:lnTo>
                                  <a:pt x="591786" y="465735"/>
                                </a:lnTo>
                                <a:lnTo>
                                  <a:pt x="559117" y="496077"/>
                                </a:lnTo>
                                <a:lnTo>
                                  <a:pt x="527209" y="527209"/>
                                </a:lnTo>
                                <a:lnTo>
                                  <a:pt x="496077" y="559117"/>
                                </a:lnTo>
                                <a:lnTo>
                                  <a:pt x="465735" y="591786"/>
                                </a:lnTo>
                                <a:lnTo>
                                  <a:pt x="436201" y="625200"/>
                                </a:lnTo>
                                <a:lnTo>
                                  <a:pt x="407490" y="659342"/>
                                </a:lnTo>
                                <a:lnTo>
                                  <a:pt x="379616" y="694199"/>
                                </a:lnTo>
                                <a:lnTo>
                                  <a:pt x="352596" y="729753"/>
                                </a:lnTo>
                                <a:lnTo>
                                  <a:pt x="326445" y="765990"/>
                                </a:lnTo>
                                <a:lnTo>
                                  <a:pt x="301179" y="802894"/>
                                </a:lnTo>
                                <a:lnTo>
                                  <a:pt x="276813" y="840450"/>
                                </a:lnTo>
                                <a:lnTo>
                                  <a:pt x="253363" y="878641"/>
                                </a:lnTo>
                                <a:lnTo>
                                  <a:pt x="230844" y="917453"/>
                                </a:lnTo>
                                <a:lnTo>
                                  <a:pt x="209272" y="956870"/>
                                </a:lnTo>
                                <a:lnTo>
                                  <a:pt x="188663" y="996876"/>
                                </a:lnTo>
                                <a:lnTo>
                                  <a:pt x="169032" y="1037455"/>
                                </a:lnTo>
                                <a:lnTo>
                                  <a:pt x="150394" y="1078593"/>
                                </a:lnTo>
                                <a:lnTo>
                                  <a:pt x="132765" y="1120274"/>
                                </a:lnTo>
                                <a:lnTo>
                                  <a:pt x="116161" y="1162481"/>
                                </a:lnTo>
                                <a:lnTo>
                                  <a:pt x="100597" y="1205200"/>
                                </a:lnTo>
                                <a:lnTo>
                                  <a:pt x="86089" y="1248415"/>
                                </a:lnTo>
                                <a:lnTo>
                                  <a:pt x="72652" y="1292111"/>
                                </a:lnTo>
                                <a:lnTo>
                                  <a:pt x="60302" y="1336271"/>
                                </a:lnTo>
                                <a:lnTo>
                                  <a:pt x="49055" y="1380881"/>
                                </a:lnTo>
                                <a:lnTo>
                                  <a:pt x="38925" y="1425924"/>
                                </a:lnTo>
                                <a:lnTo>
                                  <a:pt x="29929" y="1471386"/>
                                </a:lnTo>
                                <a:lnTo>
                                  <a:pt x="22082" y="1517250"/>
                                </a:lnTo>
                                <a:lnTo>
                                  <a:pt x="15399" y="1563502"/>
                                </a:lnTo>
                                <a:lnTo>
                                  <a:pt x="9897" y="1610125"/>
                                </a:lnTo>
                                <a:lnTo>
                                  <a:pt x="5590" y="1657104"/>
                                </a:lnTo>
                                <a:lnTo>
                                  <a:pt x="2495" y="1704423"/>
                                </a:lnTo>
                                <a:lnTo>
                                  <a:pt x="626" y="1752068"/>
                                </a:lnTo>
                                <a:lnTo>
                                  <a:pt x="0" y="1800022"/>
                                </a:lnTo>
                                <a:lnTo>
                                  <a:pt x="626" y="1847976"/>
                                </a:lnTo>
                                <a:lnTo>
                                  <a:pt x="2495" y="1895620"/>
                                </a:lnTo>
                                <a:lnTo>
                                  <a:pt x="5590" y="1942940"/>
                                </a:lnTo>
                                <a:lnTo>
                                  <a:pt x="9897" y="1989919"/>
                                </a:lnTo>
                                <a:lnTo>
                                  <a:pt x="15399" y="2036542"/>
                                </a:lnTo>
                                <a:lnTo>
                                  <a:pt x="22082" y="2082794"/>
                                </a:lnTo>
                                <a:lnTo>
                                  <a:pt x="29929" y="2128658"/>
                                </a:lnTo>
                                <a:lnTo>
                                  <a:pt x="38925" y="2174120"/>
                                </a:lnTo>
                                <a:lnTo>
                                  <a:pt x="49055" y="2219163"/>
                                </a:lnTo>
                                <a:lnTo>
                                  <a:pt x="60302" y="2263773"/>
                                </a:lnTo>
                                <a:lnTo>
                                  <a:pt x="72652" y="2307933"/>
                                </a:lnTo>
                                <a:lnTo>
                                  <a:pt x="86089" y="2351628"/>
                                </a:lnTo>
                                <a:lnTo>
                                  <a:pt x="100597" y="2394843"/>
                                </a:lnTo>
                                <a:lnTo>
                                  <a:pt x="116161" y="2437562"/>
                                </a:lnTo>
                                <a:lnTo>
                                  <a:pt x="132765" y="2479770"/>
                                </a:lnTo>
                                <a:lnTo>
                                  <a:pt x="150394" y="2521450"/>
                                </a:lnTo>
                                <a:lnTo>
                                  <a:pt x="169032" y="2562588"/>
                                </a:lnTo>
                                <a:lnTo>
                                  <a:pt x="188663" y="2603168"/>
                                </a:lnTo>
                                <a:lnTo>
                                  <a:pt x="209272" y="2643174"/>
                                </a:lnTo>
                                <a:lnTo>
                                  <a:pt x="230844" y="2682590"/>
                                </a:lnTo>
                                <a:lnTo>
                                  <a:pt x="253363" y="2721402"/>
                                </a:lnTo>
                                <a:lnTo>
                                  <a:pt x="276813" y="2759594"/>
                                </a:lnTo>
                                <a:lnTo>
                                  <a:pt x="301179" y="2797149"/>
                                </a:lnTo>
                                <a:lnTo>
                                  <a:pt x="326445" y="2834053"/>
                                </a:lnTo>
                                <a:lnTo>
                                  <a:pt x="352596" y="2870290"/>
                                </a:lnTo>
                                <a:lnTo>
                                  <a:pt x="379616" y="2905845"/>
                                </a:lnTo>
                                <a:lnTo>
                                  <a:pt x="407490" y="2940701"/>
                                </a:lnTo>
                                <a:lnTo>
                                  <a:pt x="436201" y="2974844"/>
                                </a:lnTo>
                                <a:lnTo>
                                  <a:pt x="465735" y="3008257"/>
                                </a:lnTo>
                                <a:lnTo>
                                  <a:pt x="496077" y="3040926"/>
                                </a:lnTo>
                                <a:lnTo>
                                  <a:pt x="527209" y="3072835"/>
                                </a:lnTo>
                                <a:lnTo>
                                  <a:pt x="559117" y="3103967"/>
                                </a:lnTo>
                                <a:lnTo>
                                  <a:pt x="591786" y="3134308"/>
                                </a:lnTo>
                                <a:lnTo>
                                  <a:pt x="625200" y="3163842"/>
                                </a:lnTo>
                                <a:lnTo>
                                  <a:pt x="659342" y="3192554"/>
                                </a:lnTo>
                                <a:lnTo>
                                  <a:pt x="694199" y="3220428"/>
                                </a:lnTo>
                                <a:lnTo>
                                  <a:pt x="729753" y="3247448"/>
                                </a:lnTo>
                                <a:lnTo>
                                  <a:pt x="765990" y="3273599"/>
                                </a:lnTo>
                                <a:lnTo>
                                  <a:pt x="802894" y="3298865"/>
                                </a:lnTo>
                                <a:lnTo>
                                  <a:pt x="840450" y="3323231"/>
                                </a:lnTo>
                                <a:lnTo>
                                  <a:pt x="878641" y="3346681"/>
                                </a:lnTo>
                                <a:lnTo>
                                  <a:pt x="917453" y="3369199"/>
                                </a:lnTo>
                                <a:lnTo>
                                  <a:pt x="956870" y="3390771"/>
                                </a:lnTo>
                                <a:lnTo>
                                  <a:pt x="996876" y="3411381"/>
                                </a:lnTo>
                                <a:lnTo>
                                  <a:pt x="1037455" y="3431012"/>
                                </a:lnTo>
                                <a:lnTo>
                                  <a:pt x="1078593" y="3449650"/>
                                </a:lnTo>
                                <a:lnTo>
                                  <a:pt x="1120274" y="3467278"/>
                                </a:lnTo>
                                <a:lnTo>
                                  <a:pt x="1162481" y="3483883"/>
                                </a:lnTo>
                                <a:lnTo>
                                  <a:pt x="1205200" y="3499446"/>
                                </a:lnTo>
                                <a:lnTo>
                                  <a:pt x="1248415" y="3513955"/>
                                </a:lnTo>
                                <a:lnTo>
                                  <a:pt x="1292111" y="3527391"/>
                                </a:lnTo>
                                <a:lnTo>
                                  <a:pt x="1336271" y="3539741"/>
                                </a:lnTo>
                                <a:lnTo>
                                  <a:pt x="1380881" y="3550989"/>
                                </a:lnTo>
                                <a:lnTo>
                                  <a:pt x="1425924" y="3561119"/>
                                </a:lnTo>
                                <a:lnTo>
                                  <a:pt x="1471386" y="3570115"/>
                                </a:lnTo>
                                <a:lnTo>
                                  <a:pt x="1517250" y="3577962"/>
                                </a:lnTo>
                                <a:lnTo>
                                  <a:pt x="1563502" y="3584644"/>
                                </a:lnTo>
                                <a:lnTo>
                                  <a:pt x="1610125" y="3590147"/>
                                </a:lnTo>
                                <a:lnTo>
                                  <a:pt x="1657104" y="3594454"/>
                                </a:lnTo>
                                <a:lnTo>
                                  <a:pt x="1704423" y="3597549"/>
                                </a:lnTo>
                                <a:lnTo>
                                  <a:pt x="1752068" y="3599418"/>
                                </a:lnTo>
                                <a:lnTo>
                                  <a:pt x="1800022" y="3600044"/>
                                </a:lnTo>
                                <a:lnTo>
                                  <a:pt x="1847976" y="3599418"/>
                                </a:lnTo>
                                <a:lnTo>
                                  <a:pt x="1895620" y="3597549"/>
                                </a:lnTo>
                                <a:lnTo>
                                  <a:pt x="1942940" y="3594454"/>
                                </a:lnTo>
                                <a:lnTo>
                                  <a:pt x="1989919" y="3590147"/>
                                </a:lnTo>
                                <a:lnTo>
                                  <a:pt x="2036542" y="3584644"/>
                                </a:lnTo>
                                <a:lnTo>
                                  <a:pt x="2082794" y="3577962"/>
                                </a:lnTo>
                                <a:lnTo>
                                  <a:pt x="2128658" y="3570115"/>
                                </a:lnTo>
                                <a:lnTo>
                                  <a:pt x="2174120" y="3561119"/>
                                </a:lnTo>
                                <a:lnTo>
                                  <a:pt x="2219163" y="3550989"/>
                                </a:lnTo>
                                <a:lnTo>
                                  <a:pt x="2263773" y="3539741"/>
                                </a:lnTo>
                                <a:lnTo>
                                  <a:pt x="2307933" y="3527391"/>
                                </a:lnTo>
                                <a:lnTo>
                                  <a:pt x="2351628" y="3513955"/>
                                </a:lnTo>
                                <a:lnTo>
                                  <a:pt x="2394843" y="3499446"/>
                                </a:lnTo>
                                <a:lnTo>
                                  <a:pt x="2437562" y="3483883"/>
                                </a:lnTo>
                                <a:lnTo>
                                  <a:pt x="2479770" y="3467278"/>
                                </a:lnTo>
                                <a:lnTo>
                                  <a:pt x="2521450" y="3449650"/>
                                </a:lnTo>
                                <a:lnTo>
                                  <a:pt x="2562588" y="3431012"/>
                                </a:lnTo>
                                <a:lnTo>
                                  <a:pt x="2603168" y="3411381"/>
                                </a:lnTo>
                                <a:lnTo>
                                  <a:pt x="2643174" y="3390771"/>
                                </a:lnTo>
                                <a:lnTo>
                                  <a:pt x="2682590" y="3369199"/>
                                </a:lnTo>
                                <a:lnTo>
                                  <a:pt x="2721402" y="3346681"/>
                                </a:lnTo>
                                <a:lnTo>
                                  <a:pt x="2759594" y="3323231"/>
                                </a:lnTo>
                                <a:lnTo>
                                  <a:pt x="2797149" y="3298865"/>
                                </a:lnTo>
                                <a:lnTo>
                                  <a:pt x="2834053" y="3273599"/>
                                </a:lnTo>
                                <a:lnTo>
                                  <a:pt x="2870290" y="3247448"/>
                                </a:lnTo>
                                <a:lnTo>
                                  <a:pt x="2905845" y="3220428"/>
                                </a:lnTo>
                                <a:lnTo>
                                  <a:pt x="2940701" y="3192554"/>
                                </a:lnTo>
                                <a:lnTo>
                                  <a:pt x="2974844" y="3163842"/>
                                </a:lnTo>
                                <a:lnTo>
                                  <a:pt x="3008257" y="3134308"/>
                                </a:lnTo>
                                <a:lnTo>
                                  <a:pt x="3040926" y="3103967"/>
                                </a:lnTo>
                                <a:lnTo>
                                  <a:pt x="3072835" y="3072835"/>
                                </a:lnTo>
                                <a:lnTo>
                                  <a:pt x="3103967" y="3040926"/>
                                </a:lnTo>
                                <a:lnTo>
                                  <a:pt x="3134308" y="3008257"/>
                                </a:lnTo>
                                <a:lnTo>
                                  <a:pt x="3163842" y="2974844"/>
                                </a:lnTo>
                                <a:lnTo>
                                  <a:pt x="3192554" y="2940701"/>
                                </a:lnTo>
                                <a:lnTo>
                                  <a:pt x="3220428" y="2905845"/>
                                </a:lnTo>
                                <a:lnTo>
                                  <a:pt x="3247448" y="2870290"/>
                                </a:lnTo>
                                <a:lnTo>
                                  <a:pt x="3273599" y="2834053"/>
                                </a:lnTo>
                                <a:lnTo>
                                  <a:pt x="3298865" y="2797149"/>
                                </a:lnTo>
                                <a:lnTo>
                                  <a:pt x="3323231" y="2759594"/>
                                </a:lnTo>
                                <a:lnTo>
                                  <a:pt x="3346681" y="2721402"/>
                                </a:lnTo>
                                <a:lnTo>
                                  <a:pt x="3369199" y="2682590"/>
                                </a:lnTo>
                                <a:lnTo>
                                  <a:pt x="3390771" y="2643174"/>
                                </a:lnTo>
                                <a:lnTo>
                                  <a:pt x="3411381" y="2603168"/>
                                </a:lnTo>
                                <a:lnTo>
                                  <a:pt x="3431012" y="2562588"/>
                                </a:lnTo>
                                <a:lnTo>
                                  <a:pt x="3449650" y="2521450"/>
                                </a:lnTo>
                                <a:lnTo>
                                  <a:pt x="3467278" y="2479770"/>
                                </a:lnTo>
                                <a:lnTo>
                                  <a:pt x="3483883" y="2437562"/>
                                </a:lnTo>
                                <a:lnTo>
                                  <a:pt x="3499446" y="2394843"/>
                                </a:lnTo>
                                <a:lnTo>
                                  <a:pt x="3513955" y="2351628"/>
                                </a:lnTo>
                                <a:lnTo>
                                  <a:pt x="3527391" y="2307933"/>
                                </a:lnTo>
                                <a:lnTo>
                                  <a:pt x="3539741" y="2263773"/>
                                </a:lnTo>
                                <a:lnTo>
                                  <a:pt x="3550989" y="2219163"/>
                                </a:lnTo>
                                <a:lnTo>
                                  <a:pt x="3561119" y="2174120"/>
                                </a:lnTo>
                                <a:lnTo>
                                  <a:pt x="3570115" y="2128658"/>
                                </a:lnTo>
                                <a:lnTo>
                                  <a:pt x="3577962" y="2082794"/>
                                </a:lnTo>
                                <a:lnTo>
                                  <a:pt x="3584644" y="2036542"/>
                                </a:lnTo>
                                <a:lnTo>
                                  <a:pt x="3590147" y="1989919"/>
                                </a:lnTo>
                                <a:lnTo>
                                  <a:pt x="3594454" y="1942940"/>
                                </a:lnTo>
                                <a:lnTo>
                                  <a:pt x="3597549" y="1895620"/>
                                </a:lnTo>
                                <a:lnTo>
                                  <a:pt x="3599418" y="1847976"/>
                                </a:lnTo>
                                <a:lnTo>
                                  <a:pt x="3600044" y="1800022"/>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id="Group 52" o:spid="_x0000_s1026" style="position:absolute;margin-left:151.55pt;margin-top:20.05pt;width:311.85pt;height:311.85pt;z-index:-16383488;mso-wrap-distance-left:0;mso-wrap-distance-right:0;mso-position-horizontal-relative:page" coordsize="39604,39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">
                <v:shape id="Graphic 53" o:spid="_x0000_s1027" style="position:absolute;left:19800;top:101;width:13;height:39503;visibility:visible;mso-wrap-style:square;v-text-anchor:top" coordsize="1270,395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" path="m,3949948l,e" filled="f" strokeweight=".28117mm">
                  <v:path arrowok="t"/>
                </v:shape>
                <v:shape id="Graphic 54" o:spid="_x0000_s1028" style="position:absolute;left:19405;top:50;width:794;height:324;visibility:visible;mso-wrap-style:square;v-text-anchor:top" coordsize="7937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" path="m,32390l15525,26701,26915,18958,34724,9833,39509,r4784,9833l52102,18958r11390,7743l79018,32390e" filled="f" strokeweight=".28117mm">
                  <v:path arrowok="t"/>
                </v:shape>
                <v:shape id="Graphic 55" o:spid="_x0000_s1029" style="position:absolute;top:19800;width:39503;height:13;visibility:visible;mso-wrap-style:square;v-text-anchor:top" coordsize="3950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" path="m,l3949948,e" filled="f" strokeweight=".28117mm">
                  <v:path arrowok="t"/>
                </v:shape>
                <v:shape id="Graphic 56" o:spid="_x0000_s1030" style="position:absolute;left:39226;top:19405;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" path="m,l5689,15525r7743,11390l22556,34724r9834,4785l22556,44293r-9124,7809l5689,63492,,79018e" filled="f" strokeweight=".28117mm">
                  <v:path arrowok="t"/>
                </v:shape>
                <v:shape id="Graphic 57" o:spid="_x0000_s1031" style="position:absolute;left:1800;top:1800;width:36004;height:36004;visibility:visible;mso-wrap-style:square;v-text-anchor:top" coordsize="3600450,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" path="m3600044,1800022r-626,-47954l3597549,1704423r-3095,-47319l3590147,1610125r-5503,-46623l3577962,1517250r-7847,-45864l3561119,1425924r-10130,-45043l3539741,1336271r-12350,-44160l3513955,1248415r-14509,-43215l3483883,1162481r-16605,-42207l3449650,1078593r-18638,-41138l3411381,996876r-20610,-40006l3369199,917453r-22518,-38812l3323231,840450r-24366,-37556l3273599,765990r-26151,-36237l3220428,694199r-27874,-34857l3163842,625200r-29534,-33414l3103967,559117r-31132,-31908l3040926,496077r-32669,-30342l2974844,436201r-34143,-28711l2905845,379616r-35555,-27020l2834053,326445r-36904,-25266l2759594,276813r-38192,-23450l2682590,230844r-39416,-21572l2603168,188663r-40580,-19631l2521450,150394r-41680,-17629l2437562,116161r-42719,-15564l2351628,86089,2307933,72652,2263773,60302,2219163,49055,2174120,38925r-45462,-8996l2082794,22082r-46252,-6683l1989919,9897,1942940,5590,1895620,2495,1847976,626,1800022,r-47954,626l1704423,2495r-47319,3095l1610125,9897r-46623,5502l1517250,22082r-45864,7847l1425924,38925r-45043,10130l1336271,60302r-44160,12350l1248415,86089r-43215,14508l1162481,116161r-42207,16604l1078593,150394r-41138,18638l996876,188663r-40006,20609l917453,230844r-38812,22519l840450,276813r-37556,24366l765990,326445r-36237,26151l694199,379616r-34857,27874l625200,436201r-33414,29534l559117,496077r-31908,31132l496077,559117r-30342,32669l436201,625200r-28711,34142l379616,694199r-27020,35554l326445,765990r-25266,36904l276813,840450r-23450,38191l230844,917453r-21572,39417l188663,996876r-19631,40579l150394,1078593r-17629,41681l116161,1162481r-15564,42719l86089,1248415r-13437,43696l60302,1336271r-11247,44610l38925,1425924r-8996,45462l22082,1517250r-6683,46252l9897,1610125r-4307,46979l2495,1704423,626,1752068,,1800022r626,47954l2495,1895620r3095,47320l9897,1989919r5502,46623l22082,2082794r7847,45864l38925,2174120r10130,45043l60302,2263773r12350,44160l86089,2351628r14508,43215l116161,2437562r16604,42208l150394,2521450r18638,41138l188663,2603168r20609,40006l230844,2682590r22519,38812l276813,2759594r24366,37555l326445,2834053r26151,36237l379616,2905845r27874,34856l436201,2974844r29534,33413l496077,3040926r31132,31909l559117,3103967r32669,30341l625200,3163842r34142,28712l694199,3220428r35554,27020l765990,3273599r36904,25266l840450,3323231r38191,23450l917453,3369199r39417,21572l996876,3411381r40579,19631l1078593,3449650r41681,17628l1162481,3483883r42719,15563l1248415,3513955r43696,13436l1336271,3539741r44610,11248l1425924,3561119r45462,8996l1517250,3577962r46252,6682l1610125,3590147r46979,4307l1704423,3597549r47645,1869l1800022,3600044r47954,-626l1895620,3597549r47320,-3095l1989919,3590147r46623,-5503l2082794,3577962r45864,-7847l2174120,3561119r45043,-10130l2263773,3539741r44160,-12350l2351628,3513955r43215,-14509l2437562,3483883r42208,-16605l2521450,3449650r41138,-18638l2603168,3411381r40006,-20610l2682590,3369199r38812,-22518l2759594,3323231r37555,-24366l2834053,3273599r36237,-26151l2905845,3220428r34856,-27874l2974844,3163842r33413,-29534l3040926,3103967r31909,-31132l3103967,3040926r30341,-32669l3163842,2974844r28712,-34143l3220428,2905845r27020,-35555l3273599,2834053r25266,-36904l3323231,2759594r23450,-38192l3369199,2682590r21572,-39416l3411381,2603168r19631,-40580l3449650,2521450r17628,-41680l3483883,2437562r15563,-42719l3513955,2351628r13436,-43695l3539741,2263773r11248,-44610l3561119,2174120r8996,-45462l3577962,2082794r6682,-46252l3590147,1989919r4307,-46979l3597549,1895620r1869,-47644l3600044,1800022xe" filled="f" strokeweight=".28117mm">
                  <v:path arrowok="t"/>
                </v:shape>
                <w10:wrap anchorx="page"/>
              </v:group>
            </w:pict>
          </mc:Fallback>
        </mc:AlternateContent>
      </w:r>
      <w:r>
        <w:rPr>
          <w:spacing w:val="-4"/>
        </w:rPr>
        <w:t>Peur</w:t>
      </w:r>
    </w:p>
    <w:p w14:paraId="07286EF1" w14:textId="77777777" w:rsidR="00C91026" w:rsidRDefault="00A75B0C">
      <w:pPr>
        <w:pStyle w:val="Titre3"/>
        <w:spacing w:before="52"/>
        <w:ind w:left="534"/>
      </w:pPr>
      <w:r>
        <w:rPr>
          <w:b w:val="0"/>
        </w:rPr>
        <w:br w:type="column"/>
      </w:r>
      <w:r>
        <w:rPr>
          <w:spacing w:val="-2"/>
        </w:rPr>
        <w:t>Activation</w:t>
      </w:r>
    </w:p>
    <w:p w14:paraId="3534CCA6" w14:textId="77777777" w:rsidR="00C91026" w:rsidRDefault="00C91026">
      <w:pPr>
        <w:pStyle w:val="Titre3"/>
        <w:sectPr w:rsidR="00C91026">
          <w:type w:val="continuous"/>
          <w:pgSz w:w="11910" w:h="16840"/>
          <w:pgMar w:top="1920" w:right="1133" w:bottom="280" w:left="1275" w:header="0" w:footer="889" w:gutter="0"/>
          <w:cols w:num="2" w:space="720" w:equalWidth="0">
            <w:col w:w="3693" w:space="40"/>
            <w:col w:w="5769"/>
          </w:cols>
        </w:sectPr>
      </w:pPr>
    </w:p>
    <w:p w14:paraId="459BBF84" w14:textId="77777777" w:rsidR="00C91026" w:rsidRDefault="00C91026">
      <w:pPr>
        <w:pStyle w:val="Corpsdetexte"/>
        <w:spacing w:before="36"/>
        <w:rPr>
          <w:rFonts w:ascii="Georgia"/>
          <w:b/>
          <w:sz w:val="20"/>
        </w:rPr>
      </w:pPr>
    </w:p>
    <w:p w14:paraId="030F022C" w14:textId="77777777" w:rsidR="00C91026" w:rsidRDefault="00C91026">
      <w:pPr>
        <w:pStyle w:val="Corpsdetexte"/>
        <w:rPr>
          <w:rFonts w:ascii="Georgia"/>
          <w:b/>
          <w:sz w:val="20"/>
        </w:rPr>
        <w:sectPr w:rsidR="00C91026">
          <w:type w:val="continuous"/>
          <w:pgSz w:w="11910" w:h="16840"/>
          <w:pgMar w:top="1920" w:right="1133" w:bottom="280" w:left="1275" w:header="0" w:footer="889" w:gutter="0"/>
          <w:cols w:space="720"/>
        </w:sectPr>
      </w:pPr>
    </w:p>
    <w:p w14:paraId="71D315F1" w14:textId="77777777" w:rsidR="00C91026" w:rsidRDefault="00C91026">
      <w:pPr>
        <w:pStyle w:val="Corpsdetexte"/>
        <w:spacing w:before="104"/>
        <w:rPr>
          <w:rFonts w:ascii="Georgia"/>
          <w:b/>
        </w:rPr>
      </w:pPr>
    </w:p>
    <w:p w14:paraId="49FDB517" w14:textId="77777777" w:rsidR="00C91026" w:rsidRDefault="00A75B0C">
      <w:pPr>
        <w:pStyle w:val="Titre3"/>
        <w:ind w:left="0"/>
        <w:jc w:val="right"/>
      </w:pPr>
      <w:r>
        <w:rPr>
          <w:spacing w:val="-2"/>
        </w:rPr>
        <w:t>Colère</w:t>
      </w:r>
    </w:p>
    <w:p w14:paraId="25190B66" w14:textId="77777777" w:rsidR="00C91026" w:rsidRDefault="00C91026">
      <w:pPr>
        <w:pStyle w:val="Corpsdetexte"/>
        <w:rPr>
          <w:rFonts w:ascii="Georgia"/>
          <w:b/>
        </w:rPr>
      </w:pPr>
    </w:p>
    <w:p w14:paraId="4CD70BF0" w14:textId="77777777" w:rsidR="00C91026" w:rsidRDefault="00C91026">
      <w:pPr>
        <w:pStyle w:val="Corpsdetexte"/>
        <w:rPr>
          <w:rFonts w:ascii="Georgia"/>
          <w:b/>
        </w:rPr>
      </w:pPr>
    </w:p>
    <w:p w14:paraId="70F1E5C1" w14:textId="77777777" w:rsidR="00C91026" w:rsidRDefault="00C91026">
      <w:pPr>
        <w:pStyle w:val="Corpsdetexte"/>
        <w:spacing w:before="215"/>
        <w:rPr>
          <w:rFonts w:ascii="Georgia"/>
          <w:b/>
        </w:rPr>
      </w:pPr>
    </w:p>
    <w:p w14:paraId="0B0808B7" w14:textId="77777777" w:rsidR="00C91026" w:rsidRDefault="00A75B0C">
      <w:pPr>
        <w:pStyle w:val="Titre3"/>
        <w:spacing w:before="1" w:line="264" w:lineRule="exact"/>
        <w:ind w:left="1107"/>
      </w:pPr>
      <w:r>
        <w:rPr>
          <w:spacing w:val="-2"/>
        </w:rPr>
        <w:t>Dégoût</w:t>
      </w:r>
    </w:p>
    <w:p w14:paraId="4E4301A9" w14:textId="77777777" w:rsidR="00C91026" w:rsidRDefault="00A75B0C">
      <w:pPr>
        <w:spacing w:before="207"/>
        <w:rPr>
          <w:rFonts w:ascii="Georgia"/>
          <w:b/>
          <w:sz w:val="20"/>
        </w:rPr>
      </w:pPr>
      <w:r>
        <w:br w:type="column"/>
      </w:r>
    </w:p>
    <w:p w14:paraId="7BA39E89" w14:textId="77777777" w:rsidR="00C91026" w:rsidRDefault="00A75B0C">
      <w:pPr>
        <w:spacing w:line="410" w:lineRule="auto"/>
        <w:ind w:left="868" w:firstLine="317"/>
        <w:rPr>
          <w:sz w:val="20"/>
        </w:rPr>
      </w:pPr>
      <w:r>
        <w:rPr>
          <w:spacing w:val="-2"/>
          <w:w w:val="110"/>
          <w:sz w:val="20"/>
        </w:rPr>
        <w:t>tendu nerveux</w:t>
      </w:r>
    </w:p>
    <w:p w14:paraId="4F05EE6C" w14:textId="77777777" w:rsidR="00C91026" w:rsidRDefault="00A75B0C">
      <w:pPr>
        <w:spacing w:before="75"/>
        <w:ind w:left="622"/>
        <w:rPr>
          <w:sz w:val="20"/>
        </w:rPr>
      </w:pPr>
      <w:r>
        <w:rPr>
          <w:spacing w:val="-2"/>
          <w:w w:val="105"/>
          <w:sz w:val="20"/>
        </w:rPr>
        <w:t>stressé</w:t>
      </w:r>
    </w:p>
    <w:p w14:paraId="31987A6E" w14:textId="77777777" w:rsidR="00C91026" w:rsidRDefault="00C91026">
      <w:pPr>
        <w:pStyle w:val="Corpsdetexte"/>
        <w:spacing w:before="13"/>
        <w:rPr>
          <w:sz w:val="20"/>
        </w:rPr>
      </w:pPr>
    </w:p>
    <w:p w14:paraId="419D9598" w14:textId="77777777" w:rsidR="00C91026" w:rsidRDefault="00A75B0C">
      <w:pPr>
        <w:spacing w:line="179" w:lineRule="exact"/>
        <w:ind w:left="371"/>
        <w:rPr>
          <w:sz w:val="20"/>
        </w:rPr>
      </w:pPr>
      <w:r>
        <w:rPr>
          <w:spacing w:val="-2"/>
          <w:w w:val="110"/>
          <w:sz w:val="20"/>
        </w:rPr>
        <w:t>contrarié</w:t>
      </w:r>
    </w:p>
    <w:p w14:paraId="5580B492" w14:textId="77777777" w:rsidR="00C91026" w:rsidRDefault="00A75B0C">
      <w:pPr>
        <w:spacing w:before="99"/>
        <w:rPr>
          <w:sz w:val="20"/>
        </w:rPr>
      </w:pPr>
      <w:r>
        <w:br w:type="column"/>
      </w:r>
    </w:p>
    <w:p w14:paraId="459C2266" w14:textId="77777777" w:rsidR="00C91026" w:rsidRDefault="00A75B0C">
      <w:pPr>
        <w:ind w:left="665"/>
        <w:rPr>
          <w:sz w:val="20"/>
        </w:rPr>
      </w:pPr>
      <w:r>
        <w:rPr>
          <w:spacing w:val="-2"/>
          <w:w w:val="110"/>
          <w:sz w:val="20"/>
        </w:rPr>
        <w:t>alerte</w:t>
      </w:r>
    </w:p>
    <w:p w14:paraId="11E08956" w14:textId="77777777" w:rsidR="00C91026" w:rsidRDefault="00A75B0C">
      <w:pPr>
        <w:pStyle w:val="Titre3"/>
        <w:spacing w:before="152"/>
        <w:ind w:left="1151"/>
      </w:pPr>
      <w:r>
        <w:rPr>
          <w:b w:val="0"/>
        </w:rPr>
        <w:br w:type="column"/>
      </w:r>
      <w:r>
        <w:rPr>
          <w:spacing w:val="-2"/>
        </w:rPr>
        <w:t>Excitation</w:t>
      </w:r>
    </w:p>
    <w:p w14:paraId="6E015965" w14:textId="77777777" w:rsidR="00C91026" w:rsidRDefault="00C91026">
      <w:pPr>
        <w:pStyle w:val="Corpsdetexte"/>
        <w:spacing w:before="80"/>
        <w:rPr>
          <w:rFonts w:ascii="Georgia"/>
          <w:b/>
        </w:rPr>
      </w:pPr>
    </w:p>
    <w:p w14:paraId="44CF5786" w14:textId="77777777" w:rsidR="00C91026" w:rsidRDefault="00A75B0C">
      <w:pPr>
        <w:ind w:left="123"/>
        <w:rPr>
          <w:sz w:val="20"/>
        </w:rPr>
      </w:pPr>
      <w:r>
        <w:rPr>
          <w:spacing w:val="-2"/>
          <w:w w:val="105"/>
          <w:sz w:val="20"/>
        </w:rPr>
        <w:t>excité</w:t>
      </w:r>
    </w:p>
    <w:p w14:paraId="615D95CE" w14:textId="77777777" w:rsidR="00C91026" w:rsidRDefault="00C91026">
      <w:pPr>
        <w:pStyle w:val="Corpsdetexte"/>
        <w:spacing w:before="106"/>
        <w:rPr>
          <w:sz w:val="20"/>
        </w:rPr>
      </w:pPr>
    </w:p>
    <w:p w14:paraId="5E48EFC7" w14:textId="77777777" w:rsidR="00C91026" w:rsidRDefault="00A75B0C">
      <w:pPr>
        <w:ind w:left="566"/>
        <w:rPr>
          <w:sz w:val="20"/>
        </w:rPr>
      </w:pPr>
      <w:r>
        <w:rPr>
          <w:spacing w:val="-2"/>
          <w:w w:val="105"/>
          <w:sz w:val="20"/>
        </w:rPr>
        <w:t>élancé</w:t>
      </w:r>
    </w:p>
    <w:p w14:paraId="2F238D5F" w14:textId="77777777" w:rsidR="00C91026" w:rsidRDefault="00C91026">
      <w:pPr>
        <w:rPr>
          <w:sz w:val="20"/>
        </w:rPr>
        <w:sectPr w:rsidR="00C91026">
          <w:type w:val="continuous"/>
          <w:pgSz w:w="11910" w:h="16840"/>
          <w:pgMar w:top="1920" w:right="1133" w:bottom="280" w:left="1275" w:header="0" w:footer="889" w:gutter="0"/>
          <w:cols w:num="4" w:space="720" w:equalWidth="0">
            <w:col w:w="2605" w:space="40"/>
            <w:col w:w="1684" w:space="39"/>
            <w:col w:w="1154" w:space="40"/>
            <w:col w:w="3940"/>
          </w:cols>
        </w:sectPr>
      </w:pPr>
    </w:p>
    <w:p w14:paraId="01F33475" w14:textId="77777777" w:rsidR="00C91026" w:rsidRDefault="00C91026">
      <w:pPr>
        <w:pStyle w:val="Corpsdetexte"/>
      </w:pPr>
    </w:p>
    <w:p w14:paraId="6A300FCB" w14:textId="77777777" w:rsidR="00C91026" w:rsidRDefault="00C91026">
      <w:pPr>
        <w:pStyle w:val="Corpsdetexte"/>
        <w:spacing w:before="78"/>
      </w:pPr>
    </w:p>
    <w:p w14:paraId="50DACDCB" w14:textId="77777777" w:rsidR="00C91026" w:rsidRDefault="00A75B0C">
      <w:pPr>
        <w:pStyle w:val="Titre3"/>
        <w:ind w:left="221"/>
      </w:pPr>
      <w:r>
        <w:rPr>
          <w:spacing w:val="-9"/>
        </w:rPr>
        <w:t>Désagréable</w:t>
      </w:r>
    </w:p>
    <w:p w14:paraId="7515B691" w14:textId="77777777" w:rsidR="00C91026" w:rsidRDefault="00A75B0C">
      <w:pPr>
        <w:spacing w:before="41"/>
        <w:ind w:left="221"/>
        <w:rPr>
          <w:sz w:val="20"/>
        </w:rPr>
      </w:pPr>
      <w:r>
        <w:br w:type="column"/>
      </w:r>
      <w:r>
        <w:rPr>
          <w:spacing w:val="-2"/>
          <w:w w:val="105"/>
          <w:sz w:val="20"/>
        </w:rPr>
        <w:t>heureux</w:t>
      </w:r>
    </w:p>
    <w:p w14:paraId="5D09C000" w14:textId="77777777" w:rsidR="00C91026" w:rsidRDefault="00A75B0C">
      <w:pPr>
        <w:pStyle w:val="Titre3"/>
        <w:spacing w:before="51"/>
        <w:ind w:left="221"/>
      </w:pPr>
      <w:r>
        <w:rPr>
          <w:b w:val="0"/>
        </w:rPr>
        <w:br w:type="column"/>
      </w:r>
      <w:r>
        <w:rPr>
          <w:spacing w:val="-2"/>
        </w:rPr>
        <w:t>Bonheur</w:t>
      </w:r>
    </w:p>
    <w:p w14:paraId="5A17AC6C" w14:textId="77777777" w:rsidR="00C91026" w:rsidRDefault="00C91026">
      <w:pPr>
        <w:pStyle w:val="Corpsdetexte"/>
        <w:spacing w:before="33"/>
        <w:rPr>
          <w:rFonts w:ascii="Georgia"/>
          <w:b/>
        </w:rPr>
      </w:pPr>
    </w:p>
    <w:p w14:paraId="593E7EB4" w14:textId="77777777" w:rsidR="00C91026" w:rsidRDefault="00A75B0C">
      <w:pPr>
        <w:pStyle w:val="Titre3"/>
        <w:ind w:left="565"/>
      </w:pPr>
      <w:r>
        <w:rPr>
          <w:spacing w:val="-2"/>
        </w:rPr>
        <w:t>Agréable</w:t>
      </w:r>
    </w:p>
    <w:p w14:paraId="4D8FA691" w14:textId="77777777" w:rsidR="00C91026" w:rsidRDefault="00C91026">
      <w:pPr>
        <w:pStyle w:val="Titre3"/>
        <w:sectPr w:rsidR="00C91026">
          <w:type w:val="continuous"/>
          <w:pgSz w:w="11910" w:h="16840"/>
          <w:pgMar w:top="1920" w:right="1133" w:bottom="280" w:left="1275" w:header="0" w:footer="889" w:gutter="0"/>
          <w:cols w:num="3" w:space="720" w:equalWidth="0">
            <w:col w:w="1673" w:space="4364"/>
            <w:col w:w="955" w:space="563"/>
            <w:col w:w="1947"/>
          </w:cols>
        </w:sectPr>
      </w:pPr>
    </w:p>
    <w:p w14:paraId="1AF5E717" w14:textId="77777777" w:rsidR="00C91026" w:rsidRDefault="00C91026">
      <w:pPr>
        <w:pStyle w:val="Corpsdetexte"/>
        <w:spacing w:before="25"/>
        <w:rPr>
          <w:rFonts w:ascii="Georgia"/>
          <w:b/>
          <w:sz w:val="20"/>
        </w:rPr>
      </w:pPr>
    </w:p>
    <w:p w14:paraId="66AF0BBC" w14:textId="77777777" w:rsidR="00C91026" w:rsidRDefault="00C91026">
      <w:pPr>
        <w:pStyle w:val="Corpsdetexte"/>
        <w:rPr>
          <w:rFonts w:ascii="Georgia"/>
          <w:b/>
          <w:sz w:val="20"/>
        </w:rPr>
        <w:sectPr w:rsidR="00C91026">
          <w:type w:val="continuous"/>
          <w:pgSz w:w="11910" w:h="16840"/>
          <w:pgMar w:top="1920" w:right="1133" w:bottom="280" w:left="1275" w:header="0" w:footer="889" w:gutter="0"/>
          <w:cols w:space="720"/>
        </w:sectPr>
      </w:pPr>
    </w:p>
    <w:p w14:paraId="646215D8" w14:textId="77777777" w:rsidR="00C91026" w:rsidRDefault="00C91026">
      <w:pPr>
        <w:pStyle w:val="Corpsdetexte"/>
        <w:spacing w:before="154"/>
        <w:rPr>
          <w:rFonts w:ascii="Georgia"/>
          <w:b/>
        </w:rPr>
      </w:pPr>
    </w:p>
    <w:p w14:paraId="21ECE48D" w14:textId="77777777" w:rsidR="00C91026" w:rsidRDefault="00A75B0C">
      <w:pPr>
        <w:pStyle w:val="Titre3"/>
        <w:ind w:left="888"/>
      </w:pPr>
      <w:r>
        <w:rPr>
          <w:spacing w:val="-9"/>
        </w:rPr>
        <w:t>Tristesse</w:t>
      </w:r>
    </w:p>
    <w:p w14:paraId="1808A9FA" w14:textId="77777777" w:rsidR="00C91026" w:rsidRDefault="00A75B0C">
      <w:pPr>
        <w:spacing w:before="143"/>
        <w:ind w:left="888"/>
        <w:rPr>
          <w:sz w:val="20"/>
        </w:rPr>
      </w:pPr>
      <w:r>
        <w:br w:type="column"/>
      </w:r>
      <w:r>
        <w:rPr>
          <w:spacing w:val="-2"/>
          <w:w w:val="115"/>
          <w:sz w:val="20"/>
        </w:rPr>
        <w:t>triste</w:t>
      </w:r>
    </w:p>
    <w:p w14:paraId="1F6D8A81" w14:textId="77777777" w:rsidR="00C91026" w:rsidRDefault="00C91026">
      <w:pPr>
        <w:pStyle w:val="Corpsdetexte"/>
        <w:spacing w:before="171"/>
        <w:rPr>
          <w:sz w:val="20"/>
        </w:rPr>
      </w:pPr>
    </w:p>
    <w:p w14:paraId="4867308F" w14:textId="77777777" w:rsidR="00C91026" w:rsidRDefault="00A75B0C">
      <w:pPr>
        <w:ind w:left="978"/>
        <w:rPr>
          <w:sz w:val="20"/>
        </w:rPr>
      </w:pPr>
      <w:r>
        <w:rPr>
          <w:spacing w:val="-2"/>
          <w:w w:val="105"/>
          <w:sz w:val="20"/>
        </w:rPr>
        <w:t>déprimé</w:t>
      </w:r>
    </w:p>
    <w:p w14:paraId="39BEB28B" w14:textId="77777777" w:rsidR="00C91026" w:rsidRDefault="00C91026">
      <w:pPr>
        <w:pStyle w:val="Corpsdetexte"/>
        <w:spacing w:before="104"/>
        <w:rPr>
          <w:sz w:val="20"/>
        </w:rPr>
      </w:pPr>
    </w:p>
    <w:p w14:paraId="63D45B1B" w14:textId="77777777" w:rsidR="00C91026" w:rsidRDefault="00A75B0C">
      <w:pPr>
        <w:ind w:left="1299"/>
        <w:rPr>
          <w:sz w:val="20"/>
        </w:rPr>
      </w:pPr>
      <w:r>
        <w:rPr>
          <w:spacing w:val="-2"/>
          <w:w w:val="105"/>
          <w:sz w:val="20"/>
        </w:rPr>
        <w:t>léthargique</w:t>
      </w:r>
    </w:p>
    <w:p w14:paraId="64B80821" w14:textId="77777777" w:rsidR="00C91026" w:rsidRDefault="00A75B0C">
      <w:pPr>
        <w:spacing w:before="138"/>
        <w:ind w:left="1584"/>
        <w:rPr>
          <w:sz w:val="20"/>
        </w:rPr>
      </w:pPr>
      <w:r>
        <w:br w:type="column"/>
      </w:r>
      <w:r>
        <w:rPr>
          <w:spacing w:val="-2"/>
          <w:w w:val="110"/>
          <w:sz w:val="20"/>
        </w:rPr>
        <w:t>content</w:t>
      </w:r>
    </w:p>
    <w:p w14:paraId="031CB45B" w14:textId="77777777" w:rsidR="00C91026" w:rsidRDefault="00A75B0C">
      <w:pPr>
        <w:spacing w:before="80" w:line="570" w:lineRule="atLeast"/>
        <w:ind w:left="888" w:right="2849" w:firstLine="555"/>
        <w:rPr>
          <w:sz w:val="20"/>
        </w:rPr>
      </w:pPr>
      <w:r>
        <w:rPr>
          <w:spacing w:val="-2"/>
          <w:w w:val="105"/>
          <w:sz w:val="20"/>
        </w:rPr>
        <w:t>serein détendu</w:t>
      </w:r>
    </w:p>
    <w:p w14:paraId="7F3FBCC7" w14:textId="77777777" w:rsidR="00C91026" w:rsidRDefault="00C91026">
      <w:pPr>
        <w:spacing w:line="570" w:lineRule="atLeast"/>
        <w:rPr>
          <w:sz w:val="20"/>
        </w:rPr>
        <w:sectPr w:rsidR="00C91026">
          <w:type w:val="continuous"/>
          <w:pgSz w:w="11910" w:h="16840"/>
          <w:pgMar w:top="1920" w:right="1133" w:bottom="280" w:left="1275" w:header="0" w:footer="889" w:gutter="0"/>
          <w:cols w:num="3" w:space="720" w:equalWidth="0">
            <w:col w:w="1946" w:space="81"/>
            <w:col w:w="2309" w:space="364"/>
            <w:col w:w="4802"/>
          </w:cols>
        </w:sectPr>
      </w:pPr>
    </w:p>
    <w:p w14:paraId="4B3A2790" w14:textId="77777777" w:rsidR="00C91026" w:rsidRDefault="00C91026">
      <w:pPr>
        <w:pStyle w:val="Corpsdetexte"/>
        <w:spacing w:before="56"/>
      </w:pPr>
    </w:p>
    <w:p w14:paraId="110CA717" w14:textId="77777777" w:rsidR="00C91026" w:rsidRDefault="00A75B0C">
      <w:pPr>
        <w:pStyle w:val="Titre3"/>
        <w:ind w:left="1873"/>
      </w:pPr>
      <w:r>
        <w:rPr>
          <w:spacing w:val="-2"/>
          <w:w w:val="90"/>
        </w:rPr>
        <w:t>Léthargie</w:t>
      </w:r>
    </w:p>
    <w:p w14:paraId="2D72E6C9" w14:textId="77777777" w:rsidR="00C91026" w:rsidRDefault="00A75B0C">
      <w:pPr>
        <w:spacing w:before="100"/>
        <w:ind w:left="966"/>
        <w:rPr>
          <w:sz w:val="20"/>
        </w:rPr>
      </w:pPr>
      <w:r>
        <w:br w:type="column"/>
      </w:r>
      <w:r>
        <w:rPr>
          <w:spacing w:val="-2"/>
          <w:w w:val="105"/>
          <w:sz w:val="20"/>
        </w:rPr>
        <w:t>fatigué</w:t>
      </w:r>
    </w:p>
    <w:p w14:paraId="2C0C8729" w14:textId="77777777" w:rsidR="00C91026" w:rsidRDefault="00A75B0C">
      <w:pPr>
        <w:spacing w:before="119"/>
        <w:ind w:left="588"/>
        <w:rPr>
          <w:sz w:val="20"/>
        </w:rPr>
      </w:pPr>
      <w:r>
        <w:br w:type="column"/>
      </w:r>
      <w:r>
        <w:rPr>
          <w:spacing w:val="-2"/>
          <w:sz w:val="20"/>
        </w:rPr>
        <w:t>calme</w:t>
      </w:r>
    </w:p>
    <w:p w14:paraId="77A9F713" w14:textId="77777777" w:rsidR="00C91026" w:rsidRDefault="00A75B0C">
      <w:pPr>
        <w:spacing w:before="79"/>
        <w:rPr>
          <w:sz w:val="24"/>
        </w:rPr>
      </w:pPr>
      <w:r>
        <w:br w:type="column"/>
      </w:r>
    </w:p>
    <w:p w14:paraId="4E78832C" w14:textId="77777777" w:rsidR="00C91026" w:rsidRDefault="00A75B0C">
      <w:pPr>
        <w:pStyle w:val="Titre3"/>
        <w:spacing w:before="1"/>
        <w:ind w:left="1106"/>
      </w:pPr>
      <w:r>
        <w:rPr>
          <w:spacing w:val="-2"/>
        </w:rPr>
        <w:t>Détente</w:t>
      </w:r>
    </w:p>
    <w:p w14:paraId="004CFECA" w14:textId="77777777" w:rsidR="00C91026" w:rsidRDefault="00C91026">
      <w:pPr>
        <w:pStyle w:val="Titre3"/>
        <w:sectPr w:rsidR="00C91026">
          <w:type w:val="continuous"/>
          <w:pgSz w:w="11910" w:h="16840"/>
          <w:pgMar w:top="1920" w:right="1133" w:bottom="280" w:left="1275" w:header="0" w:footer="889" w:gutter="0"/>
          <w:cols w:num="4" w:space="720" w:equalWidth="0">
            <w:col w:w="2985" w:space="40"/>
            <w:col w:w="1560" w:space="39"/>
            <w:col w:w="1087" w:space="39"/>
            <w:col w:w="3752"/>
          </w:cols>
        </w:sectPr>
      </w:pPr>
    </w:p>
    <w:p w14:paraId="24D729A8" w14:textId="77777777" w:rsidR="00C91026" w:rsidRDefault="00C91026">
      <w:pPr>
        <w:pStyle w:val="Corpsdetexte"/>
        <w:rPr>
          <w:rFonts w:ascii="Georgia"/>
          <w:b/>
        </w:rPr>
      </w:pPr>
    </w:p>
    <w:p w14:paraId="6D65D431" w14:textId="77777777" w:rsidR="00C91026" w:rsidRDefault="00C91026">
      <w:pPr>
        <w:pStyle w:val="Corpsdetexte"/>
        <w:spacing w:before="63"/>
        <w:rPr>
          <w:rFonts w:ascii="Georgia"/>
          <w:b/>
        </w:rPr>
      </w:pPr>
    </w:p>
    <w:p w14:paraId="768A52EF" w14:textId="77777777" w:rsidR="00C91026" w:rsidRDefault="00A75B0C">
      <w:pPr>
        <w:pStyle w:val="Titre3"/>
        <w:ind w:left="407" w:right="156"/>
        <w:jc w:val="center"/>
      </w:pPr>
      <w:r>
        <w:rPr>
          <w:spacing w:val="-2"/>
        </w:rPr>
        <w:t>Désactivation</w:t>
      </w:r>
    </w:p>
    <w:p w14:paraId="339C93AF" w14:textId="77777777" w:rsidR="00C91026" w:rsidRDefault="00C91026">
      <w:pPr>
        <w:pStyle w:val="Corpsdetexte"/>
        <w:spacing w:before="223"/>
        <w:rPr>
          <w:rFonts w:ascii="Georgia"/>
          <w:b/>
        </w:rPr>
      </w:pPr>
    </w:p>
    <w:p w14:paraId="18DA79F7" w14:textId="77777777" w:rsidR="00C91026" w:rsidRDefault="00A75B0C">
      <w:pPr>
        <w:pStyle w:val="Titre1"/>
        <w:numPr>
          <w:ilvl w:val="1"/>
          <w:numId w:val="3"/>
        </w:numPr>
        <w:tabs>
          <w:tab w:val="left" w:pos="982"/>
        </w:tabs>
      </w:pPr>
      <w:bookmarkStart w:id="29" w:name="Théorie_du_pouvoir_et_du_statut"/>
      <w:bookmarkStart w:id="30" w:name="_bookmark11"/>
      <w:bookmarkEnd w:id="29"/>
      <w:bookmarkEnd w:id="30"/>
      <w:r>
        <w:t>Théorie</w:t>
      </w:r>
      <w:r>
        <w:rPr>
          <w:spacing w:val="-2"/>
        </w:rPr>
        <w:t xml:space="preserve"> </w:t>
      </w:r>
      <w:r>
        <w:t>du</w:t>
      </w:r>
      <w:r>
        <w:rPr>
          <w:spacing w:val="-2"/>
        </w:rPr>
        <w:t xml:space="preserve"> </w:t>
      </w:r>
      <w:r>
        <w:t>pouvoir</w:t>
      </w:r>
      <w:r>
        <w:rPr>
          <w:spacing w:val="-1"/>
        </w:rPr>
        <w:t xml:space="preserve"> </w:t>
      </w:r>
      <w:r>
        <w:t>et</w:t>
      </w:r>
      <w:r>
        <w:rPr>
          <w:spacing w:val="-2"/>
        </w:rPr>
        <w:t xml:space="preserve"> </w:t>
      </w:r>
      <w:r>
        <w:t>du</w:t>
      </w:r>
      <w:r>
        <w:rPr>
          <w:spacing w:val="-2"/>
        </w:rPr>
        <w:t xml:space="preserve"> statut</w:t>
      </w:r>
    </w:p>
    <w:p w14:paraId="1085C6F5" w14:textId="77777777" w:rsidR="00C91026" w:rsidRDefault="00C91026">
      <w:pPr>
        <w:pStyle w:val="Corpsdetexte"/>
        <w:spacing w:before="199"/>
        <w:rPr>
          <w:rFonts w:ascii="Georgia"/>
          <w:b/>
          <w:sz w:val="34"/>
        </w:rPr>
      </w:pPr>
    </w:p>
    <w:p w14:paraId="772E70C1" w14:textId="77777777" w:rsidR="00C91026" w:rsidRDefault="00A75B0C">
      <w:pPr>
        <w:pStyle w:val="Titre1"/>
        <w:numPr>
          <w:ilvl w:val="1"/>
          <w:numId w:val="3"/>
        </w:numPr>
        <w:tabs>
          <w:tab w:val="left" w:pos="982"/>
        </w:tabs>
        <w:spacing w:before="1"/>
      </w:pPr>
      <w:bookmarkStart w:id="31" w:name="Théorie_dramaturgique"/>
      <w:bookmarkStart w:id="32" w:name="_bookmark12"/>
      <w:bookmarkEnd w:id="31"/>
      <w:bookmarkEnd w:id="32"/>
      <w:r>
        <w:rPr>
          <w:spacing w:val="-5"/>
        </w:rPr>
        <w:t>Théorie</w:t>
      </w:r>
      <w:r>
        <w:rPr>
          <w:spacing w:val="8"/>
        </w:rPr>
        <w:t xml:space="preserve"> </w:t>
      </w:r>
      <w:r>
        <w:rPr>
          <w:spacing w:val="-2"/>
        </w:rPr>
        <w:t>dramaturgique</w:t>
      </w:r>
    </w:p>
    <w:p w14:paraId="4BA88E74" w14:textId="77777777" w:rsidR="00C91026" w:rsidRDefault="00C91026">
      <w:pPr>
        <w:pStyle w:val="Titre1"/>
        <w:sectPr w:rsidR="00C91026">
          <w:type w:val="continuous"/>
          <w:pgSz w:w="11910" w:h="16840"/>
          <w:pgMar w:top="1920" w:right="1133" w:bottom="280" w:left="1275" w:header="0" w:footer="889" w:gutter="0"/>
          <w:cols w:space="720"/>
        </w:sectPr>
      </w:pPr>
    </w:p>
    <w:p w14:paraId="1C6DD907" w14:textId="77777777" w:rsidR="00C91026" w:rsidRDefault="00C91026">
      <w:pPr>
        <w:pStyle w:val="Corpsdetexte"/>
        <w:rPr>
          <w:rFonts w:ascii="Georgia"/>
          <w:b/>
        </w:rPr>
      </w:pPr>
    </w:p>
    <w:p w14:paraId="3D2B8FB3" w14:textId="77777777" w:rsidR="00C91026" w:rsidRDefault="00C91026">
      <w:pPr>
        <w:pStyle w:val="Corpsdetexte"/>
        <w:rPr>
          <w:rFonts w:ascii="Georgia"/>
          <w:b/>
        </w:rPr>
      </w:pPr>
    </w:p>
    <w:p w14:paraId="4B349BAC" w14:textId="77777777" w:rsidR="00C91026" w:rsidRDefault="00C91026">
      <w:pPr>
        <w:pStyle w:val="Corpsdetexte"/>
        <w:rPr>
          <w:rFonts w:ascii="Georgia"/>
          <w:b/>
        </w:rPr>
      </w:pPr>
    </w:p>
    <w:p w14:paraId="3C44E090" w14:textId="77777777" w:rsidR="00C91026" w:rsidRDefault="00C91026">
      <w:pPr>
        <w:pStyle w:val="Corpsdetexte"/>
        <w:rPr>
          <w:rFonts w:ascii="Georgia"/>
          <w:b/>
        </w:rPr>
      </w:pPr>
    </w:p>
    <w:p w14:paraId="3967CE4D" w14:textId="77777777" w:rsidR="00C91026" w:rsidRDefault="00C91026">
      <w:pPr>
        <w:pStyle w:val="Corpsdetexte"/>
        <w:rPr>
          <w:rFonts w:ascii="Georgia"/>
          <w:b/>
        </w:rPr>
      </w:pPr>
    </w:p>
    <w:p w14:paraId="5E623F94" w14:textId="77777777" w:rsidR="00C91026" w:rsidRDefault="00C91026">
      <w:pPr>
        <w:pStyle w:val="Corpsdetexte"/>
        <w:rPr>
          <w:rFonts w:ascii="Georgia"/>
          <w:b/>
        </w:rPr>
      </w:pPr>
    </w:p>
    <w:p w14:paraId="7A2E0846" w14:textId="77777777" w:rsidR="00C91026" w:rsidRDefault="00C91026">
      <w:pPr>
        <w:pStyle w:val="Corpsdetexte"/>
        <w:rPr>
          <w:rFonts w:ascii="Georgia"/>
          <w:b/>
        </w:rPr>
      </w:pPr>
    </w:p>
    <w:p w14:paraId="53005AC4" w14:textId="77777777" w:rsidR="00C91026" w:rsidRDefault="00C91026">
      <w:pPr>
        <w:pStyle w:val="Corpsdetexte"/>
        <w:spacing w:before="163"/>
        <w:rPr>
          <w:rFonts w:ascii="Georgia"/>
          <w:b/>
        </w:rPr>
      </w:pPr>
    </w:p>
    <w:p w14:paraId="4FA6FC46" w14:textId="77777777" w:rsidR="00C91026" w:rsidRDefault="00A75B0C">
      <w:pPr>
        <w:pStyle w:val="Corpsdetexte"/>
        <w:spacing w:line="249" w:lineRule="auto"/>
        <w:ind w:left="1889" w:hanging="1509"/>
      </w:pPr>
      <w:bookmarkStart w:id="33" w:name="_bookmark13"/>
      <w:bookmarkEnd w:id="33"/>
      <w:r>
        <w:rPr>
          <w:rFonts w:ascii="Georgia" w:hAnsi="Georgia"/>
          <w:b/>
        </w:rPr>
        <w:t>Figure</w:t>
      </w:r>
      <w:r>
        <w:rPr>
          <w:rFonts w:ascii="Georgia" w:hAnsi="Georgia"/>
          <w:b/>
          <w:spacing w:val="28"/>
        </w:rPr>
        <w:t xml:space="preserve"> </w:t>
      </w:r>
      <w:r>
        <w:rPr>
          <w:rFonts w:ascii="Georgia" w:hAnsi="Georgia"/>
          <w:b/>
        </w:rPr>
        <w:t>2.3</w:t>
      </w:r>
      <w:r>
        <w:rPr>
          <w:rFonts w:ascii="Georgia" w:hAnsi="Georgia"/>
          <w:b/>
          <w:spacing w:val="28"/>
        </w:rPr>
        <w:t xml:space="preserve"> </w:t>
      </w:r>
      <w:r>
        <w:rPr>
          <w:rFonts w:ascii="Georgia" w:hAnsi="Georgia"/>
          <w:b/>
        </w:rPr>
        <w:t>–</w:t>
      </w:r>
      <w:r>
        <w:rPr>
          <w:rFonts w:ascii="Georgia" w:hAnsi="Georgia"/>
          <w:b/>
          <w:spacing w:val="28"/>
        </w:rPr>
        <w:t xml:space="preserve"> </w:t>
      </w:r>
      <w:r>
        <w:t>Modèle</w:t>
      </w:r>
      <w:r>
        <w:rPr>
          <w:spacing w:val="-4"/>
        </w:rPr>
        <w:t xml:space="preserve"> </w:t>
      </w:r>
      <w:r>
        <w:t>dimensionnel</w:t>
      </w:r>
      <w:r>
        <w:rPr>
          <w:spacing w:val="-4"/>
        </w:rPr>
        <w:t xml:space="preserve"> </w:t>
      </w:r>
      <w:r>
        <w:t>PAD</w:t>
      </w:r>
      <w:r>
        <w:rPr>
          <w:spacing w:val="-4"/>
        </w:rPr>
        <w:t xml:space="preserve"> </w:t>
      </w:r>
      <w:r>
        <w:t>des</w:t>
      </w:r>
      <w:r>
        <w:rPr>
          <w:spacing w:val="-4"/>
        </w:rPr>
        <w:t xml:space="preserve"> </w:t>
      </w:r>
      <w:r>
        <w:t>émotions,</w:t>
      </w:r>
      <w:r>
        <w:rPr>
          <w:spacing w:val="-4"/>
        </w:rPr>
        <w:t xml:space="preserve"> </w:t>
      </w:r>
      <w:r>
        <w:t>avec</w:t>
      </w:r>
      <w:r>
        <w:rPr>
          <w:spacing w:val="-4"/>
        </w:rPr>
        <w:t xml:space="preserve"> </w:t>
      </w:r>
      <w:r>
        <w:t>quelques</w:t>
      </w:r>
      <w:r>
        <w:rPr>
          <w:spacing w:val="-4"/>
        </w:rPr>
        <w:t xml:space="preserve"> </w:t>
      </w:r>
      <w:r>
        <w:t>catégories</w:t>
      </w:r>
      <w:r>
        <w:rPr>
          <w:spacing w:val="-4"/>
        </w:rPr>
        <w:t xml:space="preserve"> </w:t>
      </w:r>
      <w:proofErr w:type="spellStart"/>
      <w:r>
        <w:t>émo</w:t>
      </w:r>
      <w:proofErr w:type="spellEnd"/>
      <w:r>
        <w:t xml:space="preserve">- </w:t>
      </w:r>
      <w:proofErr w:type="spellStart"/>
      <w:r>
        <w:t>tionnelles</w:t>
      </w:r>
      <w:proofErr w:type="spellEnd"/>
      <w:r>
        <w:t>,</w:t>
      </w:r>
      <w:r>
        <w:rPr>
          <w:spacing w:val="40"/>
        </w:rPr>
        <w:t xml:space="preserve"> </w:t>
      </w:r>
      <w:r>
        <w:t>traduit</w:t>
      </w:r>
      <w:r>
        <w:rPr>
          <w:spacing w:val="40"/>
        </w:rPr>
        <w:t xml:space="preserve"> </w:t>
      </w:r>
      <w:r>
        <w:t>de</w:t>
      </w:r>
      <w:r>
        <w:rPr>
          <w:spacing w:val="40"/>
        </w:rPr>
        <w:t xml:space="preserve"> </w:t>
      </w:r>
      <w:r>
        <w:t>Lance</w:t>
      </w:r>
      <w:r>
        <w:rPr>
          <w:spacing w:val="40"/>
        </w:rPr>
        <w:t xml:space="preserve"> </w:t>
      </w:r>
      <w:r>
        <w:t>et</w:t>
      </w:r>
      <w:r>
        <w:rPr>
          <w:spacing w:val="40"/>
        </w:rPr>
        <w:t xml:space="preserve"> </w:t>
      </w:r>
      <w:proofErr w:type="spellStart"/>
      <w:r>
        <w:t>Marsella</w:t>
      </w:r>
      <w:proofErr w:type="spellEnd"/>
      <w:r>
        <w:rPr>
          <w:spacing w:val="40"/>
        </w:rPr>
        <w:t xml:space="preserve"> </w:t>
      </w:r>
      <w:r>
        <w:t>(</w:t>
      </w:r>
      <w:hyperlink w:anchor="_bookmark88" w:history="1">
        <w:r>
          <w:t>2010</w:t>
        </w:r>
      </w:hyperlink>
      <w:r>
        <w:t>).</w:t>
      </w:r>
    </w:p>
    <w:p w14:paraId="5428F8EC" w14:textId="77777777" w:rsidR="00C91026" w:rsidRDefault="00A75B0C">
      <w:pPr>
        <w:pStyle w:val="Titre3"/>
        <w:spacing w:before="251"/>
        <w:ind w:left="251" w:right="1865"/>
        <w:jc w:val="center"/>
      </w:pPr>
      <w:r>
        <w:rPr>
          <w:noProof/>
        </w:rPr>
        <mc:AlternateContent>
          <mc:Choice Requires="wpg">
            <w:drawing>
              <wp:anchor distT="0" distB="0" distL="0" distR="0" simplePos="0" relativeHeight="487591936" behindDoc="1" locked="0" layoutInCell="1" allowOverlap="1" wp14:anchorId="7031AB38" wp14:editId="3C826F3E">
                <wp:simplePos x="0" y="0"/>
                <wp:positionH relativeFrom="page">
                  <wp:posOffset>1164615</wp:posOffset>
                </wp:positionH>
                <wp:positionV relativeFrom="paragraph">
                  <wp:posOffset>347805</wp:posOffset>
                </wp:positionV>
                <wp:extent cx="5243830" cy="451866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3830" cy="4518660"/>
                          <a:chOff x="0" y="0"/>
                          <a:chExt cx="5243830" cy="4518660"/>
                        </a:xfrm>
                      </wpg:grpSpPr>
                      <wps:wsp>
                        <wps:cNvPr id="59" name="Graphic 59"/>
                        <wps:cNvSpPr/>
                        <wps:spPr>
                          <a:xfrm>
                            <a:off x="495733" y="695476"/>
                            <a:ext cx="4011295" cy="3820160"/>
                          </a:xfrm>
                          <a:custGeom>
                            <a:avLst/>
                            <a:gdLst/>
                            <a:ahLst/>
                            <a:cxnLst/>
                            <a:rect l="l" t="t" r="r" b="b"/>
                            <a:pathLst>
                              <a:path w="4011295" h="3820160">
                                <a:moveTo>
                                  <a:pt x="1651925" y="2781904"/>
                                </a:moveTo>
                                <a:lnTo>
                                  <a:pt x="1651925" y="0"/>
                                </a:lnTo>
                              </a:path>
                              <a:path w="4011295" h="3820160">
                                <a:moveTo>
                                  <a:pt x="1651925" y="2781904"/>
                                </a:moveTo>
                                <a:lnTo>
                                  <a:pt x="1651925" y="0"/>
                                </a:lnTo>
                              </a:path>
                              <a:path w="4011295" h="3820160">
                                <a:moveTo>
                                  <a:pt x="4011114" y="3209452"/>
                                </a:moveTo>
                                <a:lnTo>
                                  <a:pt x="4011114" y="427548"/>
                                </a:lnTo>
                              </a:path>
                              <a:path w="4011295" h="3820160">
                                <a:moveTo>
                                  <a:pt x="1651925" y="2781904"/>
                                </a:moveTo>
                                <a:lnTo>
                                  <a:pt x="1651925" y="0"/>
                                </a:lnTo>
                              </a:path>
                              <a:path w="4011295" h="3820160">
                                <a:moveTo>
                                  <a:pt x="1651925" y="2781904"/>
                                </a:moveTo>
                                <a:lnTo>
                                  <a:pt x="1651925" y="0"/>
                                </a:lnTo>
                              </a:path>
                              <a:path w="4011295" h="3820160">
                                <a:moveTo>
                                  <a:pt x="4011114" y="3209452"/>
                                </a:moveTo>
                                <a:lnTo>
                                  <a:pt x="4011114" y="427548"/>
                                </a:lnTo>
                              </a:path>
                              <a:path w="4011295" h="3820160">
                                <a:moveTo>
                                  <a:pt x="0" y="3392487"/>
                                </a:moveTo>
                                <a:lnTo>
                                  <a:pt x="0" y="610582"/>
                                </a:lnTo>
                              </a:path>
                              <a:path w="4011295" h="3820160">
                                <a:moveTo>
                                  <a:pt x="0" y="3392487"/>
                                </a:moveTo>
                                <a:lnTo>
                                  <a:pt x="0" y="610582"/>
                                </a:lnTo>
                              </a:path>
                              <a:path w="4011295" h="3820160">
                                <a:moveTo>
                                  <a:pt x="2359189" y="3820035"/>
                                </a:moveTo>
                                <a:lnTo>
                                  <a:pt x="2359189" y="1038131"/>
                                </a:lnTo>
                              </a:path>
                              <a:path w="4011295" h="3820160">
                                <a:moveTo>
                                  <a:pt x="1651925" y="2781904"/>
                                </a:moveTo>
                                <a:lnTo>
                                  <a:pt x="4011114" y="3209452"/>
                                </a:lnTo>
                              </a:path>
                              <a:path w="4011295" h="3820160">
                                <a:moveTo>
                                  <a:pt x="1651925" y="2781904"/>
                                </a:moveTo>
                                <a:lnTo>
                                  <a:pt x="4011114" y="3209452"/>
                                </a:lnTo>
                              </a:path>
                              <a:path w="4011295" h="3820160">
                                <a:moveTo>
                                  <a:pt x="1651925" y="0"/>
                                </a:moveTo>
                                <a:lnTo>
                                  <a:pt x="4011114" y="427548"/>
                                </a:lnTo>
                              </a:path>
                              <a:path w="4011295" h="3820160">
                                <a:moveTo>
                                  <a:pt x="1651925" y="2781904"/>
                                </a:moveTo>
                                <a:lnTo>
                                  <a:pt x="4011114" y="3209452"/>
                                </a:lnTo>
                              </a:path>
                              <a:path w="4011295" h="3820160">
                                <a:moveTo>
                                  <a:pt x="1651925" y="2781904"/>
                                </a:moveTo>
                                <a:lnTo>
                                  <a:pt x="4011114" y="3209452"/>
                                </a:lnTo>
                              </a:path>
                              <a:path w="4011295" h="3820160">
                                <a:moveTo>
                                  <a:pt x="1651925" y="0"/>
                                </a:moveTo>
                                <a:lnTo>
                                  <a:pt x="4011114" y="427548"/>
                                </a:lnTo>
                              </a:path>
                              <a:path w="4011295" h="3820160">
                                <a:moveTo>
                                  <a:pt x="0" y="3392487"/>
                                </a:moveTo>
                                <a:lnTo>
                                  <a:pt x="2359189" y="3820035"/>
                                </a:lnTo>
                              </a:path>
                              <a:path w="4011295" h="3820160">
                                <a:moveTo>
                                  <a:pt x="0" y="3392487"/>
                                </a:moveTo>
                                <a:lnTo>
                                  <a:pt x="2359189" y="3820035"/>
                                </a:lnTo>
                              </a:path>
                              <a:path w="4011295" h="3820160">
                                <a:moveTo>
                                  <a:pt x="0" y="610582"/>
                                </a:moveTo>
                                <a:lnTo>
                                  <a:pt x="2359189" y="1038131"/>
                                </a:lnTo>
                              </a:path>
                              <a:path w="4011295" h="3820160">
                                <a:moveTo>
                                  <a:pt x="1651925" y="2781904"/>
                                </a:moveTo>
                                <a:lnTo>
                                  <a:pt x="0" y="3392487"/>
                                </a:lnTo>
                              </a:path>
                              <a:path w="4011295" h="3820160">
                                <a:moveTo>
                                  <a:pt x="1651925" y="2781904"/>
                                </a:moveTo>
                                <a:lnTo>
                                  <a:pt x="0" y="3392487"/>
                                </a:lnTo>
                              </a:path>
                              <a:path w="4011295" h="3820160">
                                <a:moveTo>
                                  <a:pt x="1651925" y="0"/>
                                </a:moveTo>
                                <a:lnTo>
                                  <a:pt x="0" y="610582"/>
                                </a:lnTo>
                              </a:path>
                              <a:path w="4011295" h="3820160">
                                <a:moveTo>
                                  <a:pt x="1651925" y="2781904"/>
                                </a:moveTo>
                                <a:lnTo>
                                  <a:pt x="0" y="3392487"/>
                                </a:lnTo>
                              </a:path>
                              <a:path w="4011295" h="3820160">
                                <a:moveTo>
                                  <a:pt x="1651925" y="2781904"/>
                                </a:moveTo>
                                <a:lnTo>
                                  <a:pt x="0" y="3392487"/>
                                </a:lnTo>
                              </a:path>
                              <a:path w="4011295" h="3820160">
                                <a:moveTo>
                                  <a:pt x="1651925" y="0"/>
                                </a:moveTo>
                                <a:lnTo>
                                  <a:pt x="0" y="610582"/>
                                </a:lnTo>
                              </a:path>
                              <a:path w="4011295" h="3820160">
                                <a:moveTo>
                                  <a:pt x="4011114" y="3209452"/>
                                </a:moveTo>
                                <a:lnTo>
                                  <a:pt x="2359189" y="3820035"/>
                                </a:lnTo>
                              </a:path>
                              <a:path w="4011295" h="3820160">
                                <a:moveTo>
                                  <a:pt x="4011114" y="3209452"/>
                                </a:moveTo>
                                <a:lnTo>
                                  <a:pt x="2359189" y="3820035"/>
                                </a:lnTo>
                              </a:path>
                              <a:path w="4011295" h="3820160">
                                <a:moveTo>
                                  <a:pt x="4011114" y="427548"/>
                                </a:moveTo>
                                <a:lnTo>
                                  <a:pt x="2359189" y="1038131"/>
                                </a:lnTo>
                              </a:path>
                            </a:pathLst>
                          </a:custGeom>
                          <a:ln w="5060">
                            <a:solidFill>
                              <a:srgbClr val="A5A5A5"/>
                            </a:solidFill>
                            <a:prstDash val="solid"/>
                          </a:ln>
                        </wps:spPr>
                        <wps:bodyPr wrap="square" lIns="0" tIns="0" rIns="0" bIns="0" rtlCol="0">
                          <a:prstTxWarp prst="textNoShape">
                            <a:avLst/>
                          </a:prstTxWarp>
                          <a:noAutofit/>
                        </wps:bodyPr>
                      </wps:wsp>
                      <wps:wsp>
                        <wps:cNvPr id="60" name="Graphic 60"/>
                        <wps:cNvSpPr/>
                        <wps:spPr>
                          <a:xfrm>
                            <a:off x="495733" y="1306059"/>
                            <a:ext cx="2359660" cy="3209925"/>
                          </a:xfrm>
                          <a:custGeom>
                            <a:avLst/>
                            <a:gdLst/>
                            <a:ahLst/>
                            <a:cxnLst/>
                            <a:rect l="l" t="t" r="r" b="b"/>
                            <a:pathLst>
                              <a:path w="2359660" h="3209925">
                                <a:moveTo>
                                  <a:pt x="0" y="0"/>
                                </a:moveTo>
                                <a:lnTo>
                                  <a:pt x="0" y="2781904"/>
                                </a:lnTo>
                                <a:lnTo>
                                  <a:pt x="2359189" y="3209452"/>
                                </a:lnTo>
                                <a:lnTo>
                                  <a:pt x="2359189" y="427548"/>
                                </a:lnTo>
                                <a:lnTo>
                                  <a:pt x="0" y="0"/>
                                </a:lnTo>
                                <a:close/>
                              </a:path>
                            </a:pathLst>
                          </a:custGeom>
                          <a:solidFill>
                            <a:srgbClr val="E5E5E5">
                              <a:alpha val="59999"/>
                            </a:srgbClr>
                          </a:solidFill>
                        </wps:spPr>
                        <wps:bodyPr wrap="square" lIns="0" tIns="0" rIns="0" bIns="0" rtlCol="0">
                          <a:prstTxWarp prst="textNoShape">
                            <a:avLst/>
                          </a:prstTxWarp>
                          <a:noAutofit/>
                        </wps:bodyPr>
                      </wps:wsp>
                      <wps:wsp>
                        <wps:cNvPr id="61" name="Graphic 61"/>
                        <wps:cNvSpPr/>
                        <wps:spPr>
                          <a:xfrm>
                            <a:off x="92246" y="3477380"/>
                            <a:ext cx="2055495" cy="760095"/>
                          </a:xfrm>
                          <a:custGeom>
                            <a:avLst/>
                            <a:gdLst/>
                            <a:ahLst/>
                            <a:cxnLst/>
                            <a:rect l="l" t="t" r="r" b="b"/>
                            <a:pathLst>
                              <a:path w="2055495" h="760095">
                                <a:moveTo>
                                  <a:pt x="2055412" y="0"/>
                                </a:moveTo>
                                <a:lnTo>
                                  <a:pt x="0" y="759720"/>
                                </a:lnTo>
                              </a:path>
                            </a:pathLst>
                          </a:custGeom>
                          <a:ln w="10122">
                            <a:solidFill>
                              <a:srgbClr val="000000"/>
                            </a:solidFill>
                            <a:prstDash val="solid"/>
                          </a:ln>
                        </wps:spPr>
                        <wps:bodyPr wrap="square" lIns="0" tIns="0" rIns="0" bIns="0" rtlCol="0">
                          <a:prstTxWarp prst="textNoShape">
                            <a:avLst/>
                          </a:prstTxWarp>
                          <a:noAutofit/>
                        </wps:bodyPr>
                      </wps:wsp>
                      <wps:wsp>
                        <wps:cNvPr id="62" name="Graphic 62"/>
                        <wps:cNvSpPr/>
                        <wps:spPr>
                          <a:xfrm>
                            <a:off x="87499" y="4190569"/>
                            <a:ext cx="44450" cy="74295"/>
                          </a:xfrm>
                          <a:custGeom>
                            <a:avLst/>
                            <a:gdLst/>
                            <a:ahLst/>
                            <a:cxnLst/>
                            <a:rect l="l" t="t" r="r" b="b"/>
                            <a:pathLst>
                              <a:path w="44450" h="74295">
                                <a:moveTo>
                                  <a:pt x="44076" y="74114"/>
                                </a:moveTo>
                                <a:lnTo>
                                  <a:pt x="33358" y="61524"/>
                                </a:lnTo>
                                <a:lnTo>
                                  <a:pt x="22147" y="53525"/>
                                </a:lnTo>
                                <a:lnTo>
                                  <a:pt x="10882" y="49364"/>
                                </a:lnTo>
                                <a:lnTo>
                                  <a:pt x="0" y="48285"/>
                                </a:lnTo>
                                <a:lnTo>
                                  <a:pt x="7565" y="40389"/>
                                </a:lnTo>
                                <a:lnTo>
                                  <a:pt x="13416" y="29901"/>
                                </a:lnTo>
                                <a:lnTo>
                                  <a:pt x="16730" y="16534"/>
                                </a:lnTo>
                                <a:lnTo>
                                  <a:pt x="16684" y="0"/>
                                </a:lnTo>
                              </a:path>
                            </a:pathLst>
                          </a:custGeom>
                          <a:ln w="10121">
                            <a:solidFill>
                              <a:srgbClr val="000000"/>
                            </a:solidFill>
                            <a:prstDash val="solid"/>
                          </a:ln>
                        </wps:spPr>
                        <wps:bodyPr wrap="square" lIns="0" tIns="0" rIns="0" bIns="0" rtlCol="0">
                          <a:prstTxWarp prst="textNoShape">
                            <a:avLst/>
                          </a:prstTxWarp>
                          <a:noAutofit/>
                        </wps:bodyPr>
                      </wps:wsp>
                      <wps:wsp>
                        <wps:cNvPr id="63" name="Graphic 63"/>
                        <wps:cNvSpPr/>
                        <wps:spPr>
                          <a:xfrm>
                            <a:off x="2147658" y="3477380"/>
                            <a:ext cx="2939415" cy="532765"/>
                          </a:xfrm>
                          <a:custGeom>
                            <a:avLst/>
                            <a:gdLst/>
                            <a:ahLst/>
                            <a:cxnLst/>
                            <a:rect l="l" t="t" r="r" b="b"/>
                            <a:pathLst>
                              <a:path w="2939415" h="532765">
                                <a:moveTo>
                                  <a:pt x="0" y="0"/>
                                </a:moveTo>
                                <a:lnTo>
                                  <a:pt x="2939027" y="532630"/>
                                </a:lnTo>
                              </a:path>
                            </a:pathLst>
                          </a:custGeom>
                          <a:ln w="10122">
                            <a:solidFill>
                              <a:srgbClr val="000000"/>
                            </a:solidFill>
                            <a:prstDash val="solid"/>
                          </a:ln>
                        </wps:spPr>
                        <wps:bodyPr wrap="square" lIns="0" tIns="0" rIns="0" bIns="0" rtlCol="0">
                          <a:prstTxWarp prst="textNoShape">
                            <a:avLst/>
                          </a:prstTxWarp>
                          <a:noAutofit/>
                        </wps:bodyPr>
                      </wps:wsp>
                      <wps:wsp>
                        <wps:cNvPr id="64" name="Graphic 64"/>
                        <wps:cNvSpPr/>
                        <wps:spPr>
                          <a:xfrm>
                            <a:off x="5052750" y="3966263"/>
                            <a:ext cx="39370" cy="78105"/>
                          </a:xfrm>
                          <a:custGeom>
                            <a:avLst/>
                            <a:gdLst/>
                            <a:ahLst/>
                            <a:cxnLst/>
                            <a:rect l="l" t="t" r="r" b="b"/>
                            <a:pathLst>
                              <a:path w="39370" h="78105">
                                <a:moveTo>
                                  <a:pt x="14089" y="0"/>
                                </a:moveTo>
                                <a:lnTo>
                                  <a:pt x="16919" y="16290"/>
                                </a:lnTo>
                                <a:lnTo>
                                  <a:pt x="22506" y="28878"/>
                                </a:lnTo>
                                <a:lnTo>
                                  <a:pt x="30092" y="38188"/>
                                </a:lnTo>
                                <a:lnTo>
                                  <a:pt x="38915" y="44649"/>
                                </a:lnTo>
                                <a:lnTo>
                                  <a:pt x="28386" y="47603"/>
                                </a:lnTo>
                                <a:lnTo>
                                  <a:pt x="18015" y="53660"/>
                                </a:lnTo>
                                <a:lnTo>
                                  <a:pt x="8366" y="63486"/>
                                </a:lnTo>
                                <a:lnTo>
                                  <a:pt x="0" y="77748"/>
                                </a:lnTo>
                              </a:path>
                            </a:pathLst>
                          </a:custGeom>
                          <a:ln w="10121">
                            <a:solidFill>
                              <a:srgbClr val="000000"/>
                            </a:solidFill>
                            <a:prstDash val="solid"/>
                          </a:ln>
                        </wps:spPr>
                        <wps:bodyPr wrap="square" lIns="0" tIns="0" rIns="0" bIns="0" rtlCol="0">
                          <a:prstTxWarp prst="textNoShape">
                            <a:avLst/>
                          </a:prstTxWarp>
                          <a:noAutofit/>
                        </wps:bodyPr>
                      </wps:wsp>
                      <wps:wsp>
                        <wps:cNvPr id="65" name="Graphic 65"/>
                        <wps:cNvSpPr/>
                        <wps:spPr>
                          <a:xfrm>
                            <a:off x="2147658" y="10121"/>
                            <a:ext cx="1270" cy="3467735"/>
                          </a:xfrm>
                          <a:custGeom>
                            <a:avLst/>
                            <a:gdLst/>
                            <a:ahLst/>
                            <a:cxnLst/>
                            <a:rect l="l" t="t" r="r" b="b"/>
                            <a:pathLst>
                              <a:path h="3467735">
                                <a:moveTo>
                                  <a:pt x="0" y="3467258"/>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66" name="Graphic 66"/>
                        <wps:cNvSpPr/>
                        <wps:spPr>
                          <a:xfrm>
                            <a:off x="2108149" y="5061"/>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3" cstate="print"/>
                          <a:stretch>
                            <a:fillRect/>
                          </a:stretch>
                        </pic:blipFill>
                        <pic:spPr>
                          <a:xfrm>
                            <a:off x="2811903" y="1690588"/>
                            <a:ext cx="86038" cy="86038"/>
                          </a:xfrm>
                          <a:prstGeom prst="rect">
                            <a:avLst/>
                          </a:prstGeom>
                        </pic:spPr>
                      </pic:pic>
                      <pic:pic xmlns:pic="http://schemas.openxmlformats.org/drawingml/2006/picture">
                        <pic:nvPicPr>
                          <pic:cNvPr id="68" name="Image 68"/>
                          <pic:cNvPicPr/>
                        </pic:nvPicPr>
                        <pic:blipFill>
                          <a:blip r:embed="rId13" cstate="print"/>
                          <a:stretch>
                            <a:fillRect/>
                          </a:stretch>
                        </pic:blipFill>
                        <pic:spPr>
                          <a:xfrm>
                            <a:off x="452714" y="1263039"/>
                            <a:ext cx="86038" cy="86038"/>
                          </a:xfrm>
                          <a:prstGeom prst="rect">
                            <a:avLst/>
                          </a:prstGeom>
                        </pic:spPr>
                      </pic:pic>
                      <pic:pic xmlns:pic="http://schemas.openxmlformats.org/drawingml/2006/picture">
                        <pic:nvPicPr>
                          <pic:cNvPr id="69" name="Image 69"/>
                          <pic:cNvPicPr/>
                        </pic:nvPicPr>
                        <pic:blipFill>
                          <a:blip r:embed="rId14" cstate="print"/>
                          <a:stretch>
                            <a:fillRect/>
                          </a:stretch>
                        </pic:blipFill>
                        <pic:spPr>
                          <a:xfrm>
                            <a:off x="2104639" y="652456"/>
                            <a:ext cx="86038" cy="86038"/>
                          </a:xfrm>
                          <a:prstGeom prst="rect">
                            <a:avLst/>
                          </a:prstGeom>
                        </pic:spPr>
                      </pic:pic>
                      <pic:pic xmlns:pic="http://schemas.openxmlformats.org/drawingml/2006/picture">
                        <pic:nvPicPr>
                          <pic:cNvPr id="70" name="Image 70"/>
                          <pic:cNvPicPr/>
                        </pic:nvPicPr>
                        <pic:blipFill>
                          <a:blip r:embed="rId13" cstate="print"/>
                          <a:stretch>
                            <a:fillRect/>
                          </a:stretch>
                        </pic:blipFill>
                        <pic:spPr>
                          <a:xfrm>
                            <a:off x="452714" y="4044944"/>
                            <a:ext cx="86038" cy="86038"/>
                          </a:xfrm>
                          <a:prstGeom prst="rect">
                            <a:avLst/>
                          </a:prstGeom>
                        </pic:spPr>
                      </pic:pic>
                      <pic:pic xmlns:pic="http://schemas.openxmlformats.org/drawingml/2006/picture">
                        <pic:nvPicPr>
                          <pic:cNvPr id="71" name="Image 71"/>
                          <pic:cNvPicPr/>
                        </pic:nvPicPr>
                        <pic:blipFill>
                          <a:blip r:embed="rId15" cstate="print"/>
                          <a:stretch>
                            <a:fillRect/>
                          </a:stretch>
                        </pic:blipFill>
                        <pic:spPr>
                          <a:xfrm>
                            <a:off x="2104639" y="3434361"/>
                            <a:ext cx="86038" cy="86038"/>
                          </a:xfrm>
                          <a:prstGeom prst="rect">
                            <a:avLst/>
                          </a:prstGeom>
                        </pic:spPr>
                      </pic:pic>
                      <wps:wsp>
                        <wps:cNvPr id="72" name="Textbox 72"/>
                        <wps:cNvSpPr txBox="1"/>
                        <wps:spPr>
                          <a:xfrm>
                            <a:off x="2200795" y="469709"/>
                            <a:ext cx="316865" cy="213995"/>
                          </a:xfrm>
                          <a:prstGeom prst="rect">
                            <a:avLst/>
                          </a:prstGeom>
                        </wps:spPr>
                        <wps:txbx>
                          <w:txbxContent>
                            <w:p w14:paraId="5AE53171" w14:textId="77777777" w:rsidR="00C91026" w:rsidRDefault="00A75B0C">
                              <w:pPr>
                                <w:spacing w:before="45"/>
                                <w:rPr>
                                  <w:sz w:val="24"/>
                                </w:rPr>
                              </w:pPr>
                              <w:r>
                                <w:rPr>
                                  <w:spacing w:val="-4"/>
                                  <w:w w:val="110"/>
                                  <w:sz w:val="24"/>
                                </w:rPr>
                                <w:t>Peur</w:t>
                              </w:r>
                            </w:p>
                          </w:txbxContent>
                        </wps:txbx>
                        <wps:bodyPr wrap="square" lIns="0" tIns="0" rIns="0" bIns="0" rtlCol="0">
                          <a:noAutofit/>
                        </wps:bodyPr>
                      </wps:wsp>
                      <wps:wsp>
                        <wps:cNvPr id="73" name="Textbox 73"/>
                        <wps:cNvSpPr txBox="1"/>
                        <wps:spPr>
                          <a:xfrm>
                            <a:off x="29616" y="1078623"/>
                            <a:ext cx="426084" cy="213995"/>
                          </a:xfrm>
                          <a:prstGeom prst="rect">
                            <a:avLst/>
                          </a:prstGeom>
                        </wps:spPr>
                        <wps:txbx>
                          <w:txbxContent>
                            <w:p w14:paraId="0723CBB7" w14:textId="77777777" w:rsidR="00C91026" w:rsidRDefault="00A75B0C">
                              <w:pPr>
                                <w:spacing w:before="45"/>
                                <w:rPr>
                                  <w:sz w:val="24"/>
                                </w:rPr>
                              </w:pPr>
                              <w:r>
                                <w:rPr>
                                  <w:spacing w:val="-2"/>
                                  <w:sz w:val="24"/>
                                </w:rPr>
                                <w:t>Colère</w:t>
                              </w:r>
                            </w:p>
                          </w:txbxContent>
                        </wps:txbx>
                        <wps:bodyPr wrap="square" lIns="0" tIns="0" rIns="0" bIns="0" rtlCol="0">
                          <a:noAutofit/>
                        </wps:bodyPr>
                      </wps:wsp>
                      <wps:wsp>
                        <wps:cNvPr id="74" name="Textbox 74"/>
                        <wps:cNvSpPr txBox="1"/>
                        <wps:spPr>
                          <a:xfrm>
                            <a:off x="3107042" y="1475625"/>
                            <a:ext cx="688340" cy="213995"/>
                          </a:xfrm>
                          <a:prstGeom prst="rect">
                            <a:avLst/>
                          </a:prstGeom>
                        </wps:spPr>
                        <wps:txbx>
                          <w:txbxContent>
                            <w:p w14:paraId="6838E71E" w14:textId="77777777" w:rsidR="00C91026" w:rsidRDefault="00A75B0C">
                              <w:pPr>
                                <w:spacing w:before="45"/>
                                <w:rPr>
                                  <w:sz w:val="24"/>
                                </w:rPr>
                              </w:pPr>
                              <w:r>
                                <w:rPr>
                                  <w:spacing w:val="-2"/>
                                  <w:w w:val="105"/>
                                  <w:sz w:val="24"/>
                                </w:rPr>
                                <w:t>Excitation</w:t>
                              </w:r>
                            </w:p>
                          </w:txbxContent>
                        </wps:txbx>
                        <wps:bodyPr wrap="square" lIns="0" tIns="0" rIns="0" bIns="0" rtlCol="0">
                          <a:noAutofit/>
                        </wps:bodyPr>
                      </wps:wsp>
                      <wps:wsp>
                        <wps:cNvPr id="75" name="Textbox 75"/>
                        <wps:cNvSpPr txBox="1"/>
                        <wps:spPr>
                          <a:xfrm>
                            <a:off x="2318766" y="3205543"/>
                            <a:ext cx="572770" cy="213995"/>
                          </a:xfrm>
                          <a:prstGeom prst="rect">
                            <a:avLst/>
                          </a:prstGeom>
                        </wps:spPr>
                        <wps:txbx>
                          <w:txbxContent>
                            <w:p w14:paraId="356ADF11" w14:textId="77777777" w:rsidR="00C91026" w:rsidRDefault="00A75B0C">
                              <w:pPr>
                                <w:spacing w:before="45"/>
                                <w:rPr>
                                  <w:sz w:val="24"/>
                                </w:rPr>
                              </w:pPr>
                              <w:r>
                                <w:rPr>
                                  <w:spacing w:val="-2"/>
                                  <w:w w:val="105"/>
                                  <w:sz w:val="24"/>
                                </w:rPr>
                                <w:t>Tristesse</w:t>
                              </w:r>
                            </w:p>
                          </w:txbxContent>
                        </wps:txbx>
                        <wps:bodyPr wrap="square" lIns="0" tIns="0" rIns="0" bIns="0" rtlCol="0">
                          <a:noAutofit/>
                        </wps:bodyPr>
                      </wps:wsp>
                      <wps:wsp>
                        <wps:cNvPr id="76" name="Textbox 76"/>
                        <wps:cNvSpPr txBox="1"/>
                        <wps:spPr>
                          <a:xfrm>
                            <a:off x="0" y="3797630"/>
                            <a:ext cx="455295" cy="213995"/>
                          </a:xfrm>
                          <a:prstGeom prst="rect">
                            <a:avLst/>
                          </a:prstGeom>
                        </wps:spPr>
                        <wps:txbx>
                          <w:txbxContent>
                            <w:p w14:paraId="6FDFE0EF" w14:textId="77777777" w:rsidR="00C91026" w:rsidRDefault="00A75B0C">
                              <w:pPr>
                                <w:spacing w:before="45"/>
                                <w:rPr>
                                  <w:sz w:val="24"/>
                                </w:rPr>
                              </w:pPr>
                              <w:r>
                                <w:rPr>
                                  <w:spacing w:val="-2"/>
                                  <w:sz w:val="24"/>
                                </w:rPr>
                                <w:t>Mépris</w:t>
                              </w:r>
                            </w:p>
                          </w:txbxContent>
                        </wps:txbx>
                        <wps:bodyPr wrap="square" lIns="0" tIns="0" rIns="0" bIns="0" rtlCol="0">
                          <a:noAutofit/>
                        </wps:bodyPr>
                      </wps:wsp>
                      <wps:wsp>
                        <wps:cNvPr id="77" name="Textbox 77"/>
                        <wps:cNvSpPr txBox="1"/>
                        <wps:spPr>
                          <a:xfrm>
                            <a:off x="4751133" y="3694041"/>
                            <a:ext cx="492759" cy="216535"/>
                          </a:xfrm>
                          <a:prstGeom prst="rect">
                            <a:avLst/>
                          </a:prstGeom>
                        </wps:spPr>
                        <wps:txbx>
                          <w:txbxContent>
                            <w:p w14:paraId="79B1AE64" w14:textId="77777777" w:rsidR="00C91026" w:rsidRDefault="00A75B0C">
                              <w:pPr>
                                <w:spacing w:before="51"/>
                                <w:rPr>
                                  <w:rFonts w:ascii="Georgia"/>
                                  <w:b/>
                                  <w:sz w:val="24"/>
                                </w:rPr>
                              </w:pPr>
                              <w:r>
                                <w:rPr>
                                  <w:rFonts w:ascii="Georgia"/>
                                  <w:b/>
                                  <w:spacing w:val="-8"/>
                                  <w:sz w:val="24"/>
                                </w:rPr>
                                <w:t>Plaisir</w:t>
                              </w:r>
                            </w:p>
                          </w:txbxContent>
                        </wps:txbx>
                        <wps:bodyPr wrap="square" lIns="0" tIns="0" rIns="0" bIns="0" rtlCol="0">
                          <a:noAutofit/>
                        </wps:bodyPr>
                      </wps:wsp>
                      <wps:wsp>
                        <wps:cNvPr id="78" name="Textbox 78"/>
                        <wps:cNvSpPr txBox="1"/>
                        <wps:spPr>
                          <a:xfrm>
                            <a:off x="138417" y="4227797"/>
                            <a:ext cx="845819" cy="216535"/>
                          </a:xfrm>
                          <a:prstGeom prst="rect">
                            <a:avLst/>
                          </a:prstGeom>
                        </wps:spPr>
                        <wps:txbx>
                          <w:txbxContent>
                            <w:p w14:paraId="263B6DB5" w14:textId="77777777" w:rsidR="00C91026" w:rsidRDefault="00A75B0C">
                              <w:pPr>
                                <w:spacing w:before="51"/>
                                <w:rPr>
                                  <w:rFonts w:ascii="Georgia"/>
                                  <w:b/>
                                  <w:sz w:val="24"/>
                                </w:rPr>
                              </w:pPr>
                              <w:r>
                                <w:rPr>
                                  <w:rFonts w:ascii="Georgia"/>
                                  <w:b/>
                                  <w:spacing w:val="-2"/>
                                  <w:w w:val="90"/>
                                  <w:sz w:val="24"/>
                                </w:rPr>
                                <w:t>Dominance</w:t>
                              </w:r>
                            </w:p>
                          </w:txbxContent>
                        </wps:txbx>
                        <wps:bodyPr wrap="square" lIns="0" tIns="0" rIns="0" bIns="0" rtlCol="0">
                          <a:noAutofit/>
                        </wps:bodyPr>
                      </wps:wsp>
                    </wpg:wgp>
                  </a:graphicData>
                </a:graphic>
              </wp:anchor>
            </w:drawing>
          </mc:Choice>
          <mc:Fallback>
            <w:pict>
              <v:group id="Group 58" o:spid="_x0000_s1072" style="position:absolute;left:0;text-align:left;margin-left:91.7pt;margin-top:27.4pt;width:412.9pt;height:355.8pt;z-index:-15724544;mso-wrap-distance-left:0;mso-wrap-distance-right:0;mso-position-horizontal-relative:page;mso-position-vertical-relative:text" coordsize="52438,45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">
                <v:shape id="Graphic 59" o:spid="_x0000_s1073" style="position:absolute;left:4957;top:6954;width:40113;height:38202;visibility:visible;mso-wrap-style:square;v-text-anchor:top" coordsize="4011295,382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" path="m1651925,2781904l1651925,em1651925,2781904l1651925,em4011114,3209452r,-2781904em1651925,2781904l1651925,em1651925,2781904l1651925,em4011114,3209452r,-2781904em,3392487l,610582em,3392487l,610582em2359189,3820035r,-2781904em1651925,2781904r2359189,427548em1651925,2781904r2359189,427548em1651925,l4011114,427548em1651925,2781904r2359189,427548em1651925,2781904r2359189,427548em1651925,l4011114,427548em,3392487r2359189,427548em,3392487r2359189,427548em,610582r2359189,427549em1651925,2781904l,3392487em1651925,2781904l,3392487em1651925,l,610582em1651925,2781904l,3392487em1651925,2781904l,3392487em1651925,l,610582em4011114,3209452l2359189,3820035em4011114,3209452l2359189,3820035em4011114,427548l2359189,1038131e" filled="f" strokecolor="#a5a5a5" strokeweight=".14056mm">
                  <v:path arrowok="t"/>
                </v:shape>
                <v:shape id="Graphic 60" o:spid="_x0000_s1074" style="position:absolute;left:4957;top:13060;width:23596;height:32099;visibility:visible;mso-wrap-style:square;v-text-anchor:top" coordsize="2359660,320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" path="m,l,2781904r2359189,427548l2359189,427548,,xe" fillcolor="#e5e5e5" stroked="f">
                  <v:fill opacity="39321f"/>
                  <v:path arrowok="t"/>
                </v:shape>
                <v:shape id="Graphic 61" o:spid="_x0000_s1075" style="position:absolute;left:922;top:34773;width:20555;height:7601;visibility:visible;mso-wrap-style:square;v-text-anchor:top" coordsize="2055495,76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" path="m2055412,l,759720e" filled="f" strokeweight=".28117mm">
                  <v:path arrowok="t"/>
                </v:shape>
                <v:shape id="Graphic 62" o:spid="_x0000_s1076" style="position:absolute;left:874;top:41905;width:445;height:743;visibility:visible;mso-wrap-style:square;v-text-anchor:top" coordsize="4445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" path="m44076,74114l33358,61524,22147,53525,10882,49364,,48285,7565,40389,13416,29901,16730,16534,16684,e" filled="f" strokeweight=".28114mm">
                  <v:path arrowok="t"/>
                </v:shape>
                <v:shape id="Graphic 63" o:spid="_x0000_s1077" style="position:absolute;left:21476;top:34773;width:29394;height:5328;visibility:visible;mso-wrap-style:square;v-text-anchor:top" coordsize="293941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" path="m,l2939027,532630e" filled="f" strokeweight=".28117mm">
                  <v:path arrowok="t"/>
                </v:shape>
                <v:shape id="Graphic 64" o:spid="_x0000_s1078" style="position:absolute;left:50527;top:39662;width:394;height:781;visibility:visible;mso-wrap-style:square;v-text-anchor:top" coordsize="3937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" path="m14089,r2830,16290l22506,28878r7586,9310l38915,44649,28386,47603,18015,53660,8366,63486,,77748e" filled="f" strokeweight=".28114mm">
                  <v:path arrowok="t"/>
                </v:shape>
                <v:shape id="Graphic 65" o:spid="_x0000_s1079" style="position:absolute;left:21476;top:101;width:13;height:34677;visibility:visible;mso-wrap-style:square;v-text-anchor:top" coordsize="1270,346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" path="m,3467258l,e" filled="f" strokeweight=".28117mm">
                  <v:path arrowok="t"/>
                </v:shape>
                <v:shape id="Graphic 66" o:spid="_x0000_s1080" style="position:absolute;left:21081;top:50;width:794;height:324;visibility:visible;mso-wrap-style:square;v-text-anchor:top" coordsize="7937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" path="m,32390l15525,26701,26915,18958,34724,9833,39509,r4784,9833l52102,18958r11390,7743l79018,32390e" filled="f" strokeweight=".281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7" o:spid="_x0000_s1081" type="#_x0000_t75" style="position:absolute;left:28119;top:16905;width:860;height: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">
                  <v:imagedata r:id="rId16" o:title=""/>
                </v:shape>
                <v:shape id="Image 68" o:spid="_x0000_s1082" type="#_x0000_t75" style="position:absolute;left:4527;top:12630;width:86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">
                  <v:imagedata r:id="rId16" o:title=""/>
                </v:shape>
                <v:shape id="Image 69" o:spid="_x0000_s1083" type="#_x0000_t75" style="position:absolute;left:21046;top:6524;width:86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">
                  <v:imagedata r:id="rId17" o:title=""/>
                </v:shape>
                <v:shape id="Image 70" o:spid="_x0000_s1084" type="#_x0000_t75" style="position:absolute;left:4527;top:40449;width:86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">
                  <v:imagedata r:id="rId16" o:title=""/>
                </v:shape>
                <v:shape id="Image 71" o:spid="_x0000_s1085" type="#_x0000_t75" style="position:absolute;left:21046;top:34343;width:860;height: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">
                  <v:imagedata r:id="rId18" o:title=""/>
                </v:shape>
                <v:shape id="Textbox 72" o:spid="_x0000_s1086" type="#_x0000_t202" style="position:absolute;left:22007;top:4697;width:3169;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pPr>
                          <w:spacing w:before="45"/>
                          <w:rPr>
                            <w:sz w:val="24"/>
                          </w:rPr>
                        </w:pPr>
                        <w:r>
                          <w:rPr>
                            <w:spacing w:val="-4"/>
                            <w:w w:val="110"/>
                            <w:sz w:val="24"/>
                          </w:rPr>
                          <w:t>Peur</w:t>
                        </w:r>
                      </w:p>
                    </w:txbxContent>
                  </v:textbox>
                </v:shape>
                <v:shape id="Textbox 73" o:spid="_x0000_s1087" type="#_x0000_t202" style="position:absolute;left:296;top:10786;width:4261;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pPr>
                          <w:spacing w:before="45"/>
                          <w:rPr>
                            <w:sz w:val="24"/>
                          </w:rPr>
                        </w:pPr>
                        <w:r>
                          <w:rPr>
                            <w:spacing w:val="-2"/>
                            <w:sz w:val="24"/>
                          </w:rPr>
                          <w:t>Colère</w:t>
                        </w:r>
                      </w:p>
                    </w:txbxContent>
                  </v:textbox>
                </v:shape>
                <v:shape id="Textbox 74" o:spid="_x0000_s1088" type="#_x0000_t202" style="position:absolute;left:31070;top:14756;width:6883;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pPr>
                          <w:spacing w:before="45"/>
                          <w:rPr>
                            <w:sz w:val="24"/>
                          </w:rPr>
                        </w:pPr>
                        <w:r>
                          <w:rPr>
                            <w:spacing w:val="-2"/>
                            <w:w w:val="105"/>
                            <w:sz w:val="24"/>
                          </w:rPr>
                          <w:t>Excitation</w:t>
                        </w:r>
                      </w:p>
                    </w:txbxContent>
                  </v:textbox>
                </v:shape>
                <v:shape id="Textbox 75" o:spid="_x0000_s1089" type="#_x0000_t202" style="position:absolute;left:23187;top:32055;width:572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pPr>
                          <w:spacing w:before="45"/>
                          <w:rPr>
                            <w:sz w:val="24"/>
                          </w:rPr>
                        </w:pPr>
                        <w:r>
                          <w:rPr>
                            <w:spacing w:val="-2"/>
                            <w:w w:val="105"/>
                            <w:sz w:val="24"/>
                          </w:rPr>
                          <w:t>Tristesse</w:t>
                        </w:r>
                      </w:p>
                    </w:txbxContent>
                  </v:textbox>
                </v:shape>
                <v:shape id="Textbox 76" o:spid="_x0000_s1090" type="#_x0000_t202" style="position:absolute;top:37976;width:455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pPr>
                          <w:spacing w:before="45"/>
                          <w:rPr>
                            <w:sz w:val="24"/>
                          </w:rPr>
                        </w:pPr>
                        <w:r>
                          <w:rPr>
                            <w:spacing w:val="-2"/>
                            <w:sz w:val="24"/>
                          </w:rPr>
                          <w:t>Mépris</w:t>
                        </w:r>
                      </w:p>
                    </w:txbxContent>
                  </v:textbox>
                </v:shape>
                <v:shape id="Textbox 77" o:spid="_x0000_s1091" type="#_x0000_t202" style="position:absolute;left:47511;top:36940;width:4927;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pPr>
                          <w:spacing w:before="51"/>
                          <w:rPr>
                            <w:rFonts w:ascii="Georgia"/>
                            <w:b/>
                            <w:sz w:val="24"/>
                          </w:rPr>
                        </w:pPr>
                        <w:r>
                          <w:rPr>
                            <w:rFonts w:ascii="Georgia"/>
                            <w:b/>
                            <w:spacing w:val="-8"/>
                            <w:sz w:val="24"/>
                          </w:rPr>
                          <w:t>Plaisir</w:t>
                        </w:r>
                      </w:p>
                    </w:txbxContent>
                  </v:textbox>
                </v:shape>
                <v:shape id="Textbox 78" o:spid="_x0000_s1092" type="#_x0000_t202" style="position:absolute;left:1384;top:42277;width:8458;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pPr>
                          <w:spacing w:before="51"/>
                          <w:rPr>
                            <w:rFonts w:ascii="Georgia"/>
                            <w:b/>
                            <w:sz w:val="24"/>
                          </w:rPr>
                        </w:pPr>
                        <w:r>
                          <w:rPr>
                            <w:rFonts w:ascii="Georgia"/>
                            <w:b/>
                            <w:spacing w:val="-2"/>
                            <w:w w:val="90"/>
                            <w:sz w:val="24"/>
                          </w:rPr>
                          <w:t>Dominance</w:t>
                        </w:r>
                      </w:p>
                    </w:txbxContent>
                  </v:textbox>
                </v:shape>
                <w10:wrap type="topAndBottom" anchorx="page"/>
              </v:group>
            </w:pict>
          </mc:Fallback>
        </mc:AlternateContent>
      </w:r>
      <w:r>
        <w:rPr>
          <w:spacing w:val="-2"/>
        </w:rPr>
        <w:t>Activation</w:t>
      </w:r>
    </w:p>
    <w:p w14:paraId="42E25A5D" w14:textId="77777777" w:rsidR="00C91026" w:rsidRDefault="00C91026">
      <w:pPr>
        <w:pStyle w:val="Titre3"/>
        <w:jc w:val="center"/>
        <w:sectPr w:rsidR="00C91026">
          <w:pgSz w:w="11910" w:h="16840"/>
          <w:pgMar w:top="1920" w:right="1133" w:bottom="1080" w:left="1275" w:header="0" w:footer="889" w:gutter="0"/>
          <w:cols w:space="720"/>
        </w:sectPr>
      </w:pPr>
    </w:p>
    <w:p w14:paraId="00B17975" w14:textId="77777777" w:rsidR="00C91026" w:rsidRDefault="00C91026">
      <w:pPr>
        <w:pStyle w:val="Corpsdetexte"/>
        <w:rPr>
          <w:rFonts w:ascii="Georgia"/>
          <w:b/>
          <w:sz w:val="49"/>
        </w:rPr>
      </w:pPr>
    </w:p>
    <w:p w14:paraId="338D1E8C" w14:textId="77777777" w:rsidR="00C91026" w:rsidRDefault="00C91026">
      <w:pPr>
        <w:pStyle w:val="Corpsdetexte"/>
        <w:spacing w:before="85"/>
        <w:rPr>
          <w:rFonts w:ascii="Georgia"/>
          <w:b/>
          <w:sz w:val="49"/>
        </w:rPr>
      </w:pPr>
    </w:p>
    <w:p w14:paraId="47D9BEAC" w14:textId="77777777" w:rsidR="00C91026" w:rsidRDefault="00A75B0C">
      <w:pPr>
        <w:spacing w:line="573" w:lineRule="auto"/>
        <w:ind w:left="142" w:right="6034"/>
        <w:rPr>
          <w:rFonts w:ascii="Georgia" w:hAnsi="Georgia"/>
          <w:b/>
          <w:sz w:val="49"/>
        </w:rPr>
      </w:pPr>
      <w:bookmarkStart w:id="34" w:name="Méthodologie"/>
      <w:bookmarkStart w:id="35" w:name="_bookmark14"/>
      <w:bookmarkEnd w:id="34"/>
      <w:bookmarkEnd w:id="35"/>
      <w:r>
        <w:rPr>
          <w:rFonts w:ascii="Georgia" w:hAnsi="Georgia"/>
          <w:b/>
          <w:sz w:val="49"/>
        </w:rPr>
        <w:t xml:space="preserve">Chapitre 3 </w:t>
      </w:r>
      <w:r>
        <w:rPr>
          <w:rFonts w:ascii="Georgia" w:hAnsi="Georgia"/>
          <w:b/>
          <w:spacing w:val="-14"/>
          <w:sz w:val="49"/>
        </w:rPr>
        <w:t>Méthodologie</w:t>
      </w:r>
    </w:p>
    <w:p w14:paraId="07749B5A" w14:textId="77777777" w:rsidR="00C91026" w:rsidRDefault="00A75B0C">
      <w:pPr>
        <w:pStyle w:val="Corpsdetexte"/>
        <w:spacing w:before="242" w:line="312" w:lineRule="auto"/>
        <w:ind w:left="142" w:right="243" w:firstLine="398"/>
        <w:jc w:val="both"/>
      </w:pPr>
      <w:r>
        <w:rPr>
          <w:w w:val="105"/>
        </w:rPr>
        <w:t xml:space="preserve">Parmi </w:t>
      </w:r>
      <w:commentRangeStart w:id="36"/>
      <w:r>
        <w:rPr>
          <w:w w:val="105"/>
        </w:rPr>
        <w:t xml:space="preserve">les instruments qui permettent d’analyser ces avis, l’analyse du sentiment est apparue comme une technique largement diffusée </w:t>
      </w:r>
      <w:commentRangeEnd w:id="36"/>
      <w:r>
        <w:rPr>
          <w:rStyle w:val="Marquedecommentaire"/>
        </w:rPr>
        <w:commentReference w:id="36"/>
      </w:r>
      <w:commentRangeStart w:id="37"/>
      <w:r>
        <w:rPr>
          <w:w w:val="105"/>
        </w:rPr>
        <w:t>Évidemment, ceci n’est pas humaine- ment</w:t>
      </w:r>
      <w:r>
        <w:rPr>
          <w:spacing w:val="-13"/>
          <w:w w:val="105"/>
        </w:rPr>
        <w:t xml:space="preserve"> </w:t>
      </w:r>
      <w:r>
        <w:rPr>
          <w:w w:val="105"/>
        </w:rPr>
        <w:t>réalisable,</w:t>
      </w:r>
      <w:r>
        <w:rPr>
          <w:spacing w:val="-13"/>
          <w:w w:val="105"/>
        </w:rPr>
        <w:t xml:space="preserve"> </w:t>
      </w:r>
      <w:r>
        <w:rPr>
          <w:w w:val="105"/>
        </w:rPr>
        <w:t>même</w:t>
      </w:r>
      <w:r>
        <w:rPr>
          <w:spacing w:val="-13"/>
          <w:w w:val="105"/>
        </w:rPr>
        <w:t xml:space="preserve"> </w:t>
      </w:r>
      <w:r>
        <w:rPr>
          <w:w w:val="105"/>
        </w:rPr>
        <w:t>en</w:t>
      </w:r>
      <w:r>
        <w:rPr>
          <w:spacing w:val="-13"/>
          <w:w w:val="105"/>
        </w:rPr>
        <w:t xml:space="preserve"> </w:t>
      </w:r>
      <w:r>
        <w:rPr>
          <w:w w:val="105"/>
        </w:rPr>
        <w:t>se</w:t>
      </w:r>
      <w:r>
        <w:rPr>
          <w:spacing w:val="-13"/>
          <w:w w:val="105"/>
        </w:rPr>
        <w:t xml:space="preserve"> </w:t>
      </w:r>
      <w:r>
        <w:rPr>
          <w:w w:val="105"/>
        </w:rPr>
        <w:t>concentrant</w:t>
      </w:r>
      <w:r>
        <w:rPr>
          <w:spacing w:val="-13"/>
          <w:w w:val="105"/>
        </w:rPr>
        <w:t xml:space="preserve"> </w:t>
      </w:r>
      <w:r>
        <w:rPr>
          <w:w w:val="105"/>
        </w:rPr>
        <w:t>sur</w:t>
      </w:r>
      <w:r>
        <w:rPr>
          <w:spacing w:val="-13"/>
          <w:w w:val="105"/>
        </w:rPr>
        <w:t xml:space="preserve"> </w:t>
      </w:r>
      <w:r>
        <w:rPr>
          <w:w w:val="105"/>
        </w:rPr>
        <w:t>une</w:t>
      </w:r>
      <w:r>
        <w:rPr>
          <w:spacing w:val="-13"/>
          <w:w w:val="105"/>
        </w:rPr>
        <w:t xml:space="preserve"> </w:t>
      </w:r>
      <w:r>
        <w:rPr>
          <w:w w:val="105"/>
        </w:rPr>
        <w:t>seule</w:t>
      </w:r>
      <w:r>
        <w:rPr>
          <w:spacing w:val="-13"/>
          <w:w w:val="105"/>
        </w:rPr>
        <w:t xml:space="preserve"> </w:t>
      </w:r>
      <w:r>
        <w:rPr>
          <w:w w:val="105"/>
        </w:rPr>
        <w:t>source</w:t>
      </w:r>
      <w:r>
        <w:rPr>
          <w:spacing w:val="-13"/>
          <w:w w:val="105"/>
        </w:rPr>
        <w:t xml:space="preserve"> </w:t>
      </w:r>
      <w:r>
        <w:rPr>
          <w:w w:val="105"/>
        </w:rPr>
        <w:t>de</w:t>
      </w:r>
      <w:r>
        <w:rPr>
          <w:spacing w:val="-13"/>
          <w:w w:val="105"/>
        </w:rPr>
        <w:t xml:space="preserve"> </w:t>
      </w:r>
      <w:r>
        <w:rPr>
          <w:w w:val="105"/>
        </w:rPr>
        <w:t>commentaires</w:t>
      </w:r>
      <w:r>
        <w:rPr>
          <w:spacing w:val="-13"/>
          <w:w w:val="105"/>
        </w:rPr>
        <w:t xml:space="preserve"> </w:t>
      </w:r>
      <w:r>
        <w:rPr>
          <w:w w:val="105"/>
        </w:rPr>
        <w:t>leur</w:t>
      </w:r>
      <w:r>
        <w:rPr>
          <w:spacing w:val="-13"/>
          <w:w w:val="105"/>
        </w:rPr>
        <w:t xml:space="preserve"> </w:t>
      </w:r>
      <w:r>
        <w:rPr>
          <w:w w:val="105"/>
        </w:rPr>
        <w:t>volume demeure trop grand. Heureusement</w:t>
      </w:r>
      <w:commentRangeEnd w:id="37"/>
      <w:r>
        <w:rPr>
          <w:rStyle w:val="Marquedecommentaire"/>
        </w:rPr>
        <w:commentReference w:id="37"/>
      </w:r>
      <w:r>
        <w:rPr>
          <w:w w:val="105"/>
        </w:rPr>
        <w:t>, les avancées technologiques des 20 dernières années en Traitement Automatique du Langage Naturel (TALN) nous permettent de combiner l’approche qualitative avec des échelles quantitatives. Les technologies liées au TALN continuent d’évoluer avec de nouvelles méthodes régulièrement développées.</w:t>
      </w:r>
    </w:p>
    <w:p w14:paraId="1F7872CF" w14:textId="77777777" w:rsidR="00C91026" w:rsidRDefault="00A75B0C">
      <w:pPr>
        <w:pStyle w:val="Corpsdetexte"/>
        <w:spacing w:before="190" w:line="312" w:lineRule="auto"/>
        <w:ind w:left="142" w:right="282" w:firstLine="398"/>
        <w:jc w:val="both"/>
      </w:pPr>
      <w:commentRangeStart w:id="38"/>
      <w:r>
        <w:rPr>
          <w:w w:val="105"/>
        </w:rPr>
        <w:t>Grâce à une base de données française, inédite et librement accessible contenant des retours d’expériences d’usagers sur l’administration française, cette étude a pour but de comparer</w:t>
      </w:r>
      <w:r>
        <w:rPr>
          <w:spacing w:val="-16"/>
          <w:w w:val="105"/>
        </w:rPr>
        <w:t xml:space="preserve"> </w:t>
      </w:r>
      <w:r>
        <w:rPr>
          <w:w w:val="105"/>
        </w:rPr>
        <w:t>différentes</w:t>
      </w:r>
      <w:r>
        <w:rPr>
          <w:spacing w:val="-16"/>
          <w:w w:val="105"/>
        </w:rPr>
        <w:t xml:space="preserve"> </w:t>
      </w:r>
      <w:r>
        <w:rPr>
          <w:w w:val="105"/>
        </w:rPr>
        <w:t>méthodes</w:t>
      </w:r>
      <w:r>
        <w:rPr>
          <w:spacing w:val="-16"/>
          <w:w w:val="105"/>
        </w:rPr>
        <w:t xml:space="preserve"> </w:t>
      </w:r>
      <w:r>
        <w:rPr>
          <w:w w:val="105"/>
        </w:rPr>
        <w:t>d’analyse</w:t>
      </w:r>
      <w:r>
        <w:rPr>
          <w:spacing w:val="-15"/>
          <w:w w:val="105"/>
        </w:rPr>
        <w:t xml:space="preserve"> </w:t>
      </w:r>
      <w:r>
        <w:rPr>
          <w:w w:val="105"/>
        </w:rPr>
        <w:t>des</w:t>
      </w:r>
      <w:r>
        <w:rPr>
          <w:spacing w:val="-16"/>
          <w:w w:val="105"/>
        </w:rPr>
        <w:t xml:space="preserve"> </w:t>
      </w:r>
      <w:r>
        <w:rPr>
          <w:w w:val="105"/>
        </w:rPr>
        <w:t>sentiments,</w:t>
      </w:r>
      <w:r>
        <w:rPr>
          <w:spacing w:val="-16"/>
          <w:w w:val="105"/>
        </w:rPr>
        <w:t xml:space="preserve"> </w:t>
      </w:r>
      <w:r>
        <w:rPr>
          <w:w w:val="105"/>
        </w:rPr>
        <w:t>leur</w:t>
      </w:r>
      <w:r>
        <w:rPr>
          <w:spacing w:val="-15"/>
          <w:w w:val="105"/>
        </w:rPr>
        <w:t xml:space="preserve"> </w:t>
      </w:r>
      <w:r>
        <w:rPr>
          <w:w w:val="105"/>
        </w:rPr>
        <w:t>capacité</w:t>
      </w:r>
      <w:r>
        <w:rPr>
          <w:spacing w:val="-16"/>
          <w:w w:val="105"/>
        </w:rPr>
        <w:t xml:space="preserve"> </w:t>
      </w:r>
      <w:r>
        <w:rPr>
          <w:w w:val="105"/>
        </w:rPr>
        <w:t>à</w:t>
      </w:r>
      <w:r>
        <w:rPr>
          <w:spacing w:val="-15"/>
          <w:w w:val="105"/>
        </w:rPr>
        <w:t xml:space="preserve"> </w:t>
      </w:r>
      <w:r>
        <w:rPr>
          <w:w w:val="105"/>
        </w:rPr>
        <w:t>prendre</w:t>
      </w:r>
      <w:r>
        <w:rPr>
          <w:spacing w:val="-16"/>
          <w:w w:val="105"/>
        </w:rPr>
        <w:t xml:space="preserve"> </w:t>
      </w:r>
      <w:r>
        <w:rPr>
          <w:w w:val="105"/>
        </w:rPr>
        <w:t>en</w:t>
      </w:r>
      <w:r>
        <w:rPr>
          <w:spacing w:val="-15"/>
          <w:w w:val="105"/>
        </w:rPr>
        <w:t xml:space="preserve"> </w:t>
      </w:r>
      <w:r>
        <w:rPr>
          <w:w w:val="105"/>
        </w:rPr>
        <w:t>compte les nuances internes et la qualité de leurs résultats.</w:t>
      </w:r>
      <w:commentRangeEnd w:id="38"/>
      <w:r>
        <w:rPr>
          <w:rStyle w:val="Marquedecommentaire"/>
        </w:rPr>
        <w:commentReference w:id="38"/>
      </w:r>
    </w:p>
    <w:p w14:paraId="6AD941FE" w14:textId="77777777" w:rsidR="00C91026" w:rsidRDefault="00A75B0C">
      <w:pPr>
        <w:pStyle w:val="Corpsdetexte"/>
        <w:spacing w:before="190" w:line="312" w:lineRule="auto"/>
        <w:ind w:left="115" w:right="249" w:firstLine="425"/>
        <w:jc w:val="both"/>
      </w:pPr>
      <w:commentRangeStart w:id="39"/>
      <w:r>
        <w:rPr>
          <w:w w:val="105"/>
        </w:rPr>
        <w:t>Qu’entend-on</w:t>
      </w:r>
      <w:r>
        <w:rPr>
          <w:spacing w:val="-8"/>
          <w:w w:val="105"/>
        </w:rPr>
        <w:t xml:space="preserve"> </w:t>
      </w:r>
      <w:r>
        <w:rPr>
          <w:w w:val="105"/>
        </w:rPr>
        <w:t>par analyse du sentiment</w:t>
      </w:r>
      <w:r>
        <w:rPr>
          <w:spacing w:val="-16"/>
          <w:w w:val="105"/>
        </w:rPr>
        <w:t xml:space="preserve"> </w:t>
      </w:r>
      <w:r>
        <w:rPr>
          <w:w w:val="105"/>
        </w:rPr>
        <w:t xml:space="preserve">? </w:t>
      </w:r>
      <w:commentRangeEnd w:id="39"/>
      <w:r>
        <w:rPr>
          <w:rStyle w:val="Marquedecommentaire"/>
        </w:rPr>
        <w:commentReference w:id="39"/>
      </w:r>
      <w:r>
        <w:rPr>
          <w:w w:val="105"/>
        </w:rPr>
        <w:t>Il s’agit de l’étude des opinions, sentiments, jugements,</w:t>
      </w:r>
      <w:r>
        <w:rPr>
          <w:spacing w:val="40"/>
          <w:w w:val="105"/>
        </w:rPr>
        <w:t xml:space="preserve"> </w:t>
      </w:r>
      <w:r>
        <w:rPr>
          <w:w w:val="105"/>
        </w:rPr>
        <w:t>ou</w:t>
      </w:r>
      <w:r>
        <w:rPr>
          <w:spacing w:val="40"/>
          <w:w w:val="105"/>
        </w:rPr>
        <w:t xml:space="preserve"> </w:t>
      </w:r>
      <w:r>
        <w:rPr>
          <w:w w:val="105"/>
        </w:rPr>
        <w:t>attitudes</w:t>
      </w:r>
      <w:r>
        <w:rPr>
          <w:spacing w:val="40"/>
          <w:w w:val="105"/>
        </w:rPr>
        <w:t xml:space="preserve"> </w:t>
      </w:r>
      <w:r>
        <w:rPr>
          <w:w w:val="105"/>
        </w:rPr>
        <w:t>à</w:t>
      </w:r>
      <w:r>
        <w:rPr>
          <w:spacing w:val="40"/>
          <w:w w:val="105"/>
        </w:rPr>
        <w:t xml:space="preserve"> </w:t>
      </w:r>
      <w:r>
        <w:rPr>
          <w:w w:val="105"/>
        </w:rPr>
        <w:t>l’égard</w:t>
      </w:r>
      <w:r>
        <w:rPr>
          <w:spacing w:val="40"/>
          <w:w w:val="105"/>
        </w:rPr>
        <w:t xml:space="preserve"> </w:t>
      </w:r>
      <w:r>
        <w:rPr>
          <w:w w:val="105"/>
        </w:rPr>
        <w:t>d’une</w:t>
      </w:r>
      <w:r>
        <w:rPr>
          <w:spacing w:val="40"/>
          <w:w w:val="105"/>
        </w:rPr>
        <w:t xml:space="preserve"> </w:t>
      </w:r>
      <w:r>
        <w:rPr>
          <w:w w:val="105"/>
        </w:rPr>
        <w:t>entité</w:t>
      </w:r>
      <w:r>
        <w:rPr>
          <w:spacing w:val="40"/>
          <w:w w:val="105"/>
        </w:rPr>
        <w:t xml:space="preserve"> </w:t>
      </w:r>
      <w:r>
        <w:rPr>
          <w:w w:val="105"/>
        </w:rPr>
        <w:t>tierce</w:t>
      </w:r>
      <w:r>
        <w:rPr>
          <w:spacing w:val="40"/>
          <w:w w:val="105"/>
        </w:rPr>
        <w:t xml:space="preserve"> </w:t>
      </w:r>
      <w:r>
        <w:rPr>
          <w:w w:val="105"/>
        </w:rPr>
        <w:t>telle</w:t>
      </w:r>
      <w:r>
        <w:rPr>
          <w:spacing w:val="40"/>
          <w:w w:val="105"/>
        </w:rPr>
        <w:t xml:space="preserve"> </w:t>
      </w:r>
      <w:r>
        <w:rPr>
          <w:w w:val="105"/>
        </w:rPr>
        <w:t>qu’un</w:t>
      </w:r>
      <w:r>
        <w:rPr>
          <w:spacing w:val="40"/>
          <w:w w:val="105"/>
        </w:rPr>
        <w:t xml:space="preserve"> </w:t>
      </w:r>
      <w:r>
        <w:rPr>
          <w:w w:val="105"/>
        </w:rPr>
        <w:t>produit</w:t>
      </w:r>
      <w:r>
        <w:rPr>
          <w:spacing w:val="40"/>
          <w:w w:val="105"/>
        </w:rPr>
        <w:t xml:space="preserve"> </w:t>
      </w:r>
      <w:r>
        <w:rPr>
          <w:w w:val="105"/>
        </w:rPr>
        <w:t>ou</w:t>
      </w:r>
      <w:r>
        <w:rPr>
          <w:spacing w:val="40"/>
          <w:w w:val="105"/>
        </w:rPr>
        <w:t xml:space="preserve"> </w:t>
      </w:r>
      <w:r>
        <w:rPr>
          <w:w w:val="105"/>
        </w:rPr>
        <w:t>un</w:t>
      </w:r>
      <w:r>
        <w:rPr>
          <w:spacing w:val="40"/>
          <w:w w:val="105"/>
        </w:rPr>
        <w:t xml:space="preserve"> </w:t>
      </w:r>
      <w:r>
        <w:rPr>
          <w:w w:val="105"/>
        </w:rPr>
        <w:t xml:space="preserve">service (B. Liu, </w:t>
      </w:r>
      <w:hyperlink w:anchor="_bookmark96" w:history="1">
        <w:r>
          <w:rPr>
            <w:w w:val="105"/>
          </w:rPr>
          <w:t>2012</w:t>
        </w:r>
      </w:hyperlink>
      <w:r>
        <w:rPr>
          <w:w w:val="105"/>
        </w:rPr>
        <w:t>). Cette analyse peut s’effectuer à l’échelle d’un texte complet tel qu’un commentaire laissé en ligne ou à une échelle plus fine telle qu’une phrase. Au sein d’un commentaire empli de colère envers la qualité d’un produit, un consommateur peut tout</w:t>
      </w:r>
      <w:r>
        <w:rPr>
          <w:spacing w:val="40"/>
          <w:w w:val="105"/>
        </w:rPr>
        <w:t xml:space="preserve"> </w:t>
      </w:r>
      <w:r>
        <w:rPr>
          <w:w w:val="105"/>
        </w:rPr>
        <w:t>de</w:t>
      </w:r>
      <w:r>
        <w:rPr>
          <w:spacing w:val="-4"/>
          <w:w w:val="105"/>
        </w:rPr>
        <w:t xml:space="preserve"> </w:t>
      </w:r>
      <w:r>
        <w:rPr>
          <w:w w:val="105"/>
        </w:rPr>
        <w:t>même</w:t>
      </w:r>
      <w:r>
        <w:rPr>
          <w:spacing w:val="-4"/>
          <w:w w:val="105"/>
        </w:rPr>
        <w:t xml:space="preserve"> </w:t>
      </w:r>
      <w:r>
        <w:rPr>
          <w:w w:val="105"/>
        </w:rPr>
        <w:t>éprouver</w:t>
      </w:r>
      <w:r>
        <w:rPr>
          <w:spacing w:val="-4"/>
          <w:w w:val="105"/>
        </w:rPr>
        <w:t xml:space="preserve"> </w:t>
      </w:r>
      <w:r>
        <w:rPr>
          <w:w w:val="105"/>
        </w:rPr>
        <w:t>de</w:t>
      </w:r>
      <w:r>
        <w:rPr>
          <w:spacing w:val="-4"/>
          <w:w w:val="105"/>
        </w:rPr>
        <w:t xml:space="preserve"> </w:t>
      </w:r>
      <w:r>
        <w:rPr>
          <w:w w:val="105"/>
        </w:rPr>
        <w:t>la</w:t>
      </w:r>
      <w:r>
        <w:rPr>
          <w:spacing w:val="-4"/>
          <w:w w:val="105"/>
        </w:rPr>
        <w:t xml:space="preserve"> </w:t>
      </w:r>
      <w:r>
        <w:rPr>
          <w:w w:val="105"/>
        </w:rPr>
        <w:t>gratitude</w:t>
      </w:r>
      <w:r>
        <w:rPr>
          <w:spacing w:val="-4"/>
          <w:w w:val="105"/>
        </w:rPr>
        <w:t xml:space="preserve"> </w:t>
      </w:r>
      <w:r>
        <w:rPr>
          <w:w w:val="105"/>
        </w:rPr>
        <w:t>vis-à-vis</w:t>
      </w:r>
      <w:r>
        <w:rPr>
          <w:spacing w:val="-4"/>
          <w:w w:val="105"/>
        </w:rPr>
        <w:t xml:space="preserve"> </w:t>
      </w:r>
      <w:r>
        <w:rPr>
          <w:w w:val="105"/>
        </w:rPr>
        <w:t>des</w:t>
      </w:r>
      <w:r>
        <w:rPr>
          <w:spacing w:val="-4"/>
          <w:w w:val="105"/>
        </w:rPr>
        <w:t xml:space="preserve"> </w:t>
      </w:r>
      <w:r>
        <w:rPr>
          <w:w w:val="105"/>
        </w:rPr>
        <w:t>employés</w:t>
      </w:r>
      <w:r>
        <w:rPr>
          <w:spacing w:val="-4"/>
          <w:w w:val="105"/>
        </w:rPr>
        <w:t xml:space="preserve"> </w:t>
      </w:r>
      <w:r>
        <w:rPr>
          <w:w w:val="105"/>
        </w:rPr>
        <w:t>lui</w:t>
      </w:r>
      <w:r>
        <w:rPr>
          <w:spacing w:val="-4"/>
          <w:w w:val="105"/>
        </w:rPr>
        <w:t xml:space="preserve"> </w:t>
      </w:r>
      <w:r>
        <w:rPr>
          <w:w w:val="105"/>
        </w:rPr>
        <w:t>ayant</w:t>
      </w:r>
      <w:r>
        <w:rPr>
          <w:spacing w:val="-4"/>
          <w:w w:val="105"/>
        </w:rPr>
        <w:t xml:space="preserve"> </w:t>
      </w:r>
      <w:r>
        <w:rPr>
          <w:w w:val="105"/>
        </w:rPr>
        <w:t>vendu</w:t>
      </w:r>
      <w:r>
        <w:rPr>
          <w:spacing w:val="-4"/>
          <w:w w:val="105"/>
        </w:rPr>
        <w:t xml:space="preserve"> </w:t>
      </w:r>
      <w:r>
        <w:rPr>
          <w:w w:val="105"/>
        </w:rPr>
        <w:t>celui-ci.</w:t>
      </w:r>
      <w:r>
        <w:rPr>
          <w:spacing w:val="-4"/>
          <w:w w:val="105"/>
        </w:rPr>
        <w:t xml:space="preserve"> </w:t>
      </w:r>
      <w:r>
        <w:rPr>
          <w:w w:val="105"/>
        </w:rPr>
        <w:t>Ainsi,</w:t>
      </w:r>
      <w:r>
        <w:rPr>
          <w:spacing w:val="-4"/>
          <w:w w:val="105"/>
        </w:rPr>
        <w:t xml:space="preserve"> </w:t>
      </w:r>
      <w:r>
        <w:rPr>
          <w:w w:val="105"/>
        </w:rPr>
        <w:t>le sentiment global d’un texte n’est pas nécessairement la somme des sentiments de chaque phrase le composant.</w:t>
      </w:r>
    </w:p>
    <w:p w14:paraId="2BC5A276" w14:textId="77777777" w:rsidR="00C91026" w:rsidRDefault="00A75B0C">
      <w:pPr>
        <w:pStyle w:val="Corpsdetexte"/>
        <w:spacing w:before="190" w:line="312" w:lineRule="auto"/>
        <w:ind w:left="142" w:right="236" w:firstLine="398"/>
        <w:jc w:val="both"/>
      </w:pPr>
      <w:proofErr w:type="spellStart"/>
      <w:r>
        <w:rPr>
          <w:w w:val="105"/>
        </w:rPr>
        <w:t>Pang</w:t>
      </w:r>
      <w:proofErr w:type="spellEnd"/>
      <w:r>
        <w:rPr>
          <w:w w:val="105"/>
        </w:rPr>
        <w:t xml:space="preserve"> et al. (</w:t>
      </w:r>
      <w:hyperlink w:anchor="_bookmark115" w:history="1">
        <w:r>
          <w:rPr>
            <w:w w:val="105"/>
          </w:rPr>
          <w:t>2002</w:t>
        </w:r>
      </w:hyperlink>
      <w:r>
        <w:rPr>
          <w:w w:val="105"/>
        </w:rPr>
        <w:t>) ont accéléré l’évolution de ce domaine en analysant des revues de films grâce aux notes attachées à ces revues. Les auteurs, pour la première fois, se sont concentrés sur la polarité des sentiments (positive ou négative) au lieu des sujets abordés. L’analyse</w:t>
      </w:r>
      <w:r>
        <w:rPr>
          <w:spacing w:val="-5"/>
          <w:w w:val="105"/>
        </w:rPr>
        <w:t xml:space="preserve"> </w:t>
      </w:r>
      <w:r>
        <w:rPr>
          <w:w w:val="105"/>
        </w:rPr>
        <w:t>de</w:t>
      </w:r>
      <w:r>
        <w:rPr>
          <w:spacing w:val="-5"/>
          <w:w w:val="105"/>
        </w:rPr>
        <w:t xml:space="preserve"> </w:t>
      </w:r>
      <w:r>
        <w:rPr>
          <w:w w:val="105"/>
        </w:rPr>
        <w:t>sentiment</w:t>
      </w:r>
      <w:r>
        <w:rPr>
          <w:spacing w:val="-5"/>
          <w:w w:val="105"/>
        </w:rPr>
        <w:t xml:space="preserve"> </w:t>
      </w:r>
      <w:r>
        <w:rPr>
          <w:w w:val="105"/>
        </w:rPr>
        <w:t>regroupe</w:t>
      </w:r>
      <w:r>
        <w:rPr>
          <w:spacing w:val="-5"/>
          <w:w w:val="105"/>
        </w:rPr>
        <w:t xml:space="preserve"> </w:t>
      </w:r>
      <w:r>
        <w:rPr>
          <w:w w:val="105"/>
        </w:rPr>
        <w:t>plusieurs</w:t>
      </w:r>
      <w:r>
        <w:rPr>
          <w:spacing w:val="-5"/>
          <w:w w:val="105"/>
        </w:rPr>
        <w:t xml:space="preserve"> </w:t>
      </w:r>
      <w:r>
        <w:rPr>
          <w:w w:val="105"/>
        </w:rPr>
        <w:t>tâches,</w:t>
      </w:r>
      <w:r>
        <w:rPr>
          <w:spacing w:val="-5"/>
          <w:w w:val="105"/>
        </w:rPr>
        <w:t xml:space="preserve"> </w:t>
      </w:r>
      <w:r>
        <w:rPr>
          <w:w w:val="105"/>
        </w:rPr>
        <w:t>plusieurs</w:t>
      </w:r>
      <w:r>
        <w:rPr>
          <w:spacing w:val="-5"/>
          <w:w w:val="105"/>
        </w:rPr>
        <w:t xml:space="preserve"> </w:t>
      </w:r>
      <w:r>
        <w:rPr>
          <w:w w:val="105"/>
        </w:rPr>
        <w:t>approches</w:t>
      </w:r>
      <w:r>
        <w:rPr>
          <w:spacing w:val="-5"/>
          <w:w w:val="105"/>
        </w:rPr>
        <w:t xml:space="preserve"> </w:t>
      </w:r>
      <w:r>
        <w:rPr>
          <w:w w:val="105"/>
        </w:rPr>
        <w:t>méthodologiques</w:t>
      </w:r>
      <w:r>
        <w:rPr>
          <w:spacing w:val="-5"/>
          <w:w w:val="105"/>
        </w:rPr>
        <w:t xml:space="preserve"> </w:t>
      </w:r>
      <w:r>
        <w:rPr>
          <w:w w:val="105"/>
        </w:rPr>
        <w:t>et</w:t>
      </w:r>
    </w:p>
    <w:p w14:paraId="57F66600" w14:textId="77777777" w:rsidR="00C91026" w:rsidRDefault="00C91026">
      <w:pPr>
        <w:pStyle w:val="Corpsdetexte"/>
        <w:spacing w:line="312" w:lineRule="auto"/>
        <w:jc w:val="both"/>
        <w:sectPr w:rsidR="00C91026">
          <w:pgSz w:w="11910" w:h="16840"/>
          <w:pgMar w:top="1920" w:right="1133" w:bottom="1080" w:left="1275" w:header="0" w:footer="889" w:gutter="0"/>
          <w:cols w:space="720"/>
        </w:sectPr>
      </w:pPr>
    </w:p>
    <w:p w14:paraId="22B405BD" w14:textId="77777777" w:rsidR="00C91026" w:rsidRDefault="00A75B0C">
      <w:pPr>
        <w:pStyle w:val="Corpsdetexte"/>
        <w:spacing w:before="134" w:line="312" w:lineRule="auto"/>
        <w:ind w:left="142"/>
      </w:pPr>
      <w:r>
        <w:rPr>
          <w:w w:val="105"/>
        </w:rPr>
        <w:lastRenderedPageBreak/>
        <w:t>plusieurs</w:t>
      </w:r>
      <w:r>
        <w:rPr>
          <w:spacing w:val="-1"/>
          <w:w w:val="105"/>
        </w:rPr>
        <w:t xml:space="preserve"> </w:t>
      </w:r>
      <w:r>
        <w:rPr>
          <w:w w:val="105"/>
        </w:rPr>
        <w:t>échelles</w:t>
      </w:r>
      <w:r>
        <w:rPr>
          <w:spacing w:val="-1"/>
          <w:w w:val="105"/>
        </w:rPr>
        <w:t xml:space="preserve"> </w:t>
      </w:r>
      <w:r>
        <w:rPr>
          <w:w w:val="105"/>
        </w:rPr>
        <w:t>d’étude</w:t>
      </w:r>
      <w:r>
        <w:rPr>
          <w:spacing w:val="-1"/>
          <w:w w:val="105"/>
        </w:rPr>
        <w:t xml:space="preserve"> </w:t>
      </w:r>
      <w:r>
        <w:rPr>
          <w:w w:val="105"/>
        </w:rPr>
        <w:t>résumées</w:t>
      </w:r>
      <w:r>
        <w:rPr>
          <w:spacing w:val="-1"/>
          <w:w w:val="105"/>
        </w:rPr>
        <w:t xml:space="preserve"> </w:t>
      </w:r>
      <w:r>
        <w:rPr>
          <w:w w:val="105"/>
        </w:rPr>
        <w:t>dans</w:t>
      </w:r>
      <w:r>
        <w:rPr>
          <w:spacing w:val="-1"/>
          <w:w w:val="105"/>
        </w:rPr>
        <w:t xml:space="preserve"> </w:t>
      </w:r>
      <w:r>
        <w:rPr>
          <w:w w:val="105"/>
        </w:rPr>
        <w:t>la</w:t>
      </w:r>
      <w:r>
        <w:rPr>
          <w:spacing w:val="-1"/>
          <w:w w:val="105"/>
        </w:rPr>
        <w:t xml:space="preserve"> </w:t>
      </w:r>
      <w:r>
        <w:rPr>
          <w:w w:val="105"/>
        </w:rPr>
        <w:t>figure</w:t>
      </w:r>
      <w:r>
        <w:rPr>
          <w:spacing w:val="-1"/>
          <w:w w:val="105"/>
        </w:rPr>
        <w:t xml:space="preserve"> </w:t>
      </w:r>
      <w:hyperlink w:anchor="_bookmark15" w:history="1">
        <w:r>
          <w:rPr>
            <w:w w:val="105"/>
          </w:rPr>
          <w:t>3.1</w:t>
        </w:r>
      </w:hyperlink>
      <w:r>
        <w:rPr>
          <w:w w:val="105"/>
        </w:rPr>
        <w:t>.</w:t>
      </w:r>
      <w:r>
        <w:rPr>
          <w:spacing w:val="-1"/>
          <w:w w:val="105"/>
        </w:rPr>
        <w:t xml:space="preserve"> </w:t>
      </w:r>
      <w:r>
        <w:rPr>
          <w:w w:val="105"/>
        </w:rPr>
        <w:t>C’est</w:t>
      </w:r>
      <w:r>
        <w:rPr>
          <w:spacing w:val="-1"/>
          <w:w w:val="105"/>
        </w:rPr>
        <w:t xml:space="preserve"> </w:t>
      </w:r>
      <w:r>
        <w:rPr>
          <w:w w:val="105"/>
        </w:rPr>
        <w:t>principalement</w:t>
      </w:r>
      <w:r>
        <w:rPr>
          <w:spacing w:val="-1"/>
          <w:w w:val="105"/>
        </w:rPr>
        <w:t xml:space="preserve"> </w:t>
      </w:r>
      <w:r>
        <w:rPr>
          <w:w w:val="105"/>
        </w:rPr>
        <w:t>autour</w:t>
      </w:r>
      <w:r>
        <w:rPr>
          <w:spacing w:val="-1"/>
          <w:w w:val="105"/>
        </w:rPr>
        <w:t xml:space="preserve"> </w:t>
      </w:r>
      <w:r>
        <w:rPr>
          <w:w w:val="105"/>
        </w:rPr>
        <w:t>de</w:t>
      </w:r>
      <w:r>
        <w:rPr>
          <w:spacing w:val="-1"/>
          <w:w w:val="105"/>
        </w:rPr>
        <w:t xml:space="preserve"> </w:t>
      </w:r>
      <w:r>
        <w:rPr>
          <w:w w:val="105"/>
        </w:rPr>
        <w:t>ces trois aspects de ce domaine que la littérature évolue.</w:t>
      </w:r>
    </w:p>
    <w:p w14:paraId="6F4CE12C" w14:textId="77777777" w:rsidR="00C91026" w:rsidRDefault="00A75B0C">
      <w:pPr>
        <w:pStyle w:val="Corpsdetexte"/>
        <w:tabs>
          <w:tab w:val="left" w:pos="2009"/>
        </w:tabs>
        <w:spacing w:before="161" w:line="249" w:lineRule="auto"/>
        <w:ind w:left="1862" w:right="476" w:hanging="1482"/>
      </w:pPr>
      <w:bookmarkStart w:id="40" w:name="_bookmark15"/>
      <w:bookmarkEnd w:id="40"/>
      <w:r>
        <w:rPr>
          <w:rFonts w:ascii="Georgia" w:hAnsi="Georgia"/>
          <w:b/>
        </w:rPr>
        <w:t>Figure 3.1 –</w:t>
      </w:r>
      <w:r>
        <w:rPr>
          <w:rFonts w:ascii="Georgia" w:hAnsi="Georgia"/>
          <w:b/>
        </w:rPr>
        <w:tab/>
      </w:r>
      <w:r>
        <w:rPr>
          <w:rFonts w:ascii="Georgia" w:hAnsi="Georgia"/>
          <w:b/>
        </w:rPr>
        <w:tab/>
      </w:r>
      <w:r>
        <w:t>Aperçu</w:t>
      </w:r>
      <w:r>
        <w:rPr>
          <w:spacing w:val="37"/>
        </w:rPr>
        <w:t xml:space="preserve"> </w:t>
      </w:r>
      <w:r>
        <w:t>du</w:t>
      </w:r>
      <w:r>
        <w:rPr>
          <w:spacing w:val="37"/>
        </w:rPr>
        <w:t xml:space="preserve"> </w:t>
      </w:r>
      <w:r>
        <w:t>concept</w:t>
      </w:r>
      <w:r>
        <w:rPr>
          <w:spacing w:val="37"/>
        </w:rPr>
        <w:t xml:space="preserve"> </w:t>
      </w:r>
      <w:r>
        <w:t>d’analyse</w:t>
      </w:r>
      <w:r>
        <w:rPr>
          <w:spacing w:val="37"/>
        </w:rPr>
        <w:t xml:space="preserve"> </w:t>
      </w:r>
      <w:r>
        <w:t>de</w:t>
      </w:r>
      <w:r>
        <w:rPr>
          <w:spacing w:val="37"/>
        </w:rPr>
        <w:t xml:space="preserve"> </w:t>
      </w:r>
      <w:r>
        <w:t>sentiments</w:t>
      </w:r>
      <w:r>
        <w:rPr>
          <w:spacing w:val="37"/>
        </w:rPr>
        <w:t xml:space="preserve"> </w:t>
      </w:r>
      <w:r>
        <w:t>(</w:t>
      </w:r>
      <w:commentRangeStart w:id="41"/>
      <w:r>
        <w:t>inspiré</w:t>
      </w:r>
      <w:r>
        <w:rPr>
          <w:spacing w:val="37"/>
        </w:rPr>
        <w:t xml:space="preserve"> </w:t>
      </w:r>
      <w:r>
        <w:t>de</w:t>
      </w:r>
      <w:r>
        <w:rPr>
          <w:spacing w:val="37"/>
        </w:rPr>
        <w:t xml:space="preserve"> </w:t>
      </w:r>
      <w:proofErr w:type="spellStart"/>
      <w:r>
        <w:t>Ligthart</w:t>
      </w:r>
      <w:proofErr w:type="spellEnd"/>
      <w:r>
        <w:rPr>
          <w:spacing w:val="37"/>
        </w:rPr>
        <w:t xml:space="preserve"> </w:t>
      </w:r>
      <w:r>
        <w:t>et</w:t>
      </w:r>
      <w:r>
        <w:rPr>
          <w:spacing w:val="37"/>
        </w:rPr>
        <w:t xml:space="preserve"> </w:t>
      </w:r>
      <w:r>
        <w:t xml:space="preserve">al. </w:t>
      </w:r>
      <w:commentRangeEnd w:id="41"/>
      <w:r>
        <w:rPr>
          <w:rStyle w:val="Marquedecommentaire"/>
        </w:rPr>
        <w:commentReference w:id="41"/>
      </w:r>
      <w:r>
        <w:rPr>
          <w:spacing w:val="-2"/>
          <w:w w:val="105"/>
        </w:rPr>
        <w:t>(</w:t>
      </w:r>
      <w:hyperlink w:anchor="_bookmark95" w:history="1">
        <w:r>
          <w:rPr>
            <w:spacing w:val="-2"/>
            <w:w w:val="105"/>
          </w:rPr>
          <w:t>2021</w:t>
        </w:r>
      </w:hyperlink>
      <w:r>
        <w:rPr>
          <w:spacing w:val="-2"/>
          <w:w w:val="105"/>
        </w:rPr>
        <w:t>)).</w:t>
      </w:r>
    </w:p>
    <w:p w14:paraId="73675A0E" w14:textId="77777777" w:rsidR="00C91026" w:rsidRDefault="00A75B0C">
      <w:pPr>
        <w:pStyle w:val="Corpsdetexte"/>
        <w:spacing w:before="17"/>
        <w:rPr>
          <w:sz w:val="20"/>
        </w:rPr>
      </w:pPr>
      <w:r>
        <w:rPr>
          <w:noProof/>
          <w:sz w:val="20"/>
        </w:rPr>
        <w:drawing>
          <wp:anchor distT="0" distB="0" distL="0" distR="0" simplePos="0" relativeHeight="487592448" behindDoc="1" locked="0" layoutInCell="1" allowOverlap="1" wp14:anchorId="72F26693" wp14:editId="5856196D">
            <wp:simplePos x="0" y="0"/>
            <wp:positionH relativeFrom="page">
              <wp:posOffset>944477</wp:posOffset>
            </wp:positionH>
            <wp:positionV relativeFrom="paragraph">
              <wp:posOffset>172286</wp:posOffset>
            </wp:positionV>
            <wp:extent cx="5690996" cy="4814316"/>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9" cstate="print"/>
                    <a:stretch>
                      <a:fillRect/>
                    </a:stretch>
                  </pic:blipFill>
                  <pic:spPr>
                    <a:xfrm>
                      <a:off x="0" y="0"/>
                      <a:ext cx="5690996" cy="4814316"/>
                    </a:xfrm>
                    <a:prstGeom prst="rect">
                      <a:avLst/>
                    </a:prstGeom>
                  </pic:spPr>
                </pic:pic>
              </a:graphicData>
            </a:graphic>
          </wp:anchor>
        </w:drawing>
      </w:r>
    </w:p>
    <w:p w14:paraId="5EF6BBB4" w14:textId="77777777" w:rsidR="00C91026" w:rsidRDefault="00C91026">
      <w:pPr>
        <w:pStyle w:val="Corpsdetexte"/>
      </w:pPr>
    </w:p>
    <w:p w14:paraId="3A8BC288" w14:textId="77777777" w:rsidR="00C91026" w:rsidRDefault="00C91026">
      <w:pPr>
        <w:pStyle w:val="Corpsdetexte"/>
      </w:pPr>
    </w:p>
    <w:p w14:paraId="1EB2A297" w14:textId="77777777" w:rsidR="00C91026" w:rsidRDefault="00C91026">
      <w:pPr>
        <w:pStyle w:val="Corpsdetexte"/>
        <w:spacing w:before="212"/>
      </w:pPr>
    </w:p>
    <w:p w14:paraId="461443C3" w14:textId="77777777" w:rsidR="00C91026" w:rsidRDefault="00A75B0C">
      <w:pPr>
        <w:pStyle w:val="Corpsdetexte"/>
        <w:spacing w:line="312" w:lineRule="auto"/>
        <w:ind w:left="142" w:right="236" w:firstLine="398"/>
        <w:jc w:val="both"/>
      </w:pPr>
      <w:r>
        <w:rPr>
          <w:w w:val="105"/>
        </w:rPr>
        <w:t>La</w:t>
      </w:r>
      <w:r>
        <w:rPr>
          <w:spacing w:val="-10"/>
          <w:w w:val="105"/>
        </w:rPr>
        <w:t xml:space="preserve"> </w:t>
      </w:r>
      <w:r>
        <w:rPr>
          <w:w w:val="105"/>
        </w:rPr>
        <w:t>détection</w:t>
      </w:r>
      <w:r>
        <w:rPr>
          <w:spacing w:val="-10"/>
          <w:w w:val="105"/>
        </w:rPr>
        <w:t xml:space="preserve"> </w:t>
      </w:r>
      <w:r>
        <w:rPr>
          <w:w w:val="105"/>
        </w:rPr>
        <w:t>de</w:t>
      </w:r>
      <w:r>
        <w:rPr>
          <w:spacing w:val="-10"/>
          <w:w w:val="105"/>
        </w:rPr>
        <w:t xml:space="preserve"> </w:t>
      </w:r>
      <w:r>
        <w:rPr>
          <w:w w:val="105"/>
        </w:rPr>
        <w:t>polarité,</w:t>
      </w:r>
      <w:r>
        <w:rPr>
          <w:spacing w:val="-10"/>
          <w:w w:val="105"/>
        </w:rPr>
        <w:t xml:space="preserve"> </w:t>
      </w:r>
      <w:r>
        <w:rPr>
          <w:w w:val="105"/>
        </w:rPr>
        <w:t>souvent</w:t>
      </w:r>
      <w:r>
        <w:rPr>
          <w:spacing w:val="-10"/>
          <w:w w:val="105"/>
        </w:rPr>
        <w:t xml:space="preserve"> </w:t>
      </w:r>
      <w:r>
        <w:rPr>
          <w:w w:val="105"/>
        </w:rPr>
        <w:t>confondue</w:t>
      </w:r>
      <w:r>
        <w:rPr>
          <w:spacing w:val="-10"/>
          <w:w w:val="105"/>
        </w:rPr>
        <w:t xml:space="preserve"> </w:t>
      </w:r>
      <w:r>
        <w:rPr>
          <w:w w:val="105"/>
        </w:rPr>
        <w:t>avec</w:t>
      </w:r>
      <w:r>
        <w:rPr>
          <w:spacing w:val="-10"/>
          <w:w w:val="105"/>
        </w:rPr>
        <w:t xml:space="preserve"> </w:t>
      </w:r>
      <w:r>
        <w:rPr>
          <w:w w:val="105"/>
        </w:rPr>
        <w:t>l’ensemble</w:t>
      </w:r>
      <w:r>
        <w:rPr>
          <w:spacing w:val="-10"/>
          <w:w w:val="105"/>
        </w:rPr>
        <w:t xml:space="preserve"> </w:t>
      </w:r>
      <w:r>
        <w:rPr>
          <w:w w:val="105"/>
        </w:rPr>
        <w:t>de</w:t>
      </w:r>
      <w:r>
        <w:rPr>
          <w:spacing w:val="-10"/>
          <w:w w:val="105"/>
        </w:rPr>
        <w:t xml:space="preserve"> </w:t>
      </w:r>
      <w:r>
        <w:rPr>
          <w:w w:val="105"/>
        </w:rPr>
        <w:t>l’analyse</w:t>
      </w:r>
      <w:r>
        <w:rPr>
          <w:spacing w:val="-10"/>
          <w:w w:val="105"/>
        </w:rPr>
        <w:t xml:space="preserve"> </w:t>
      </w:r>
      <w:r>
        <w:rPr>
          <w:w w:val="105"/>
        </w:rPr>
        <w:t>de</w:t>
      </w:r>
      <w:r>
        <w:rPr>
          <w:spacing w:val="-10"/>
          <w:w w:val="105"/>
        </w:rPr>
        <w:t xml:space="preserve"> </w:t>
      </w:r>
      <w:r>
        <w:rPr>
          <w:w w:val="105"/>
        </w:rPr>
        <w:t xml:space="preserve">sentiment, n’est pourtant que l’une des différentes tâches incluses (Cambria et al., </w:t>
      </w:r>
      <w:hyperlink w:anchor="_bookmark45" w:history="1">
        <w:r>
          <w:rPr>
            <w:w w:val="105"/>
          </w:rPr>
          <w:t>2017</w:t>
        </w:r>
      </w:hyperlink>
      <w:r>
        <w:rPr>
          <w:w w:val="105"/>
        </w:rPr>
        <w:t xml:space="preserve">) </w:t>
      </w:r>
      <w:commentRangeStart w:id="42"/>
      <w:r>
        <w:rPr>
          <w:w w:val="105"/>
        </w:rPr>
        <w:t>et celle appliquée ici</w:t>
      </w:r>
      <w:commentRangeEnd w:id="42"/>
      <w:r>
        <w:rPr>
          <w:rStyle w:val="Marquedecommentaire"/>
        </w:rPr>
        <w:commentReference w:id="42"/>
      </w:r>
      <w:r>
        <w:rPr>
          <w:w w:val="105"/>
        </w:rPr>
        <w:t xml:space="preserve">. Elle fait partie de la classification des sentiments et est traditionnellement définie comme la catégorisation un texte en positif ou négatif (G. Wang et al., </w:t>
      </w:r>
      <w:hyperlink w:anchor="_bookmark141" w:history="1">
        <w:r>
          <w:rPr>
            <w:w w:val="105"/>
          </w:rPr>
          <w:t>2014</w:t>
        </w:r>
      </w:hyperlink>
      <w:r>
        <w:rPr>
          <w:w w:val="105"/>
        </w:rPr>
        <w:t xml:space="preserve">). Initialement, cette tâche consistait simplement à détecter, de manière binaire, le sentiment d’un texte. Plus récemment cette tâche a évolué pour mesurer l’intensité du sentiment, c’est-à-dire à quel point est-ce positif ou négatif (Cambria et al., </w:t>
      </w:r>
      <w:hyperlink w:anchor="_bookmark45" w:history="1">
        <w:r>
          <w:rPr>
            <w:w w:val="105"/>
          </w:rPr>
          <w:t>2017</w:t>
        </w:r>
      </w:hyperlink>
      <w:r>
        <w:rPr>
          <w:w w:val="105"/>
        </w:rPr>
        <w:t>).</w:t>
      </w:r>
    </w:p>
    <w:p w14:paraId="12785F91" w14:textId="77777777" w:rsidR="00C91026" w:rsidRDefault="00A75B0C">
      <w:pPr>
        <w:pStyle w:val="Corpsdetexte"/>
        <w:spacing w:before="190" w:line="312" w:lineRule="auto"/>
        <w:ind w:left="142" w:right="249" w:firstLine="398"/>
        <w:jc w:val="both"/>
      </w:pPr>
      <w:r>
        <w:rPr>
          <w:spacing w:val="-2"/>
          <w:w w:val="105"/>
        </w:rPr>
        <w:t>Le</w:t>
      </w:r>
      <w:r>
        <w:rPr>
          <w:spacing w:val="-9"/>
          <w:w w:val="105"/>
        </w:rPr>
        <w:t xml:space="preserve"> </w:t>
      </w:r>
      <w:r>
        <w:rPr>
          <w:spacing w:val="-2"/>
          <w:w w:val="105"/>
        </w:rPr>
        <w:t>deuxième</w:t>
      </w:r>
      <w:r>
        <w:rPr>
          <w:spacing w:val="-9"/>
          <w:w w:val="105"/>
        </w:rPr>
        <w:t xml:space="preserve"> </w:t>
      </w:r>
      <w:r>
        <w:rPr>
          <w:spacing w:val="-2"/>
          <w:w w:val="105"/>
        </w:rPr>
        <w:t>aspect</w:t>
      </w:r>
      <w:r>
        <w:rPr>
          <w:spacing w:val="-9"/>
          <w:w w:val="105"/>
        </w:rPr>
        <w:t xml:space="preserve"> </w:t>
      </w:r>
      <w:r>
        <w:rPr>
          <w:spacing w:val="-2"/>
          <w:w w:val="105"/>
        </w:rPr>
        <w:t>de</w:t>
      </w:r>
      <w:r>
        <w:rPr>
          <w:spacing w:val="-9"/>
          <w:w w:val="105"/>
        </w:rPr>
        <w:t xml:space="preserve"> </w:t>
      </w:r>
      <w:r>
        <w:rPr>
          <w:spacing w:val="-2"/>
          <w:w w:val="105"/>
        </w:rPr>
        <w:t>l’analyse</w:t>
      </w:r>
      <w:r>
        <w:rPr>
          <w:spacing w:val="-9"/>
          <w:w w:val="105"/>
        </w:rPr>
        <w:t xml:space="preserve"> </w:t>
      </w:r>
      <w:r>
        <w:rPr>
          <w:spacing w:val="-2"/>
          <w:w w:val="105"/>
        </w:rPr>
        <w:t>de</w:t>
      </w:r>
      <w:r>
        <w:rPr>
          <w:spacing w:val="-9"/>
          <w:w w:val="105"/>
        </w:rPr>
        <w:t xml:space="preserve"> </w:t>
      </w:r>
      <w:r>
        <w:rPr>
          <w:spacing w:val="-2"/>
          <w:w w:val="105"/>
        </w:rPr>
        <w:t>sentiment</w:t>
      </w:r>
      <w:r>
        <w:rPr>
          <w:spacing w:val="-9"/>
          <w:w w:val="105"/>
        </w:rPr>
        <w:t xml:space="preserve"> </w:t>
      </w:r>
      <w:r>
        <w:rPr>
          <w:spacing w:val="-2"/>
          <w:w w:val="105"/>
        </w:rPr>
        <w:t>est</w:t>
      </w:r>
      <w:r>
        <w:rPr>
          <w:spacing w:val="-9"/>
          <w:w w:val="105"/>
        </w:rPr>
        <w:t xml:space="preserve"> </w:t>
      </w:r>
      <w:r>
        <w:rPr>
          <w:spacing w:val="-2"/>
          <w:w w:val="105"/>
        </w:rPr>
        <w:t>le</w:t>
      </w:r>
      <w:r>
        <w:rPr>
          <w:spacing w:val="-9"/>
          <w:w w:val="105"/>
        </w:rPr>
        <w:t xml:space="preserve"> </w:t>
      </w:r>
      <w:r>
        <w:rPr>
          <w:spacing w:val="-2"/>
          <w:w w:val="105"/>
        </w:rPr>
        <w:t>choix</w:t>
      </w:r>
      <w:r>
        <w:rPr>
          <w:spacing w:val="-9"/>
          <w:w w:val="105"/>
        </w:rPr>
        <w:t xml:space="preserve"> </w:t>
      </w:r>
      <w:r>
        <w:rPr>
          <w:spacing w:val="-2"/>
          <w:w w:val="105"/>
        </w:rPr>
        <w:t>de</w:t>
      </w:r>
      <w:r>
        <w:rPr>
          <w:spacing w:val="-9"/>
          <w:w w:val="105"/>
        </w:rPr>
        <w:t xml:space="preserve"> </w:t>
      </w:r>
      <w:r>
        <w:rPr>
          <w:spacing w:val="-2"/>
          <w:w w:val="105"/>
        </w:rPr>
        <w:t>l’échelle</w:t>
      </w:r>
      <w:r>
        <w:rPr>
          <w:spacing w:val="-9"/>
          <w:w w:val="105"/>
        </w:rPr>
        <w:t xml:space="preserve"> </w:t>
      </w:r>
      <w:r>
        <w:rPr>
          <w:spacing w:val="-2"/>
          <w:w w:val="105"/>
        </w:rPr>
        <w:t>d’analyse</w:t>
      </w:r>
      <w:r>
        <w:rPr>
          <w:spacing w:val="-9"/>
          <w:w w:val="105"/>
        </w:rPr>
        <w:t xml:space="preserve"> </w:t>
      </w:r>
      <w:r>
        <w:rPr>
          <w:spacing w:val="-2"/>
          <w:w w:val="105"/>
        </w:rPr>
        <w:t>(B.</w:t>
      </w:r>
      <w:r>
        <w:rPr>
          <w:spacing w:val="-9"/>
          <w:w w:val="105"/>
        </w:rPr>
        <w:t xml:space="preserve"> </w:t>
      </w:r>
      <w:r>
        <w:rPr>
          <w:spacing w:val="-2"/>
          <w:w w:val="105"/>
        </w:rPr>
        <w:t xml:space="preserve">Liu, </w:t>
      </w:r>
      <w:hyperlink w:anchor="_bookmark96" w:history="1">
        <w:r>
          <w:rPr>
            <w:w w:val="105"/>
          </w:rPr>
          <w:t>2012</w:t>
        </w:r>
      </w:hyperlink>
      <w:r>
        <w:rPr>
          <w:w w:val="105"/>
        </w:rPr>
        <w:t>).</w:t>
      </w:r>
      <w:r>
        <w:rPr>
          <w:spacing w:val="-16"/>
          <w:w w:val="105"/>
        </w:rPr>
        <w:t xml:space="preserve"> </w:t>
      </w:r>
      <w:r>
        <w:rPr>
          <w:w w:val="105"/>
        </w:rPr>
        <w:t>Typiquement,</w:t>
      </w:r>
      <w:r>
        <w:rPr>
          <w:spacing w:val="-16"/>
          <w:w w:val="105"/>
        </w:rPr>
        <w:t xml:space="preserve"> </w:t>
      </w:r>
      <w:r>
        <w:rPr>
          <w:w w:val="105"/>
        </w:rPr>
        <w:t>l’analyse</w:t>
      </w:r>
      <w:r>
        <w:rPr>
          <w:spacing w:val="-16"/>
          <w:w w:val="105"/>
        </w:rPr>
        <w:t xml:space="preserve"> </w:t>
      </w:r>
      <w:r>
        <w:rPr>
          <w:w w:val="105"/>
        </w:rPr>
        <w:t>de</w:t>
      </w:r>
      <w:r>
        <w:rPr>
          <w:spacing w:val="-15"/>
          <w:w w:val="105"/>
        </w:rPr>
        <w:t xml:space="preserve"> </w:t>
      </w:r>
      <w:r>
        <w:rPr>
          <w:w w:val="105"/>
        </w:rPr>
        <w:t>sentiment</w:t>
      </w:r>
      <w:r>
        <w:rPr>
          <w:spacing w:val="-16"/>
          <w:w w:val="105"/>
        </w:rPr>
        <w:t xml:space="preserve"> </w:t>
      </w:r>
      <w:r>
        <w:rPr>
          <w:w w:val="105"/>
        </w:rPr>
        <w:t>peut</w:t>
      </w:r>
      <w:r>
        <w:rPr>
          <w:spacing w:val="-16"/>
          <w:w w:val="105"/>
        </w:rPr>
        <w:t xml:space="preserve"> </w:t>
      </w:r>
      <w:r>
        <w:rPr>
          <w:w w:val="105"/>
        </w:rPr>
        <w:t>être</w:t>
      </w:r>
      <w:r>
        <w:rPr>
          <w:spacing w:val="-16"/>
          <w:w w:val="105"/>
        </w:rPr>
        <w:t xml:space="preserve"> </w:t>
      </w:r>
      <w:r>
        <w:rPr>
          <w:w w:val="105"/>
        </w:rPr>
        <w:t>réalisée</w:t>
      </w:r>
      <w:r>
        <w:rPr>
          <w:spacing w:val="-15"/>
          <w:w w:val="105"/>
        </w:rPr>
        <w:t xml:space="preserve"> </w:t>
      </w:r>
      <w:r>
        <w:rPr>
          <w:w w:val="105"/>
        </w:rPr>
        <w:t>à</w:t>
      </w:r>
      <w:r>
        <w:rPr>
          <w:spacing w:val="-16"/>
          <w:w w:val="105"/>
        </w:rPr>
        <w:t xml:space="preserve"> </w:t>
      </w:r>
      <w:r>
        <w:rPr>
          <w:w w:val="105"/>
        </w:rPr>
        <w:t>trois</w:t>
      </w:r>
      <w:r>
        <w:rPr>
          <w:spacing w:val="-16"/>
          <w:w w:val="105"/>
        </w:rPr>
        <w:t xml:space="preserve"> </w:t>
      </w:r>
      <w:r>
        <w:rPr>
          <w:w w:val="105"/>
        </w:rPr>
        <w:t>échelles</w:t>
      </w:r>
      <w:r>
        <w:rPr>
          <w:spacing w:val="-16"/>
          <w:w w:val="105"/>
        </w:rPr>
        <w:t xml:space="preserve"> </w:t>
      </w:r>
      <w:r>
        <w:rPr>
          <w:w w:val="105"/>
        </w:rPr>
        <w:t>:</w:t>
      </w:r>
      <w:r>
        <w:rPr>
          <w:spacing w:val="-15"/>
          <w:w w:val="105"/>
        </w:rPr>
        <w:t xml:space="preserve"> </w:t>
      </w:r>
      <w:r>
        <w:rPr>
          <w:rFonts w:ascii="Georgia" w:hAnsi="Georgia"/>
          <w:b/>
          <w:w w:val="105"/>
        </w:rPr>
        <w:t>document entier</w:t>
      </w:r>
      <w:r>
        <w:rPr>
          <w:rFonts w:ascii="Georgia" w:hAnsi="Georgia"/>
          <w:b/>
          <w:spacing w:val="-16"/>
          <w:w w:val="105"/>
        </w:rPr>
        <w:t xml:space="preserve"> </w:t>
      </w:r>
      <w:r>
        <w:rPr>
          <w:w w:val="105"/>
        </w:rPr>
        <w:t>(N.</w:t>
      </w:r>
      <w:r>
        <w:rPr>
          <w:spacing w:val="-14"/>
          <w:w w:val="105"/>
        </w:rPr>
        <w:t xml:space="preserve"> </w:t>
      </w:r>
      <w:r>
        <w:rPr>
          <w:w w:val="105"/>
        </w:rPr>
        <w:t>Li</w:t>
      </w:r>
      <w:r>
        <w:rPr>
          <w:spacing w:val="-3"/>
          <w:w w:val="105"/>
        </w:rPr>
        <w:t xml:space="preserve"> </w:t>
      </w:r>
      <w:r>
        <w:rPr>
          <w:w w:val="105"/>
        </w:rPr>
        <w:t>&amp;</w:t>
      </w:r>
      <w:r>
        <w:rPr>
          <w:spacing w:val="-3"/>
          <w:w w:val="105"/>
        </w:rPr>
        <w:t xml:space="preserve"> </w:t>
      </w:r>
      <w:r>
        <w:rPr>
          <w:w w:val="105"/>
        </w:rPr>
        <w:t>Wu,</w:t>
      </w:r>
      <w:r>
        <w:rPr>
          <w:spacing w:val="-4"/>
          <w:w w:val="105"/>
        </w:rPr>
        <w:t xml:space="preserve"> </w:t>
      </w:r>
      <w:hyperlink w:anchor="_bookmark93" w:history="1">
        <w:r>
          <w:rPr>
            <w:w w:val="105"/>
          </w:rPr>
          <w:t>2010</w:t>
        </w:r>
      </w:hyperlink>
      <w:r>
        <w:rPr>
          <w:spacing w:val="-25"/>
          <w:w w:val="105"/>
        </w:rPr>
        <w:t xml:space="preserve"> </w:t>
      </w:r>
      <w:r>
        <w:rPr>
          <w:w w:val="105"/>
        </w:rPr>
        <w:t>;</w:t>
      </w:r>
      <w:r>
        <w:rPr>
          <w:spacing w:val="-3"/>
          <w:w w:val="105"/>
        </w:rPr>
        <w:t xml:space="preserve"> </w:t>
      </w:r>
      <w:r>
        <w:rPr>
          <w:w w:val="105"/>
        </w:rPr>
        <w:t>Y.-M.</w:t>
      </w:r>
      <w:r>
        <w:rPr>
          <w:spacing w:val="-3"/>
          <w:w w:val="105"/>
        </w:rPr>
        <w:t xml:space="preserve"> </w:t>
      </w:r>
      <w:r>
        <w:rPr>
          <w:w w:val="105"/>
        </w:rPr>
        <w:t>Li</w:t>
      </w:r>
      <w:r>
        <w:rPr>
          <w:spacing w:val="-3"/>
          <w:w w:val="105"/>
        </w:rPr>
        <w:t xml:space="preserve"> </w:t>
      </w:r>
      <w:r>
        <w:rPr>
          <w:w w:val="105"/>
        </w:rPr>
        <w:t>&amp;</w:t>
      </w:r>
      <w:r>
        <w:rPr>
          <w:spacing w:val="-3"/>
          <w:w w:val="105"/>
        </w:rPr>
        <w:t xml:space="preserve"> </w:t>
      </w:r>
      <w:r>
        <w:rPr>
          <w:w w:val="105"/>
        </w:rPr>
        <w:t>Li,</w:t>
      </w:r>
      <w:r>
        <w:rPr>
          <w:spacing w:val="-3"/>
          <w:w w:val="105"/>
        </w:rPr>
        <w:t xml:space="preserve"> </w:t>
      </w:r>
      <w:hyperlink w:anchor="_bookmark94" w:history="1">
        <w:r>
          <w:rPr>
            <w:w w:val="105"/>
          </w:rPr>
          <w:t>2013</w:t>
        </w:r>
      </w:hyperlink>
      <w:r>
        <w:rPr>
          <w:spacing w:val="-25"/>
          <w:w w:val="105"/>
        </w:rPr>
        <w:t xml:space="preserve"> </w:t>
      </w:r>
      <w:r>
        <w:rPr>
          <w:w w:val="105"/>
        </w:rPr>
        <w:t>;</w:t>
      </w:r>
      <w:r>
        <w:rPr>
          <w:spacing w:val="-3"/>
          <w:w w:val="105"/>
        </w:rPr>
        <w:t xml:space="preserve"> </w:t>
      </w:r>
      <w:r>
        <w:rPr>
          <w:w w:val="105"/>
        </w:rPr>
        <w:t>Rui</w:t>
      </w:r>
      <w:r>
        <w:rPr>
          <w:spacing w:val="-4"/>
          <w:w w:val="105"/>
        </w:rPr>
        <w:t xml:space="preserve"> </w:t>
      </w:r>
      <w:r>
        <w:rPr>
          <w:w w:val="105"/>
        </w:rPr>
        <w:t>et</w:t>
      </w:r>
      <w:r>
        <w:rPr>
          <w:spacing w:val="-3"/>
          <w:w w:val="105"/>
        </w:rPr>
        <w:t xml:space="preserve"> </w:t>
      </w:r>
      <w:r>
        <w:rPr>
          <w:w w:val="105"/>
        </w:rPr>
        <w:t>al.,</w:t>
      </w:r>
      <w:r>
        <w:rPr>
          <w:spacing w:val="-3"/>
          <w:w w:val="105"/>
        </w:rPr>
        <w:t xml:space="preserve"> </w:t>
      </w:r>
      <w:hyperlink w:anchor="_bookmark125" w:history="1">
        <w:r>
          <w:rPr>
            <w:w w:val="105"/>
          </w:rPr>
          <w:t>2013</w:t>
        </w:r>
      </w:hyperlink>
      <w:r>
        <w:rPr>
          <w:spacing w:val="-25"/>
          <w:w w:val="105"/>
        </w:rPr>
        <w:t xml:space="preserve"> </w:t>
      </w:r>
      <w:r>
        <w:rPr>
          <w:w w:val="105"/>
        </w:rPr>
        <w:t>;</w:t>
      </w:r>
      <w:r>
        <w:rPr>
          <w:spacing w:val="-3"/>
          <w:w w:val="105"/>
        </w:rPr>
        <w:t xml:space="preserve"> </w:t>
      </w:r>
      <w:proofErr w:type="spellStart"/>
      <w:r>
        <w:rPr>
          <w:w w:val="105"/>
        </w:rPr>
        <w:t>Zhan</w:t>
      </w:r>
      <w:proofErr w:type="spellEnd"/>
      <w:r>
        <w:rPr>
          <w:spacing w:val="-3"/>
          <w:w w:val="105"/>
        </w:rPr>
        <w:t xml:space="preserve"> </w:t>
      </w:r>
      <w:r>
        <w:rPr>
          <w:w w:val="105"/>
        </w:rPr>
        <w:t>et</w:t>
      </w:r>
      <w:r>
        <w:rPr>
          <w:spacing w:val="-3"/>
          <w:w w:val="105"/>
        </w:rPr>
        <w:t xml:space="preserve"> </w:t>
      </w:r>
      <w:r>
        <w:rPr>
          <w:w w:val="105"/>
        </w:rPr>
        <w:t>al.,</w:t>
      </w:r>
      <w:r>
        <w:rPr>
          <w:spacing w:val="-3"/>
          <w:w w:val="105"/>
        </w:rPr>
        <w:t xml:space="preserve"> </w:t>
      </w:r>
      <w:hyperlink w:anchor="_bookmark150" w:history="1">
        <w:r>
          <w:rPr>
            <w:w w:val="105"/>
          </w:rPr>
          <w:t>2009</w:t>
        </w:r>
      </w:hyperlink>
      <w:r>
        <w:rPr>
          <w:w w:val="105"/>
        </w:rPr>
        <w:t>),</w:t>
      </w:r>
      <w:r>
        <w:rPr>
          <w:spacing w:val="-3"/>
          <w:w w:val="105"/>
        </w:rPr>
        <w:t xml:space="preserve"> </w:t>
      </w:r>
      <w:r>
        <w:rPr>
          <w:w w:val="105"/>
        </w:rPr>
        <w:t>qui</w:t>
      </w:r>
    </w:p>
    <w:p w14:paraId="2EF6FB58" w14:textId="77777777" w:rsidR="00C91026" w:rsidRDefault="00C91026">
      <w:pPr>
        <w:pStyle w:val="Corpsdetexte"/>
        <w:spacing w:line="312" w:lineRule="auto"/>
        <w:jc w:val="both"/>
        <w:sectPr w:rsidR="00C91026">
          <w:pgSz w:w="11910" w:h="16840"/>
          <w:pgMar w:top="1280" w:right="1133" w:bottom="1080" w:left="1275" w:header="0" w:footer="889" w:gutter="0"/>
          <w:cols w:space="720"/>
        </w:sectPr>
      </w:pPr>
    </w:p>
    <w:p w14:paraId="54152540" w14:textId="77777777" w:rsidR="00C91026" w:rsidRDefault="00A75B0C">
      <w:pPr>
        <w:spacing w:before="134"/>
        <w:ind w:left="142"/>
        <w:jc w:val="both"/>
        <w:rPr>
          <w:sz w:val="24"/>
        </w:rPr>
      </w:pPr>
      <w:commentRangeStart w:id="43"/>
      <w:r>
        <w:rPr>
          <w:sz w:val="24"/>
        </w:rPr>
        <w:lastRenderedPageBreak/>
        <w:t>permet</w:t>
      </w:r>
      <w:r>
        <w:rPr>
          <w:spacing w:val="4"/>
          <w:sz w:val="24"/>
        </w:rPr>
        <w:t xml:space="preserve"> </w:t>
      </w:r>
      <w:r>
        <w:rPr>
          <w:sz w:val="24"/>
        </w:rPr>
        <w:t>d’obtenir</w:t>
      </w:r>
      <w:r>
        <w:rPr>
          <w:spacing w:val="6"/>
          <w:sz w:val="24"/>
        </w:rPr>
        <w:t xml:space="preserve"> </w:t>
      </w:r>
      <w:r>
        <w:rPr>
          <w:sz w:val="24"/>
        </w:rPr>
        <w:t>le</w:t>
      </w:r>
      <w:r>
        <w:rPr>
          <w:spacing w:val="7"/>
          <w:sz w:val="24"/>
        </w:rPr>
        <w:t xml:space="preserve"> </w:t>
      </w:r>
      <w:r>
        <w:rPr>
          <w:sz w:val="24"/>
        </w:rPr>
        <w:t>sentiment</w:t>
      </w:r>
      <w:r>
        <w:rPr>
          <w:spacing w:val="5"/>
          <w:sz w:val="24"/>
        </w:rPr>
        <w:t xml:space="preserve"> </w:t>
      </w:r>
      <w:r>
        <w:rPr>
          <w:sz w:val="24"/>
        </w:rPr>
        <w:t>global</w:t>
      </w:r>
      <w:r>
        <w:rPr>
          <w:spacing w:val="-22"/>
          <w:sz w:val="24"/>
        </w:rPr>
        <w:t xml:space="preserve"> </w:t>
      </w:r>
      <w:r>
        <w:rPr>
          <w:sz w:val="24"/>
        </w:rPr>
        <w:t>;</w:t>
      </w:r>
      <w:r>
        <w:rPr>
          <w:spacing w:val="7"/>
          <w:sz w:val="24"/>
        </w:rPr>
        <w:t xml:space="preserve"> </w:t>
      </w:r>
      <w:r>
        <w:rPr>
          <w:rFonts w:ascii="Georgia" w:hAnsi="Georgia"/>
          <w:b/>
          <w:sz w:val="24"/>
        </w:rPr>
        <w:t>morceau</w:t>
      </w:r>
      <w:r>
        <w:rPr>
          <w:rFonts w:ascii="Georgia" w:hAnsi="Georgia"/>
          <w:b/>
          <w:spacing w:val="15"/>
          <w:sz w:val="24"/>
        </w:rPr>
        <w:t xml:space="preserve"> </w:t>
      </w:r>
      <w:r>
        <w:rPr>
          <w:rFonts w:ascii="Georgia" w:hAnsi="Georgia"/>
          <w:b/>
          <w:sz w:val="24"/>
        </w:rPr>
        <w:t>par</w:t>
      </w:r>
      <w:r>
        <w:rPr>
          <w:rFonts w:ascii="Georgia" w:hAnsi="Georgia"/>
          <w:b/>
          <w:spacing w:val="15"/>
          <w:sz w:val="24"/>
        </w:rPr>
        <w:t xml:space="preserve"> </w:t>
      </w:r>
      <w:r>
        <w:rPr>
          <w:rFonts w:ascii="Georgia" w:hAnsi="Georgia"/>
          <w:b/>
          <w:sz w:val="24"/>
        </w:rPr>
        <w:t>morceau</w:t>
      </w:r>
      <w:r>
        <w:rPr>
          <w:rFonts w:ascii="Georgia" w:hAnsi="Georgia"/>
          <w:b/>
          <w:spacing w:val="6"/>
          <w:sz w:val="24"/>
        </w:rPr>
        <w:t xml:space="preserve"> </w:t>
      </w:r>
      <w:r>
        <w:rPr>
          <w:sz w:val="24"/>
        </w:rPr>
        <w:t>(mot,</w:t>
      </w:r>
      <w:r>
        <w:rPr>
          <w:spacing w:val="5"/>
          <w:sz w:val="24"/>
        </w:rPr>
        <w:t xml:space="preserve"> </w:t>
      </w:r>
      <w:r>
        <w:rPr>
          <w:sz w:val="24"/>
        </w:rPr>
        <w:t>phrase,</w:t>
      </w:r>
      <w:r>
        <w:rPr>
          <w:spacing w:val="7"/>
          <w:sz w:val="24"/>
        </w:rPr>
        <w:t xml:space="preserve"> </w:t>
      </w:r>
      <w:r>
        <w:rPr>
          <w:spacing w:val="-2"/>
          <w:sz w:val="24"/>
        </w:rPr>
        <w:t>paragraphe,</w:t>
      </w:r>
    </w:p>
    <w:p w14:paraId="4A42F0A0" w14:textId="77777777" w:rsidR="00C91026" w:rsidRDefault="00A75B0C">
      <w:pPr>
        <w:pStyle w:val="Corpsdetexte"/>
        <w:spacing w:before="82" w:line="312" w:lineRule="auto"/>
        <w:ind w:left="142" w:right="275"/>
        <w:jc w:val="both"/>
      </w:pPr>
      <w:r>
        <w:t>…)</w:t>
      </w:r>
      <w:r>
        <w:rPr>
          <w:spacing w:val="39"/>
        </w:rPr>
        <w:t xml:space="preserve"> </w:t>
      </w:r>
      <w:r>
        <w:t>(H.</w:t>
      </w:r>
      <w:r>
        <w:rPr>
          <w:spacing w:val="40"/>
        </w:rPr>
        <w:t xml:space="preserve"> </w:t>
      </w:r>
      <w:r>
        <w:t>Liu</w:t>
      </w:r>
      <w:r>
        <w:rPr>
          <w:spacing w:val="40"/>
        </w:rPr>
        <w:t xml:space="preserve"> </w:t>
      </w:r>
      <w:r>
        <w:t>et</w:t>
      </w:r>
      <w:r>
        <w:rPr>
          <w:spacing w:val="40"/>
        </w:rPr>
        <w:t xml:space="preserve"> </w:t>
      </w:r>
      <w:r>
        <w:t>al.,</w:t>
      </w:r>
      <w:r>
        <w:rPr>
          <w:spacing w:val="40"/>
        </w:rPr>
        <w:t xml:space="preserve"> </w:t>
      </w:r>
      <w:hyperlink w:anchor="_bookmark98" w:history="1">
        <w:r>
          <w:t>2013</w:t>
        </w:r>
      </w:hyperlink>
      <w:r>
        <w:rPr>
          <w:spacing w:val="-15"/>
        </w:rPr>
        <w:t xml:space="preserve"> </w:t>
      </w:r>
      <w:r>
        <w:t>;</w:t>
      </w:r>
      <w:r>
        <w:rPr>
          <w:spacing w:val="40"/>
        </w:rPr>
        <w:t xml:space="preserve"> </w:t>
      </w:r>
      <w:r>
        <w:t>Narayanan</w:t>
      </w:r>
      <w:r>
        <w:rPr>
          <w:spacing w:val="40"/>
        </w:rPr>
        <w:t xml:space="preserve"> </w:t>
      </w:r>
      <w:r>
        <w:t>et</w:t>
      </w:r>
      <w:r>
        <w:rPr>
          <w:spacing w:val="40"/>
        </w:rPr>
        <w:t xml:space="preserve"> </w:t>
      </w:r>
      <w:r>
        <w:t>al.,</w:t>
      </w:r>
      <w:r>
        <w:rPr>
          <w:spacing w:val="40"/>
        </w:rPr>
        <w:t xml:space="preserve"> </w:t>
      </w:r>
      <w:hyperlink w:anchor="_bookmark106" w:history="1">
        <w:r>
          <w:t>2009</w:t>
        </w:r>
      </w:hyperlink>
      <w:r>
        <w:rPr>
          <w:spacing w:val="-15"/>
        </w:rPr>
        <w:t xml:space="preserve"> </w:t>
      </w:r>
      <w:r>
        <w:t>;</w:t>
      </w:r>
      <w:r>
        <w:rPr>
          <w:spacing w:val="40"/>
        </w:rPr>
        <w:t xml:space="preserve"> </w:t>
      </w:r>
      <w:r>
        <w:t>Nguyen</w:t>
      </w:r>
      <w:r>
        <w:rPr>
          <w:spacing w:val="40"/>
        </w:rPr>
        <w:t xml:space="preserve"> </w:t>
      </w:r>
      <w:r>
        <w:t>&amp;</w:t>
      </w:r>
      <w:r>
        <w:rPr>
          <w:spacing w:val="40"/>
        </w:rPr>
        <w:t xml:space="preserve"> </w:t>
      </w:r>
      <w:r>
        <w:t>Nguyen,</w:t>
      </w:r>
      <w:r>
        <w:rPr>
          <w:spacing w:val="40"/>
        </w:rPr>
        <w:t xml:space="preserve"> </w:t>
      </w:r>
      <w:hyperlink w:anchor="_bookmark107" w:history="1">
        <w:r>
          <w:t>2018</w:t>
        </w:r>
      </w:hyperlink>
      <w:r>
        <w:rPr>
          <w:spacing w:val="-15"/>
        </w:rPr>
        <w:t xml:space="preserve"> </w:t>
      </w:r>
      <w:r>
        <w:t>;</w:t>
      </w:r>
      <w:r>
        <w:rPr>
          <w:spacing w:val="40"/>
        </w:rPr>
        <w:t xml:space="preserve"> </w:t>
      </w:r>
      <w:r>
        <w:t>Wilson</w:t>
      </w:r>
      <w:r>
        <w:rPr>
          <w:spacing w:val="40"/>
        </w:rPr>
        <w:t xml:space="preserve"> </w:t>
      </w:r>
      <w:r>
        <w:t>et al.,</w:t>
      </w:r>
      <w:r>
        <w:rPr>
          <w:spacing w:val="40"/>
        </w:rPr>
        <w:t xml:space="preserve"> </w:t>
      </w:r>
      <w:hyperlink w:anchor="_bookmark146" w:history="1">
        <w:r>
          <w:t>2005</w:t>
        </w:r>
      </w:hyperlink>
      <w:r>
        <w:rPr>
          <w:spacing w:val="-15"/>
        </w:rPr>
        <w:t xml:space="preserve"> </w:t>
      </w:r>
      <w:r>
        <w:t>;</w:t>
      </w:r>
      <w:r>
        <w:rPr>
          <w:spacing w:val="40"/>
        </w:rPr>
        <w:t xml:space="preserve"> </w:t>
      </w:r>
      <w:r>
        <w:t>Yu</w:t>
      </w:r>
      <w:r>
        <w:rPr>
          <w:spacing w:val="40"/>
        </w:rPr>
        <w:t xml:space="preserve"> </w:t>
      </w:r>
      <w:r>
        <w:t>et</w:t>
      </w:r>
      <w:r>
        <w:rPr>
          <w:spacing w:val="40"/>
        </w:rPr>
        <w:t xml:space="preserve"> </w:t>
      </w:r>
      <w:r>
        <w:t>al.,</w:t>
      </w:r>
      <w:r>
        <w:rPr>
          <w:spacing w:val="40"/>
        </w:rPr>
        <w:t xml:space="preserve"> </w:t>
      </w:r>
      <w:hyperlink w:anchor="_bookmark149" w:history="1">
        <w:r>
          <w:t>2013</w:t>
        </w:r>
      </w:hyperlink>
      <w:r>
        <w:t>),</w:t>
      </w:r>
      <w:r>
        <w:rPr>
          <w:spacing w:val="40"/>
        </w:rPr>
        <w:t xml:space="preserve"> </w:t>
      </w:r>
      <w:r>
        <w:t>qui</w:t>
      </w:r>
      <w:r>
        <w:rPr>
          <w:spacing w:val="40"/>
        </w:rPr>
        <w:t xml:space="preserve"> </w:t>
      </w:r>
      <w:r>
        <w:t>permet</w:t>
      </w:r>
      <w:r>
        <w:rPr>
          <w:spacing w:val="40"/>
        </w:rPr>
        <w:t xml:space="preserve"> </w:t>
      </w:r>
      <w:r>
        <w:t>une</w:t>
      </w:r>
      <w:r>
        <w:rPr>
          <w:spacing w:val="40"/>
        </w:rPr>
        <w:t xml:space="preserve"> </w:t>
      </w:r>
      <w:r>
        <w:t>analyse</w:t>
      </w:r>
      <w:r>
        <w:rPr>
          <w:spacing w:val="40"/>
        </w:rPr>
        <w:t xml:space="preserve"> </w:t>
      </w:r>
      <w:r>
        <w:t>plus</w:t>
      </w:r>
      <w:r>
        <w:rPr>
          <w:spacing w:val="40"/>
        </w:rPr>
        <w:t xml:space="preserve"> </w:t>
      </w:r>
      <w:r>
        <w:t>fine</w:t>
      </w:r>
      <w:r>
        <w:rPr>
          <w:spacing w:val="40"/>
        </w:rPr>
        <w:t xml:space="preserve"> </w:t>
      </w:r>
      <w:r>
        <w:t>pour</w:t>
      </w:r>
      <w:r>
        <w:rPr>
          <w:spacing w:val="40"/>
        </w:rPr>
        <w:t xml:space="preserve"> </w:t>
      </w:r>
      <w:r>
        <w:t>obtenir</w:t>
      </w:r>
      <w:r>
        <w:rPr>
          <w:spacing w:val="40"/>
        </w:rPr>
        <w:t xml:space="preserve"> </w:t>
      </w:r>
      <w:r>
        <w:t>le</w:t>
      </w:r>
      <w:r>
        <w:rPr>
          <w:spacing w:val="40"/>
        </w:rPr>
        <w:t xml:space="preserve"> </w:t>
      </w:r>
      <w:r>
        <w:t>sentiment</w:t>
      </w:r>
      <w:r>
        <w:rPr>
          <w:spacing w:val="40"/>
        </w:rPr>
        <w:t xml:space="preserve"> </w:t>
      </w:r>
      <w:r>
        <w:t>de</w:t>
      </w:r>
      <w:r>
        <w:rPr>
          <w:spacing w:val="40"/>
        </w:rPr>
        <w:t xml:space="preserve"> </w:t>
      </w:r>
      <w:r>
        <w:t>chaque</w:t>
      </w:r>
      <w:r>
        <w:rPr>
          <w:spacing w:val="40"/>
        </w:rPr>
        <w:t xml:space="preserve"> </w:t>
      </w:r>
      <w:r>
        <w:t>phrase</w:t>
      </w:r>
      <w:r>
        <w:rPr>
          <w:spacing w:val="40"/>
        </w:rPr>
        <w:t xml:space="preserve"> </w:t>
      </w:r>
      <w:r>
        <w:t>et</w:t>
      </w:r>
      <w:r>
        <w:rPr>
          <w:spacing w:val="40"/>
        </w:rPr>
        <w:t xml:space="preserve"> </w:t>
      </w:r>
      <w:r>
        <w:rPr>
          <w:rFonts w:ascii="Georgia" w:hAnsi="Georgia"/>
          <w:b/>
        </w:rPr>
        <w:t>par</w:t>
      </w:r>
      <w:r>
        <w:rPr>
          <w:rFonts w:ascii="Georgia" w:hAnsi="Georgia"/>
          <w:b/>
          <w:spacing w:val="40"/>
        </w:rPr>
        <w:t xml:space="preserve"> </w:t>
      </w:r>
      <w:r>
        <w:rPr>
          <w:rFonts w:ascii="Georgia" w:hAnsi="Georgia"/>
          <w:b/>
        </w:rPr>
        <w:t>aspect</w:t>
      </w:r>
      <w:r>
        <w:t>,</w:t>
      </w:r>
      <w:r>
        <w:rPr>
          <w:spacing w:val="40"/>
        </w:rPr>
        <w:t xml:space="preserve"> </w:t>
      </w:r>
      <w:r>
        <w:t>ce</w:t>
      </w:r>
      <w:r>
        <w:rPr>
          <w:spacing w:val="40"/>
        </w:rPr>
        <w:t xml:space="preserve"> </w:t>
      </w:r>
      <w:r>
        <w:t>qui</w:t>
      </w:r>
      <w:r>
        <w:rPr>
          <w:spacing w:val="40"/>
        </w:rPr>
        <w:t xml:space="preserve"> </w:t>
      </w:r>
      <w:r>
        <w:t>permet</w:t>
      </w:r>
      <w:r>
        <w:rPr>
          <w:spacing w:val="40"/>
        </w:rPr>
        <w:t xml:space="preserve"> </w:t>
      </w:r>
      <w:r>
        <w:t>une</w:t>
      </w:r>
      <w:r>
        <w:rPr>
          <w:spacing w:val="40"/>
        </w:rPr>
        <w:t xml:space="preserve"> </w:t>
      </w:r>
      <w:r>
        <w:t>analyse</w:t>
      </w:r>
      <w:r>
        <w:rPr>
          <w:spacing w:val="40"/>
        </w:rPr>
        <w:t xml:space="preserve"> </w:t>
      </w:r>
      <w:r>
        <w:t>du</w:t>
      </w:r>
      <w:r>
        <w:rPr>
          <w:spacing w:val="40"/>
        </w:rPr>
        <w:t xml:space="preserve"> </w:t>
      </w:r>
      <w:r>
        <w:t>sentiment</w:t>
      </w:r>
      <w:r>
        <w:rPr>
          <w:spacing w:val="40"/>
        </w:rPr>
        <w:t xml:space="preserve"> </w:t>
      </w:r>
      <w:r>
        <w:t>lié</w:t>
      </w:r>
      <w:r>
        <w:rPr>
          <w:spacing w:val="40"/>
        </w:rPr>
        <w:t xml:space="preserve"> </w:t>
      </w:r>
      <w:r>
        <w:t>à</w:t>
      </w:r>
      <w:r>
        <w:rPr>
          <w:spacing w:val="40"/>
        </w:rPr>
        <w:t xml:space="preserve"> </w:t>
      </w:r>
      <w:r>
        <w:t>chaque sujet mentionné. À l’échelle du document entier, l’analyse suppose l’expression d’un seul sentiment</w:t>
      </w:r>
      <w:r>
        <w:rPr>
          <w:spacing w:val="40"/>
        </w:rPr>
        <w:t xml:space="preserve"> </w:t>
      </w:r>
      <w:r>
        <w:t>de</w:t>
      </w:r>
      <w:r>
        <w:rPr>
          <w:spacing w:val="40"/>
        </w:rPr>
        <w:t xml:space="preserve"> </w:t>
      </w:r>
      <w:r>
        <w:t>manière</w:t>
      </w:r>
      <w:r>
        <w:rPr>
          <w:spacing w:val="40"/>
        </w:rPr>
        <w:t xml:space="preserve"> </w:t>
      </w:r>
      <w:r>
        <w:t>cohérente</w:t>
      </w:r>
      <w:r>
        <w:rPr>
          <w:spacing w:val="40"/>
        </w:rPr>
        <w:t xml:space="preserve"> </w:t>
      </w:r>
      <w:r>
        <w:t>du</w:t>
      </w:r>
      <w:r>
        <w:rPr>
          <w:spacing w:val="40"/>
        </w:rPr>
        <w:t xml:space="preserve"> </w:t>
      </w:r>
      <w:r>
        <w:t>début</w:t>
      </w:r>
      <w:r>
        <w:rPr>
          <w:spacing w:val="40"/>
        </w:rPr>
        <w:t xml:space="preserve"> </w:t>
      </w:r>
      <w:r>
        <w:t>à</w:t>
      </w:r>
      <w:r>
        <w:rPr>
          <w:spacing w:val="40"/>
        </w:rPr>
        <w:t xml:space="preserve"> </w:t>
      </w:r>
      <w:r>
        <w:t>la</w:t>
      </w:r>
      <w:r>
        <w:rPr>
          <w:spacing w:val="40"/>
        </w:rPr>
        <w:t xml:space="preserve"> </w:t>
      </w:r>
      <w:r>
        <w:t>fin</w:t>
      </w:r>
      <w:r>
        <w:rPr>
          <w:spacing w:val="40"/>
        </w:rPr>
        <w:t xml:space="preserve"> </w:t>
      </w:r>
      <w:r>
        <w:t>(Hu</w:t>
      </w:r>
      <w:r>
        <w:rPr>
          <w:spacing w:val="40"/>
        </w:rPr>
        <w:t xml:space="preserve"> </w:t>
      </w:r>
      <w:r>
        <w:t>&amp;</w:t>
      </w:r>
      <w:r>
        <w:rPr>
          <w:spacing w:val="40"/>
        </w:rPr>
        <w:t xml:space="preserve"> </w:t>
      </w:r>
      <w:r>
        <w:t>Li,</w:t>
      </w:r>
      <w:r>
        <w:rPr>
          <w:spacing w:val="40"/>
        </w:rPr>
        <w:t xml:space="preserve"> </w:t>
      </w:r>
      <w:hyperlink w:anchor="_bookmark77" w:history="1">
        <w:r>
          <w:t>2011</w:t>
        </w:r>
      </w:hyperlink>
      <w:r>
        <w:rPr>
          <w:spacing w:val="-8"/>
        </w:rPr>
        <w:t xml:space="preserve"> </w:t>
      </w:r>
      <w:r>
        <w:t>;</w:t>
      </w:r>
      <w:r>
        <w:rPr>
          <w:spacing w:val="40"/>
        </w:rPr>
        <w:t xml:space="preserve"> </w:t>
      </w:r>
      <w:proofErr w:type="spellStart"/>
      <w:r>
        <w:t>Pang</w:t>
      </w:r>
      <w:proofErr w:type="spellEnd"/>
      <w:r>
        <w:rPr>
          <w:spacing w:val="40"/>
        </w:rPr>
        <w:t xml:space="preserve"> </w:t>
      </w:r>
      <w:r>
        <w:t>et</w:t>
      </w:r>
      <w:r>
        <w:rPr>
          <w:spacing w:val="40"/>
        </w:rPr>
        <w:t xml:space="preserve"> </w:t>
      </w:r>
      <w:r>
        <w:t>al.,</w:t>
      </w:r>
      <w:r>
        <w:rPr>
          <w:spacing w:val="40"/>
        </w:rPr>
        <w:t xml:space="preserve"> </w:t>
      </w:r>
      <w:hyperlink w:anchor="_bookmark115" w:history="1">
        <w:r>
          <w:t>2002</w:t>
        </w:r>
      </w:hyperlink>
      <w:r>
        <w:t>).</w:t>
      </w:r>
    </w:p>
    <w:p w14:paraId="051604F1" w14:textId="77777777" w:rsidR="00C91026" w:rsidRDefault="00A75B0C">
      <w:pPr>
        <w:pStyle w:val="Corpsdetexte"/>
        <w:spacing w:before="190" w:line="312" w:lineRule="auto"/>
        <w:ind w:left="142" w:right="236" w:firstLine="398"/>
        <w:jc w:val="both"/>
      </w:pPr>
      <w:r>
        <w:rPr>
          <w:w w:val="105"/>
        </w:rPr>
        <w:t>Étudier</w:t>
      </w:r>
      <w:r>
        <w:rPr>
          <w:spacing w:val="40"/>
          <w:w w:val="105"/>
        </w:rPr>
        <w:t xml:space="preserve"> </w:t>
      </w:r>
      <w:r>
        <w:rPr>
          <w:w w:val="105"/>
        </w:rPr>
        <w:t>un</w:t>
      </w:r>
      <w:r>
        <w:rPr>
          <w:spacing w:val="40"/>
          <w:w w:val="105"/>
        </w:rPr>
        <w:t xml:space="preserve"> </w:t>
      </w:r>
      <w:r>
        <w:rPr>
          <w:w w:val="105"/>
        </w:rPr>
        <w:t>texte</w:t>
      </w:r>
      <w:r>
        <w:rPr>
          <w:spacing w:val="40"/>
          <w:w w:val="105"/>
        </w:rPr>
        <w:t xml:space="preserve"> </w:t>
      </w:r>
      <w:r>
        <w:rPr>
          <w:w w:val="105"/>
        </w:rPr>
        <w:t>en</w:t>
      </w:r>
      <w:r>
        <w:rPr>
          <w:spacing w:val="40"/>
          <w:w w:val="105"/>
        </w:rPr>
        <w:t xml:space="preserve"> </w:t>
      </w:r>
      <w:r>
        <w:rPr>
          <w:w w:val="105"/>
        </w:rPr>
        <w:t>fonction</w:t>
      </w:r>
      <w:r>
        <w:rPr>
          <w:spacing w:val="40"/>
          <w:w w:val="105"/>
        </w:rPr>
        <w:t xml:space="preserve"> </w:t>
      </w:r>
      <w:r>
        <w:rPr>
          <w:w w:val="105"/>
        </w:rPr>
        <w:t>des</w:t>
      </w:r>
      <w:r>
        <w:rPr>
          <w:spacing w:val="40"/>
          <w:w w:val="105"/>
        </w:rPr>
        <w:t xml:space="preserve"> </w:t>
      </w:r>
      <w:r>
        <w:rPr>
          <w:w w:val="105"/>
        </w:rPr>
        <w:t>différents</w:t>
      </w:r>
      <w:r>
        <w:rPr>
          <w:spacing w:val="40"/>
          <w:w w:val="105"/>
        </w:rPr>
        <w:t xml:space="preserve"> </w:t>
      </w:r>
      <w:r>
        <w:rPr>
          <w:w w:val="105"/>
        </w:rPr>
        <w:t>aspects</w:t>
      </w:r>
      <w:r>
        <w:rPr>
          <w:spacing w:val="40"/>
          <w:w w:val="105"/>
        </w:rPr>
        <w:t xml:space="preserve"> </w:t>
      </w:r>
      <w:r>
        <w:rPr>
          <w:w w:val="105"/>
        </w:rPr>
        <w:t>ou</w:t>
      </w:r>
      <w:r>
        <w:rPr>
          <w:spacing w:val="40"/>
          <w:w w:val="105"/>
        </w:rPr>
        <w:t xml:space="preserve"> </w:t>
      </w:r>
      <w:r>
        <w:rPr>
          <w:w w:val="105"/>
        </w:rPr>
        <w:t>entités</w:t>
      </w:r>
      <w:r>
        <w:rPr>
          <w:spacing w:val="40"/>
          <w:w w:val="105"/>
        </w:rPr>
        <w:t xml:space="preserve"> </w:t>
      </w:r>
      <w:r>
        <w:rPr>
          <w:w w:val="105"/>
        </w:rPr>
        <w:t>présents</w:t>
      </w:r>
      <w:r>
        <w:rPr>
          <w:spacing w:val="40"/>
          <w:w w:val="105"/>
        </w:rPr>
        <w:t xml:space="preserve"> </w:t>
      </w:r>
      <w:r>
        <w:rPr>
          <w:w w:val="105"/>
        </w:rPr>
        <w:t>suppose</w:t>
      </w:r>
      <w:r>
        <w:rPr>
          <w:spacing w:val="40"/>
          <w:w w:val="105"/>
        </w:rPr>
        <w:t xml:space="preserve"> </w:t>
      </w:r>
      <w:r>
        <w:rPr>
          <w:w w:val="105"/>
        </w:rPr>
        <w:t>en fait la succession de deux étapes nécessaires : l’extraction des différents aspects et des phrases concernant chacun d’entre eux, puis l’analyse les sentiments de ces phrases (B. Liu</w:t>
      </w:r>
      <w:r>
        <w:rPr>
          <w:spacing w:val="-4"/>
          <w:w w:val="105"/>
        </w:rPr>
        <w:t xml:space="preserve"> </w:t>
      </w:r>
      <w:r>
        <w:rPr>
          <w:w w:val="105"/>
        </w:rPr>
        <w:t>&amp;</w:t>
      </w:r>
      <w:r>
        <w:rPr>
          <w:spacing w:val="-4"/>
          <w:w w:val="105"/>
        </w:rPr>
        <w:t xml:space="preserve"> </w:t>
      </w:r>
      <w:r>
        <w:rPr>
          <w:w w:val="105"/>
        </w:rPr>
        <w:t>Zhang,</w:t>
      </w:r>
      <w:r>
        <w:rPr>
          <w:spacing w:val="-4"/>
          <w:w w:val="105"/>
        </w:rPr>
        <w:t xml:space="preserve"> </w:t>
      </w:r>
      <w:hyperlink w:anchor="_bookmark97" w:history="1">
        <w:r>
          <w:rPr>
            <w:w w:val="105"/>
          </w:rPr>
          <w:t>2012</w:t>
        </w:r>
      </w:hyperlink>
      <w:r>
        <w:rPr>
          <w:w w:val="105"/>
        </w:rPr>
        <w:t>).</w:t>
      </w:r>
      <w:r>
        <w:rPr>
          <w:spacing w:val="-4"/>
          <w:w w:val="105"/>
        </w:rPr>
        <w:t xml:space="preserve"> </w:t>
      </w:r>
      <w:r>
        <w:rPr>
          <w:w w:val="105"/>
        </w:rPr>
        <w:t>En</w:t>
      </w:r>
      <w:r>
        <w:rPr>
          <w:spacing w:val="-4"/>
          <w:w w:val="105"/>
        </w:rPr>
        <w:t xml:space="preserve"> </w:t>
      </w:r>
      <w:r>
        <w:rPr>
          <w:w w:val="105"/>
        </w:rPr>
        <w:t>fin</w:t>
      </w:r>
      <w:r>
        <w:rPr>
          <w:spacing w:val="-4"/>
          <w:w w:val="105"/>
        </w:rPr>
        <w:t xml:space="preserve"> </w:t>
      </w:r>
      <w:r>
        <w:rPr>
          <w:w w:val="105"/>
        </w:rPr>
        <w:t>de</w:t>
      </w:r>
      <w:r>
        <w:rPr>
          <w:spacing w:val="-4"/>
          <w:w w:val="105"/>
        </w:rPr>
        <w:t xml:space="preserve"> </w:t>
      </w:r>
      <w:r>
        <w:rPr>
          <w:w w:val="105"/>
        </w:rPr>
        <w:t>compte,</w:t>
      </w:r>
      <w:r>
        <w:rPr>
          <w:spacing w:val="-4"/>
          <w:w w:val="105"/>
        </w:rPr>
        <w:t xml:space="preserve"> </w:t>
      </w:r>
      <w:r>
        <w:rPr>
          <w:w w:val="105"/>
        </w:rPr>
        <w:t>ces</w:t>
      </w:r>
      <w:r>
        <w:rPr>
          <w:spacing w:val="-4"/>
          <w:w w:val="105"/>
        </w:rPr>
        <w:t xml:space="preserve"> </w:t>
      </w:r>
      <w:r>
        <w:rPr>
          <w:w w:val="105"/>
        </w:rPr>
        <w:t>trois</w:t>
      </w:r>
      <w:r>
        <w:rPr>
          <w:spacing w:val="-4"/>
          <w:w w:val="105"/>
        </w:rPr>
        <w:t xml:space="preserve"> </w:t>
      </w:r>
      <w:r>
        <w:rPr>
          <w:w w:val="105"/>
        </w:rPr>
        <w:t>échelles</w:t>
      </w:r>
      <w:r>
        <w:rPr>
          <w:spacing w:val="-4"/>
          <w:w w:val="105"/>
        </w:rPr>
        <w:t xml:space="preserve"> </w:t>
      </w:r>
      <w:r>
        <w:rPr>
          <w:w w:val="105"/>
        </w:rPr>
        <w:t>d’analyse</w:t>
      </w:r>
      <w:r>
        <w:rPr>
          <w:spacing w:val="-4"/>
          <w:w w:val="105"/>
        </w:rPr>
        <w:t xml:space="preserve"> </w:t>
      </w:r>
      <w:r>
        <w:rPr>
          <w:w w:val="105"/>
        </w:rPr>
        <w:t>répondent</w:t>
      </w:r>
      <w:r>
        <w:rPr>
          <w:spacing w:val="-4"/>
          <w:w w:val="105"/>
        </w:rPr>
        <w:t xml:space="preserve"> </w:t>
      </w:r>
      <w:r>
        <w:rPr>
          <w:w w:val="105"/>
        </w:rPr>
        <w:t>à</w:t>
      </w:r>
      <w:r>
        <w:rPr>
          <w:spacing w:val="-4"/>
          <w:w w:val="105"/>
        </w:rPr>
        <w:t xml:space="preserve"> </w:t>
      </w:r>
      <w:r>
        <w:rPr>
          <w:w w:val="105"/>
        </w:rPr>
        <w:t xml:space="preserve">différentes questions et sont </w:t>
      </w:r>
      <w:commentRangeStart w:id="44"/>
      <w:r>
        <w:rPr>
          <w:w w:val="105"/>
        </w:rPr>
        <w:t>complémentaires</w:t>
      </w:r>
      <w:commentRangeEnd w:id="43"/>
      <w:r>
        <w:rPr>
          <w:rStyle w:val="Marquedecommentaire"/>
        </w:rPr>
        <w:commentReference w:id="43"/>
      </w:r>
      <w:commentRangeEnd w:id="44"/>
      <w:r>
        <w:rPr>
          <w:rStyle w:val="Marquedecommentaire"/>
        </w:rPr>
        <w:commentReference w:id="44"/>
      </w:r>
      <w:r>
        <w:rPr>
          <w:w w:val="105"/>
        </w:rPr>
        <w:t>.</w:t>
      </w:r>
    </w:p>
    <w:p w14:paraId="38C84AB9" w14:textId="77777777" w:rsidR="00C91026" w:rsidRDefault="00A75B0C">
      <w:pPr>
        <w:pStyle w:val="Corpsdetexte"/>
        <w:spacing w:before="190" w:line="312" w:lineRule="auto"/>
        <w:ind w:left="115" w:right="236" w:firstLine="425"/>
        <w:jc w:val="both"/>
      </w:pPr>
      <w:r>
        <w:rPr>
          <w:w w:val="105"/>
        </w:rPr>
        <w:t xml:space="preserve">Après le choix du type d’analyse et de l’échelle, il reste à choisir parmi les </w:t>
      </w:r>
      <w:proofErr w:type="spellStart"/>
      <w:r>
        <w:rPr>
          <w:w w:val="105"/>
        </w:rPr>
        <w:t>diffé</w:t>
      </w:r>
      <w:proofErr w:type="spellEnd"/>
      <w:r>
        <w:rPr>
          <w:w w:val="105"/>
        </w:rPr>
        <w:t>- rentes approches méthodologiques. Celles-ci peuvent être résumées en trois catégories : l’approche lexicale, l’approche par apprentissage automatique, et les approches hybrides, mélangeant</w:t>
      </w:r>
      <w:r>
        <w:rPr>
          <w:spacing w:val="-3"/>
          <w:w w:val="105"/>
        </w:rPr>
        <w:t xml:space="preserve"> </w:t>
      </w:r>
      <w:r>
        <w:rPr>
          <w:w w:val="105"/>
        </w:rPr>
        <w:t>les</w:t>
      </w:r>
      <w:r>
        <w:rPr>
          <w:spacing w:val="-3"/>
          <w:w w:val="105"/>
        </w:rPr>
        <w:t xml:space="preserve"> </w:t>
      </w:r>
      <w:r>
        <w:rPr>
          <w:w w:val="105"/>
        </w:rPr>
        <w:t>deux</w:t>
      </w:r>
      <w:r>
        <w:rPr>
          <w:spacing w:val="-3"/>
          <w:w w:val="105"/>
        </w:rPr>
        <w:t xml:space="preserve"> </w:t>
      </w:r>
      <w:r>
        <w:rPr>
          <w:w w:val="105"/>
        </w:rPr>
        <w:t>premières</w:t>
      </w:r>
      <w:r>
        <w:rPr>
          <w:spacing w:val="-3"/>
          <w:w w:val="105"/>
        </w:rPr>
        <w:t xml:space="preserve"> </w:t>
      </w:r>
      <w:r>
        <w:rPr>
          <w:w w:val="105"/>
        </w:rPr>
        <w:t>catégories.</w:t>
      </w:r>
      <w:r>
        <w:rPr>
          <w:spacing w:val="-3"/>
          <w:w w:val="105"/>
        </w:rPr>
        <w:t xml:space="preserve"> </w:t>
      </w:r>
      <w:commentRangeStart w:id="45"/>
      <w:r>
        <w:rPr>
          <w:w w:val="105"/>
        </w:rPr>
        <w:t>L’approche</w:t>
      </w:r>
      <w:r>
        <w:rPr>
          <w:spacing w:val="-3"/>
          <w:w w:val="105"/>
        </w:rPr>
        <w:t xml:space="preserve"> </w:t>
      </w:r>
      <w:r>
        <w:rPr>
          <w:w w:val="105"/>
        </w:rPr>
        <w:t>lexicale,</w:t>
      </w:r>
      <w:commentRangeEnd w:id="45"/>
      <w:r>
        <w:rPr>
          <w:rStyle w:val="Marquedecommentaire"/>
        </w:rPr>
        <w:commentReference w:id="45"/>
      </w:r>
      <w:r>
        <w:rPr>
          <w:spacing w:val="-3"/>
          <w:w w:val="105"/>
        </w:rPr>
        <w:t xml:space="preserve"> </w:t>
      </w:r>
      <w:r>
        <w:rPr>
          <w:w w:val="105"/>
        </w:rPr>
        <w:t>plus</w:t>
      </w:r>
      <w:r>
        <w:rPr>
          <w:spacing w:val="-3"/>
          <w:w w:val="105"/>
        </w:rPr>
        <w:t xml:space="preserve"> </w:t>
      </w:r>
      <w:r>
        <w:rPr>
          <w:w w:val="105"/>
        </w:rPr>
        <w:t>traditionnelle,</w:t>
      </w:r>
      <w:r>
        <w:rPr>
          <w:spacing w:val="-3"/>
          <w:w w:val="105"/>
        </w:rPr>
        <w:t xml:space="preserve"> </w:t>
      </w:r>
      <w:r>
        <w:rPr>
          <w:w w:val="105"/>
        </w:rPr>
        <w:t>se</w:t>
      </w:r>
      <w:r>
        <w:rPr>
          <w:spacing w:val="-3"/>
          <w:w w:val="105"/>
        </w:rPr>
        <w:t xml:space="preserve"> </w:t>
      </w:r>
      <w:r>
        <w:rPr>
          <w:w w:val="105"/>
        </w:rPr>
        <w:t>base sur un lexique attribuant à chaque mot une valeur positive ou négative. La création de ce lexique est la partie la plus fastidieuse. Une fois le lexique constitué, l’algorithme n’a plus qu’à simplement additionner la valeur des mots connotés positivement ou négativement (</w:t>
      </w:r>
      <w:proofErr w:type="spellStart"/>
      <w:r>
        <w:rPr>
          <w:w w:val="105"/>
        </w:rPr>
        <w:t>Hemmatian</w:t>
      </w:r>
      <w:proofErr w:type="spellEnd"/>
      <w:r>
        <w:rPr>
          <w:w w:val="105"/>
        </w:rPr>
        <w:t xml:space="preserve"> &amp; </w:t>
      </w:r>
      <w:proofErr w:type="spellStart"/>
      <w:r>
        <w:rPr>
          <w:w w:val="105"/>
        </w:rPr>
        <w:t>Sohrabi</w:t>
      </w:r>
      <w:proofErr w:type="spellEnd"/>
      <w:r>
        <w:rPr>
          <w:w w:val="105"/>
        </w:rPr>
        <w:t xml:space="preserve">, </w:t>
      </w:r>
      <w:hyperlink w:anchor="_bookmark71" w:history="1">
        <w:r>
          <w:rPr>
            <w:w w:val="105"/>
          </w:rPr>
          <w:t>2019</w:t>
        </w:r>
      </w:hyperlink>
      <w:r>
        <w:rPr>
          <w:w w:val="105"/>
        </w:rPr>
        <w:t>). Puisque la qualité des résultats d’une approche lexicale dépend du lexique employé, il est nécessaire d’adapter ce lexique au contexte de l’analyse (</w:t>
      </w:r>
      <w:proofErr w:type="spellStart"/>
      <w:r>
        <w:rPr>
          <w:w w:val="105"/>
        </w:rPr>
        <w:t>Ligthart</w:t>
      </w:r>
      <w:proofErr w:type="spellEnd"/>
      <w:r>
        <w:rPr>
          <w:w w:val="105"/>
        </w:rPr>
        <w:t xml:space="preserve"> et al., </w:t>
      </w:r>
      <w:hyperlink w:anchor="_bookmark95" w:history="1">
        <w:r>
          <w:rPr>
            <w:w w:val="105"/>
          </w:rPr>
          <w:t>2021</w:t>
        </w:r>
      </w:hyperlink>
      <w:r>
        <w:rPr>
          <w:w w:val="105"/>
        </w:rPr>
        <w:t>), ce qui est chronophage et empêche l’extrapolation des méthodes. Cependant, cette méthode ne nécessite pas de données d’entraînement, à l’inverse des méthodes d’apprentissage automatique.</w:t>
      </w:r>
    </w:p>
    <w:p w14:paraId="76E76562" w14:textId="77777777" w:rsidR="00C91026" w:rsidRDefault="00A75B0C">
      <w:pPr>
        <w:pStyle w:val="Corpsdetexte"/>
        <w:spacing w:before="170" w:line="312" w:lineRule="auto"/>
        <w:ind w:left="142" w:right="243" w:firstLine="398"/>
        <w:jc w:val="both"/>
        <w:rPr>
          <w:ins w:id="46" w:author="GUENOUN Marcel" w:date="2025-11-26T11:59:00Z"/>
          <w:spacing w:val="-2"/>
          <w:w w:val="105"/>
        </w:rPr>
      </w:pPr>
      <w:r>
        <w:rPr>
          <w:w w:val="105"/>
        </w:rPr>
        <w:t>L’approche par apprentissage automatique (ou TALN</w:t>
      </w:r>
      <w:r>
        <w:rPr>
          <w:spacing w:val="-16"/>
          <w:w w:val="105"/>
        </w:rPr>
        <w:t xml:space="preserve"> </w:t>
      </w:r>
      <w:hyperlink w:anchor="_bookmark16" w:history="1">
        <w:r>
          <w:rPr>
            <w:rFonts w:ascii="Cambria" w:hAnsi="Cambria"/>
            <w:w w:val="105"/>
            <w:position w:val="9"/>
            <w:sz w:val="16"/>
          </w:rPr>
          <w:t>1</w:t>
        </w:r>
      </w:hyperlink>
      <w:r>
        <w:rPr>
          <w:w w:val="105"/>
        </w:rPr>
        <w:t>), plus récente, est de plus en plus courante et regroupe de nombreuses méthodes. Le principe de base est d’entraîner un algorithme</w:t>
      </w:r>
      <w:r>
        <w:rPr>
          <w:spacing w:val="-4"/>
          <w:w w:val="105"/>
        </w:rPr>
        <w:t xml:space="preserve"> </w:t>
      </w:r>
      <w:r>
        <w:rPr>
          <w:w w:val="105"/>
        </w:rPr>
        <w:t>sur</w:t>
      </w:r>
      <w:r>
        <w:rPr>
          <w:spacing w:val="-4"/>
          <w:w w:val="105"/>
        </w:rPr>
        <w:t xml:space="preserve"> </w:t>
      </w:r>
      <w:r>
        <w:rPr>
          <w:w w:val="105"/>
        </w:rPr>
        <w:t>des</w:t>
      </w:r>
      <w:r>
        <w:rPr>
          <w:spacing w:val="-4"/>
          <w:w w:val="105"/>
        </w:rPr>
        <w:t xml:space="preserve"> </w:t>
      </w:r>
      <w:r>
        <w:rPr>
          <w:w w:val="105"/>
        </w:rPr>
        <w:t>données</w:t>
      </w:r>
      <w:r>
        <w:rPr>
          <w:spacing w:val="-4"/>
          <w:w w:val="105"/>
        </w:rPr>
        <w:t xml:space="preserve"> </w:t>
      </w:r>
      <w:r>
        <w:rPr>
          <w:w w:val="105"/>
        </w:rPr>
        <w:t>labellisées,</w:t>
      </w:r>
      <w:r>
        <w:rPr>
          <w:spacing w:val="-4"/>
          <w:w w:val="105"/>
        </w:rPr>
        <w:t xml:space="preserve"> </w:t>
      </w:r>
      <w:r>
        <w:rPr>
          <w:w w:val="105"/>
        </w:rPr>
        <w:t>puis</w:t>
      </w:r>
      <w:r>
        <w:rPr>
          <w:spacing w:val="-4"/>
          <w:w w:val="105"/>
        </w:rPr>
        <w:t xml:space="preserve"> </w:t>
      </w:r>
      <w:r>
        <w:rPr>
          <w:w w:val="105"/>
        </w:rPr>
        <w:t>d’utiliser</w:t>
      </w:r>
      <w:r>
        <w:rPr>
          <w:spacing w:val="-4"/>
          <w:w w:val="105"/>
        </w:rPr>
        <w:t xml:space="preserve"> </w:t>
      </w:r>
      <w:r>
        <w:rPr>
          <w:w w:val="105"/>
        </w:rPr>
        <w:t>cet</w:t>
      </w:r>
      <w:r>
        <w:rPr>
          <w:spacing w:val="-4"/>
          <w:w w:val="105"/>
        </w:rPr>
        <w:t xml:space="preserve"> </w:t>
      </w:r>
      <w:r>
        <w:rPr>
          <w:w w:val="105"/>
        </w:rPr>
        <w:t>algorithme</w:t>
      </w:r>
      <w:r>
        <w:rPr>
          <w:spacing w:val="-4"/>
          <w:w w:val="105"/>
        </w:rPr>
        <w:t xml:space="preserve"> </w:t>
      </w:r>
      <w:r>
        <w:rPr>
          <w:w w:val="105"/>
        </w:rPr>
        <w:t>sur</w:t>
      </w:r>
      <w:r>
        <w:rPr>
          <w:spacing w:val="-4"/>
          <w:w w:val="105"/>
        </w:rPr>
        <w:t xml:space="preserve"> </w:t>
      </w:r>
      <w:r>
        <w:rPr>
          <w:w w:val="105"/>
        </w:rPr>
        <w:t>de</w:t>
      </w:r>
      <w:r>
        <w:rPr>
          <w:spacing w:val="-4"/>
          <w:w w:val="105"/>
        </w:rPr>
        <w:t xml:space="preserve"> </w:t>
      </w:r>
      <w:r>
        <w:rPr>
          <w:w w:val="105"/>
        </w:rPr>
        <w:t>nouvelles</w:t>
      </w:r>
      <w:r>
        <w:rPr>
          <w:spacing w:val="-4"/>
          <w:w w:val="105"/>
        </w:rPr>
        <w:t xml:space="preserve"> </w:t>
      </w:r>
      <w:r>
        <w:rPr>
          <w:w w:val="105"/>
        </w:rPr>
        <w:t>don- nées afin de leur attribuer des labels et les catégoriser. Les différentes méthodes diffèrent principalement par la technique d’apprentissage. Il existe trois catégories : l’apprentissage supervisé, non supervisé et l’apprentissage hybride (</w:t>
      </w:r>
      <w:proofErr w:type="spellStart"/>
      <w:r>
        <w:rPr>
          <w:w w:val="105"/>
        </w:rPr>
        <w:t>Ligthart</w:t>
      </w:r>
      <w:proofErr w:type="spellEnd"/>
      <w:r>
        <w:rPr>
          <w:w w:val="105"/>
        </w:rPr>
        <w:t xml:space="preserve"> et al., </w:t>
      </w:r>
      <w:hyperlink w:anchor="_bookmark95" w:history="1">
        <w:r>
          <w:rPr>
            <w:w w:val="105"/>
          </w:rPr>
          <w:t>2021</w:t>
        </w:r>
      </w:hyperlink>
      <w:r>
        <w:rPr>
          <w:w w:val="105"/>
        </w:rPr>
        <w:t xml:space="preserve">). Les méthodes de TALN utilisant l’apprentissage supervisé sont supposées apporter de meilleurs </w:t>
      </w:r>
      <w:proofErr w:type="spellStart"/>
      <w:r>
        <w:rPr>
          <w:w w:val="105"/>
        </w:rPr>
        <w:t>résul</w:t>
      </w:r>
      <w:proofErr w:type="spellEnd"/>
      <w:r>
        <w:rPr>
          <w:w w:val="105"/>
        </w:rPr>
        <w:t xml:space="preserve">- </w:t>
      </w:r>
      <w:proofErr w:type="spellStart"/>
      <w:r>
        <w:rPr>
          <w:w w:val="105"/>
        </w:rPr>
        <w:t>tats</w:t>
      </w:r>
      <w:proofErr w:type="spellEnd"/>
      <w:r>
        <w:rPr>
          <w:w w:val="105"/>
        </w:rPr>
        <w:t>, mais sont plus compliquées et coûteuses (</w:t>
      </w:r>
      <w:proofErr w:type="spellStart"/>
      <w:r>
        <w:rPr>
          <w:w w:val="105"/>
        </w:rPr>
        <w:t>Hemmatian</w:t>
      </w:r>
      <w:proofErr w:type="spellEnd"/>
      <w:r>
        <w:rPr>
          <w:w w:val="105"/>
        </w:rPr>
        <w:t xml:space="preserve"> &amp; </w:t>
      </w:r>
      <w:proofErr w:type="spellStart"/>
      <w:r>
        <w:rPr>
          <w:w w:val="105"/>
        </w:rPr>
        <w:t>Sohrabi</w:t>
      </w:r>
      <w:proofErr w:type="spellEnd"/>
      <w:r>
        <w:rPr>
          <w:w w:val="105"/>
        </w:rPr>
        <w:t xml:space="preserve">, </w:t>
      </w:r>
      <w:hyperlink w:anchor="_bookmark71" w:history="1">
        <w:r>
          <w:rPr>
            <w:w w:val="105"/>
          </w:rPr>
          <w:t>2019</w:t>
        </w:r>
      </w:hyperlink>
      <w:r>
        <w:rPr>
          <w:w w:val="105"/>
        </w:rPr>
        <w:t>). Cependant, les méthodes non supervisées gagnent en qualité, notamment grâce à l’Inférence en Lan- gage Naturel et l’apprentissage sans entraînement (</w:t>
      </w:r>
      <w:proofErr w:type="spellStart"/>
      <w:r>
        <w:rPr>
          <w:w w:val="105"/>
        </w:rPr>
        <w:t>zero</w:t>
      </w:r>
      <w:proofErr w:type="spellEnd"/>
      <w:r>
        <w:rPr>
          <w:w w:val="105"/>
        </w:rPr>
        <w:t xml:space="preserve">-shot </w:t>
      </w:r>
      <w:proofErr w:type="spellStart"/>
      <w:r>
        <w:rPr>
          <w:w w:val="105"/>
        </w:rPr>
        <w:t>learning</w:t>
      </w:r>
      <w:proofErr w:type="spellEnd"/>
      <w:r>
        <w:rPr>
          <w:w w:val="105"/>
        </w:rPr>
        <w:t xml:space="preserve">), qui permet de mesurer le lien entre deux textes non familiers, comme un texte et un label. Les </w:t>
      </w:r>
      <w:proofErr w:type="spellStart"/>
      <w:r>
        <w:rPr>
          <w:w w:val="105"/>
        </w:rPr>
        <w:t>mé</w:t>
      </w:r>
      <w:proofErr w:type="spellEnd"/>
      <w:r>
        <w:rPr>
          <w:w w:val="105"/>
        </w:rPr>
        <w:t xml:space="preserve">- </w:t>
      </w:r>
      <w:proofErr w:type="spellStart"/>
      <w:r>
        <w:rPr>
          <w:w w:val="105"/>
        </w:rPr>
        <w:t>thodes</w:t>
      </w:r>
      <w:proofErr w:type="spellEnd"/>
      <w:r>
        <w:rPr>
          <w:w w:val="105"/>
        </w:rPr>
        <w:t xml:space="preserve"> d’apprentissage profond, basées sur les réseaux de neurones, sont de plus en plus </w:t>
      </w:r>
      <w:r>
        <w:rPr>
          <w:spacing w:val="-2"/>
          <w:w w:val="105"/>
        </w:rPr>
        <w:t>proéminentes.</w:t>
      </w:r>
      <w:ins w:id="47" w:author="GUENOUN Marcel" w:date="2025-11-26T11:59:00Z">
        <w:r>
          <w:rPr>
            <w:spacing w:val="-2"/>
            <w:w w:val="105"/>
          </w:rPr>
          <w:t xml:space="preserve"> Et la troisième approche ?</w:t>
        </w:r>
      </w:ins>
    </w:p>
    <w:p w14:paraId="26295A10" w14:textId="77777777" w:rsidR="00C91026" w:rsidRDefault="00A75B0C">
      <w:pPr>
        <w:pStyle w:val="Corpsdetexte"/>
        <w:spacing w:before="170" w:line="312" w:lineRule="auto"/>
        <w:ind w:left="142" w:right="243" w:firstLine="398"/>
        <w:jc w:val="both"/>
      </w:pPr>
      <w:ins w:id="48" w:author="GUENOUN Marcel" w:date="2025-11-26T11:59:00Z">
        <w:r>
          <w:rPr>
            <w:w w:val="105"/>
          </w:rPr>
          <w:t>A aucun moment tu n’expliques les choix que tu vas faire, or la méthodologie c’est expliqu</w:t>
        </w:r>
      </w:ins>
      <w:ins w:id="49" w:author="GUENOUN Marcel" w:date="2025-11-26T12:00:00Z">
        <w:r>
          <w:rPr>
            <w:w w:val="105"/>
          </w:rPr>
          <w:t>er les choix que l’on a fait parmi les différentes options possibles.</w:t>
        </w:r>
        <w:r>
          <w:t xml:space="preserve"> (ou alors explique que tu présenteras tes choix plus tard)</w:t>
        </w:r>
      </w:ins>
    </w:p>
    <w:p w14:paraId="1B70DC39" w14:textId="77777777" w:rsidR="00C91026" w:rsidRDefault="00A75B0C">
      <w:pPr>
        <w:pStyle w:val="Corpsdetexte"/>
        <w:spacing w:before="10"/>
        <w:rPr>
          <w:sz w:val="3"/>
        </w:rPr>
      </w:pPr>
      <w:r>
        <w:rPr>
          <w:noProof/>
          <w:sz w:val="3"/>
        </w:rPr>
        <w:lastRenderedPageBreak/>
        <mc:AlternateContent>
          <mc:Choice Requires="wps">
            <w:drawing>
              <wp:anchor distT="0" distB="0" distL="0" distR="0" simplePos="0" relativeHeight="487592960" behindDoc="1" locked="0" layoutInCell="1" allowOverlap="1" wp14:anchorId="7A1A4662" wp14:editId="5D0B0AFF">
                <wp:simplePos x="0" y="0"/>
                <wp:positionH relativeFrom="page">
                  <wp:posOffset>899998</wp:posOffset>
                </wp:positionH>
                <wp:positionV relativeFrom="paragraph">
                  <wp:posOffset>43837</wp:posOffset>
                </wp:positionV>
                <wp:extent cx="230441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4415" cy="1270"/>
                        </a:xfrm>
                        <a:custGeom>
                          <a:avLst/>
                          <a:gdLst/>
                          <a:ahLst/>
                          <a:cxnLst/>
                          <a:rect l="l" t="t" r="r" b="b"/>
                          <a:pathLst>
                            <a:path w="2304415">
                              <a:moveTo>
                                <a:pt x="0" y="0"/>
                              </a:moveTo>
                              <a:lnTo>
                                <a:pt x="2303970"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80" o:spid="_x0000_s1026" style="position:absolute;margin-left:70.85pt;margin-top:3.45pt;width:181.4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2304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" path="m,l2303970,e" filled="f" strokeweight=".14056mm">
                <v:path arrowok="t"/>
                <w10:wrap type="topAndBottom" anchorx="page"/>
              </v:shape>
            </w:pict>
          </mc:Fallback>
        </mc:AlternateContent>
      </w:r>
    </w:p>
    <w:p w14:paraId="53BD4A53" w14:textId="77777777" w:rsidR="00C91026" w:rsidRDefault="00A75B0C">
      <w:pPr>
        <w:spacing w:before="32"/>
        <w:ind w:left="441"/>
        <w:jc w:val="both"/>
        <w:rPr>
          <w:sz w:val="20"/>
        </w:rPr>
      </w:pPr>
      <w:r>
        <w:rPr>
          <w:w w:val="110"/>
          <w:sz w:val="20"/>
        </w:rPr>
        <w:t>1.</w:t>
      </w:r>
      <w:r>
        <w:rPr>
          <w:spacing w:val="18"/>
          <w:w w:val="110"/>
          <w:sz w:val="20"/>
        </w:rPr>
        <w:t xml:space="preserve"> </w:t>
      </w:r>
      <w:bookmarkStart w:id="50" w:name="_bookmark16"/>
      <w:bookmarkEnd w:id="50"/>
      <w:r>
        <w:rPr>
          <w:w w:val="110"/>
          <w:sz w:val="20"/>
        </w:rPr>
        <w:t>Traitement</w:t>
      </w:r>
      <w:r>
        <w:rPr>
          <w:spacing w:val="-3"/>
          <w:w w:val="110"/>
          <w:sz w:val="20"/>
        </w:rPr>
        <w:t xml:space="preserve"> </w:t>
      </w:r>
      <w:r>
        <w:rPr>
          <w:w w:val="110"/>
          <w:sz w:val="20"/>
        </w:rPr>
        <w:t>Automatique</w:t>
      </w:r>
      <w:r>
        <w:rPr>
          <w:spacing w:val="-3"/>
          <w:w w:val="110"/>
          <w:sz w:val="20"/>
        </w:rPr>
        <w:t xml:space="preserve"> </w:t>
      </w:r>
      <w:r>
        <w:rPr>
          <w:w w:val="110"/>
          <w:sz w:val="20"/>
        </w:rPr>
        <w:t>du</w:t>
      </w:r>
      <w:r>
        <w:rPr>
          <w:spacing w:val="-2"/>
          <w:w w:val="110"/>
          <w:sz w:val="20"/>
        </w:rPr>
        <w:t xml:space="preserve"> </w:t>
      </w:r>
      <w:r>
        <w:rPr>
          <w:w w:val="110"/>
          <w:sz w:val="20"/>
        </w:rPr>
        <w:t>Langage</w:t>
      </w:r>
      <w:r>
        <w:rPr>
          <w:spacing w:val="-3"/>
          <w:w w:val="110"/>
          <w:sz w:val="20"/>
        </w:rPr>
        <w:t xml:space="preserve"> </w:t>
      </w:r>
      <w:r>
        <w:rPr>
          <w:spacing w:val="-2"/>
          <w:w w:val="110"/>
          <w:sz w:val="20"/>
        </w:rPr>
        <w:t>Naturel</w:t>
      </w:r>
    </w:p>
    <w:p w14:paraId="1FD94744" w14:textId="77777777" w:rsidR="00C91026" w:rsidRDefault="00C91026">
      <w:pPr>
        <w:jc w:val="both"/>
        <w:rPr>
          <w:sz w:val="20"/>
        </w:rPr>
        <w:sectPr w:rsidR="00C91026">
          <w:pgSz w:w="11910" w:h="16840"/>
          <w:pgMar w:top="1280" w:right="1133" w:bottom="1080" w:left="1275" w:header="0" w:footer="889" w:gutter="0"/>
          <w:cols w:space="720"/>
        </w:sectPr>
      </w:pPr>
    </w:p>
    <w:p w14:paraId="6D8FD1DE" w14:textId="77777777" w:rsidR="00C91026" w:rsidRDefault="00A75B0C">
      <w:pPr>
        <w:pStyle w:val="Titre1"/>
        <w:numPr>
          <w:ilvl w:val="1"/>
          <w:numId w:val="2"/>
        </w:numPr>
        <w:tabs>
          <w:tab w:val="left" w:pos="982"/>
        </w:tabs>
        <w:spacing w:before="168"/>
      </w:pPr>
      <w:bookmarkStart w:id="51" w:name="Données"/>
      <w:bookmarkStart w:id="52" w:name="_bookmark17"/>
      <w:bookmarkEnd w:id="51"/>
      <w:bookmarkEnd w:id="52"/>
      <w:commentRangeStart w:id="53"/>
      <w:r>
        <w:rPr>
          <w:spacing w:val="-2"/>
        </w:rPr>
        <w:lastRenderedPageBreak/>
        <w:t>Données</w:t>
      </w:r>
      <w:commentRangeEnd w:id="53"/>
      <w:r>
        <w:rPr>
          <w:rStyle w:val="Marquedecommentaire"/>
          <w:rFonts w:ascii="Times New Roman" w:eastAsia="Times New Roman" w:hAnsi="Times New Roman" w:cs="Times New Roman"/>
          <w:b w:val="0"/>
          <w:bCs w:val="0"/>
        </w:rPr>
        <w:commentReference w:id="53"/>
      </w:r>
    </w:p>
    <w:p w14:paraId="41732D81" w14:textId="77777777" w:rsidR="00C91026" w:rsidRDefault="00C91026">
      <w:pPr>
        <w:pStyle w:val="Corpsdetexte"/>
        <w:spacing w:before="102"/>
        <w:rPr>
          <w:rFonts w:ascii="Georgia"/>
          <w:b/>
          <w:sz w:val="34"/>
        </w:rPr>
      </w:pPr>
    </w:p>
    <w:p w14:paraId="7AA59171" w14:textId="77777777" w:rsidR="00C91026" w:rsidRDefault="00A75B0C">
      <w:pPr>
        <w:pStyle w:val="Corpsdetexte"/>
        <w:spacing w:line="312" w:lineRule="auto"/>
        <w:ind w:left="142" w:right="249" w:firstLine="398"/>
        <w:jc w:val="both"/>
      </w:pPr>
      <w:r>
        <w:rPr>
          <w:w w:val="105"/>
        </w:rPr>
        <w:t>Cette</w:t>
      </w:r>
      <w:r>
        <w:rPr>
          <w:spacing w:val="-7"/>
          <w:w w:val="105"/>
        </w:rPr>
        <w:t xml:space="preserve"> </w:t>
      </w:r>
      <w:r>
        <w:rPr>
          <w:w w:val="105"/>
        </w:rPr>
        <w:t>méthodologie</w:t>
      </w:r>
      <w:r>
        <w:rPr>
          <w:spacing w:val="-7"/>
          <w:w w:val="105"/>
        </w:rPr>
        <w:t xml:space="preserve"> </w:t>
      </w:r>
      <w:r>
        <w:rPr>
          <w:w w:val="105"/>
        </w:rPr>
        <w:t>est</w:t>
      </w:r>
      <w:r>
        <w:rPr>
          <w:spacing w:val="-7"/>
          <w:w w:val="105"/>
        </w:rPr>
        <w:t xml:space="preserve"> </w:t>
      </w:r>
      <w:r>
        <w:rPr>
          <w:w w:val="105"/>
        </w:rPr>
        <w:t>permise</w:t>
      </w:r>
      <w:r>
        <w:rPr>
          <w:spacing w:val="-7"/>
          <w:w w:val="105"/>
        </w:rPr>
        <w:t xml:space="preserve"> </w:t>
      </w:r>
      <w:r>
        <w:rPr>
          <w:w w:val="105"/>
        </w:rPr>
        <w:t>par</w:t>
      </w:r>
      <w:r>
        <w:rPr>
          <w:spacing w:val="-7"/>
          <w:w w:val="105"/>
        </w:rPr>
        <w:t xml:space="preserve"> </w:t>
      </w:r>
      <w:r>
        <w:rPr>
          <w:w w:val="105"/>
        </w:rPr>
        <w:t>le</w:t>
      </w:r>
      <w:r>
        <w:rPr>
          <w:spacing w:val="-7"/>
          <w:w w:val="105"/>
        </w:rPr>
        <w:t xml:space="preserve"> </w:t>
      </w:r>
      <w:r>
        <w:rPr>
          <w:w w:val="105"/>
        </w:rPr>
        <w:t>jeu</w:t>
      </w:r>
      <w:r>
        <w:rPr>
          <w:spacing w:val="-7"/>
          <w:w w:val="105"/>
        </w:rPr>
        <w:t xml:space="preserve"> </w:t>
      </w:r>
      <w:r>
        <w:rPr>
          <w:w w:val="105"/>
        </w:rPr>
        <w:t>de</w:t>
      </w:r>
      <w:r>
        <w:rPr>
          <w:spacing w:val="-7"/>
          <w:w w:val="105"/>
        </w:rPr>
        <w:t xml:space="preserve"> </w:t>
      </w:r>
      <w:r>
        <w:rPr>
          <w:w w:val="105"/>
        </w:rPr>
        <w:t>données</w:t>
      </w:r>
      <w:r>
        <w:rPr>
          <w:spacing w:val="-7"/>
          <w:w w:val="105"/>
        </w:rPr>
        <w:t xml:space="preserve"> </w:t>
      </w:r>
      <w:r>
        <w:rPr>
          <w:w w:val="105"/>
        </w:rPr>
        <w:t>inédit</w:t>
      </w:r>
      <w:r>
        <w:rPr>
          <w:spacing w:val="-7"/>
          <w:w w:val="105"/>
        </w:rPr>
        <w:t xml:space="preserve"> </w:t>
      </w:r>
      <w:r>
        <w:rPr>
          <w:w w:val="105"/>
        </w:rPr>
        <w:t>et</w:t>
      </w:r>
      <w:r>
        <w:rPr>
          <w:spacing w:val="-7"/>
          <w:w w:val="105"/>
        </w:rPr>
        <w:t xml:space="preserve"> </w:t>
      </w:r>
      <w:r>
        <w:rPr>
          <w:w w:val="105"/>
        </w:rPr>
        <w:t>en</w:t>
      </w:r>
      <w:r>
        <w:rPr>
          <w:spacing w:val="-7"/>
          <w:w w:val="105"/>
        </w:rPr>
        <w:t xml:space="preserve"> </w:t>
      </w:r>
      <w:r>
        <w:rPr>
          <w:w w:val="105"/>
        </w:rPr>
        <w:t>accès</w:t>
      </w:r>
      <w:r>
        <w:rPr>
          <w:spacing w:val="-7"/>
          <w:w w:val="105"/>
        </w:rPr>
        <w:t xml:space="preserve"> </w:t>
      </w:r>
      <w:r>
        <w:rPr>
          <w:w w:val="105"/>
        </w:rPr>
        <w:t>libre</w:t>
      </w:r>
      <w:r>
        <w:rPr>
          <w:spacing w:val="-7"/>
          <w:w w:val="105"/>
        </w:rPr>
        <w:t xml:space="preserve"> </w:t>
      </w:r>
      <w:r>
        <w:rPr>
          <w:w w:val="105"/>
        </w:rPr>
        <w:t>provenant de retours d’expérience d’usagers de l’administration française postés sur le site Je Donne Mon Avis (JDMA). Ces témoignages sont donc en français, modérés, et pour chacun, le sentiment est labellisé par l’auteur. Parmi les variables principales de la base de données, sont</w:t>
      </w:r>
      <w:r>
        <w:rPr>
          <w:spacing w:val="-5"/>
          <w:w w:val="105"/>
        </w:rPr>
        <w:t xml:space="preserve"> </w:t>
      </w:r>
      <w:r>
        <w:rPr>
          <w:w w:val="105"/>
        </w:rPr>
        <w:t>aussi</w:t>
      </w:r>
      <w:r>
        <w:rPr>
          <w:spacing w:val="-5"/>
          <w:w w:val="105"/>
        </w:rPr>
        <w:t xml:space="preserve"> </w:t>
      </w:r>
      <w:r>
        <w:rPr>
          <w:w w:val="105"/>
        </w:rPr>
        <w:t>incluses</w:t>
      </w:r>
      <w:r>
        <w:rPr>
          <w:spacing w:val="-4"/>
          <w:w w:val="105"/>
        </w:rPr>
        <w:t xml:space="preserve"> </w:t>
      </w:r>
      <w:r>
        <w:rPr>
          <w:w w:val="105"/>
        </w:rPr>
        <w:t>l’administration</w:t>
      </w:r>
      <w:r>
        <w:rPr>
          <w:spacing w:val="-5"/>
          <w:w w:val="105"/>
        </w:rPr>
        <w:t xml:space="preserve"> </w:t>
      </w:r>
      <w:r>
        <w:rPr>
          <w:w w:val="105"/>
        </w:rPr>
        <w:t>ciblée,</w:t>
      </w:r>
      <w:r>
        <w:rPr>
          <w:spacing w:val="-5"/>
          <w:w w:val="105"/>
        </w:rPr>
        <w:t xml:space="preserve"> </w:t>
      </w:r>
      <w:r>
        <w:rPr>
          <w:w w:val="105"/>
        </w:rPr>
        <w:t>la</w:t>
      </w:r>
      <w:r>
        <w:rPr>
          <w:spacing w:val="-4"/>
          <w:w w:val="105"/>
        </w:rPr>
        <w:t xml:space="preserve"> </w:t>
      </w:r>
      <w:r>
        <w:rPr>
          <w:w w:val="105"/>
        </w:rPr>
        <w:t>réponse</w:t>
      </w:r>
      <w:r>
        <w:rPr>
          <w:spacing w:val="-5"/>
          <w:w w:val="105"/>
        </w:rPr>
        <w:t xml:space="preserve"> </w:t>
      </w:r>
      <w:r>
        <w:rPr>
          <w:w w:val="105"/>
        </w:rPr>
        <w:t>émise,</w:t>
      </w:r>
      <w:r>
        <w:rPr>
          <w:spacing w:val="-5"/>
          <w:w w:val="105"/>
        </w:rPr>
        <w:t xml:space="preserve"> </w:t>
      </w:r>
      <w:r>
        <w:rPr>
          <w:w w:val="105"/>
        </w:rPr>
        <w:t>le</w:t>
      </w:r>
      <w:r>
        <w:rPr>
          <w:spacing w:val="-4"/>
          <w:w w:val="105"/>
        </w:rPr>
        <w:t xml:space="preserve"> </w:t>
      </w:r>
      <w:r>
        <w:rPr>
          <w:w w:val="105"/>
        </w:rPr>
        <w:t>nombre</w:t>
      </w:r>
      <w:r>
        <w:rPr>
          <w:spacing w:val="-5"/>
          <w:w w:val="105"/>
        </w:rPr>
        <w:t xml:space="preserve"> </w:t>
      </w:r>
      <w:r>
        <w:rPr>
          <w:w w:val="105"/>
        </w:rPr>
        <w:t>de</w:t>
      </w:r>
      <w:r>
        <w:rPr>
          <w:spacing w:val="-5"/>
          <w:w w:val="105"/>
        </w:rPr>
        <w:t xml:space="preserve"> </w:t>
      </w:r>
      <w:r>
        <w:rPr>
          <w:w w:val="105"/>
        </w:rPr>
        <w:t>personnes</w:t>
      </w:r>
      <w:r>
        <w:rPr>
          <w:spacing w:val="-4"/>
          <w:w w:val="105"/>
        </w:rPr>
        <w:t xml:space="preserve"> </w:t>
      </w:r>
      <w:r>
        <w:rPr>
          <w:w w:val="105"/>
        </w:rPr>
        <w:t>ayant signalé avoir vécu une expérience similaire, la satisfaction (binaire</w:t>
      </w:r>
      <w:r>
        <w:rPr>
          <w:w w:val="105"/>
        </w:rPr>
        <w:t>) de la réponse de la part de l’auteur et celle des visiteurs du site.</w:t>
      </w:r>
    </w:p>
    <w:p w14:paraId="3CC98540" w14:textId="77777777" w:rsidR="00C91026" w:rsidRDefault="00A75B0C">
      <w:pPr>
        <w:pStyle w:val="Corpsdetexte"/>
        <w:spacing w:before="190" w:line="312" w:lineRule="auto"/>
        <w:ind w:left="136" w:right="275" w:firstLine="404"/>
        <w:jc w:val="both"/>
      </w:pPr>
      <w:r>
        <w:rPr>
          <w:w w:val="105"/>
        </w:rPr>
        <w:t>Au</w:t>
      </w:r>
      <w:r>
        <w:rPr>
          <w:spacing w:val="-6"/>
          <w:w w:val="105"/>
        </w:rPr>
        <w:t xml:space="preserve"> </w:t>
      </w:r>
      <w:r>
        <w:rPr>
          <w:w w:val="105"/>
        </w:rPr>
        <w:t>2</w:t>
      </w:r>
      <w:r>
        <w:rPr>
          <w:spacing w:val="-5"/>
          <w:w w:val="105"/>
        </w:rPr>
        <w:t xml:space="preserve"> </w:t>
      </w:r>
      <w:r>
        <w:rPr>
          <w:w w:val="105"/>
        </w:rPr>
        <w:t>décembre</w:t>
      </w:r>
      <w:r>
        <w:rPr>
          <w:spacing w:val="-6"/>
          <w:w w:val="105"/>
        </w:rPr>
        <w:t xml:space="preserve"> </w:t>
      </w:r>
      <w:r>
        <w:rPr>
          <w:w w:val="105"/>
        </w:rPr>
        <w:t>2024</w:t>
      </w:r>
      <w:r>
        <w:rPr>
          <w:spacing w:val="-5"/>
          <w:w w:val="105"/>
        </w:rPr>
        <w:t xml:space="preserve"> </w:t>
      </w:r>
      <w:r>
        <w:rPr>
          <w:w w:val="105"/>
        </w:rPr>
        <w:t>inclus,</w:t>
      </w:r>
      <w:r>
        <w:rPr>
          <w:spacing w:val="-5"/>
          <w:w w:val="105"/>
        </w:rPr>
        <w:t xml:space="preserve"> </w:t>
      </w:r>
      <w:r>
        <w:rPr>
          <w:w w:val="105"/>
        </w:rPr>
        <w:t>il</w:t>
      </w:r>
      <w:r>
        <w:rPr>
          <w:spacing w:val="-5"/>
          <w:w w:val="105"/>
        </w:rPr>
        <w:t xml:space="preserve"> </w:t>
      </w:r>
      <w:r>
        <w:rPr>
          <w:w w:val="105"/>
        </w:rPr>
        <w:t>y</w:t>
      </w:r>
      <w:r>
        <w:rPr>
          <w:spacing w:val="-5"/>
          <w:w w:val="105"/>
        </w:rPr>
        <w:t xml:space="preserve"> </w:t>
      </w:r>
      <w:r>
        <w:rPr>
          <w:w w:val="105"/>
        </w:rPr>
        <w:t>avait</w:t>
      </w:r>
      <w:r>
        <w:rPr>
          <w:spacing w:val="-6"/>
          <w:w w:val="105"/>
        </w:rPr>
        <w:t xml:space="preserve"> </w:t>
      </w:r>
      <w:r>
        <w:rPr>
          <w:w w:val="105"/>
        </w:rPr>
        <w:t>65</w:t>
      </w:r>
      <w:r>
        <w:rPr>
          <w:spacing w:val="-5"/>
          <w:w w:val="105"/>
        </w:rPr>
        <w:t xml:space="preserve"> </w:t>
      </w:r>
      <w:r>
        <w:rPr>
          <w:w w:val="105"/>
        </w:rPr>
        <w:t>535</w:t>
      </w:r>
      <w:r>
        <w:rPr>
          <w:spacing w:val="-5"/>
          <w:w w:val="105"/>
        </w:rPr>
        <w:t xml:space="preserve"> </w:t>
      </w:r>
      <w:r>
        <w:rPr>
          <w:w w:val="105"/>
        </w:rPr>
        <w:t>expériences</w:t>
      </w:r>
      <w:r>
        <w:rPr>
          <w:spacing w:val="-5"/>
          <w:w w:val="105"/>
        </w:rPr>
        <w:t xml:space="preserve"> </w:t>
      </w:r>
      <w:r>
        <w:rPr>
          <w:w w:val="105"/>
        </w:rPr>
        <w:t>publiées</w:t>
      </w:r>
      <w:r>
        <w:rPr>
          <w:spacing w:val="-5"/>
          <w:w w:val="105"/>
        </w:rPr>
        <w:t xml:space="preserve"> </w:t>
      </w:r>
      <w:r>
        <w:rPr>
          <w:w w:val="105"/>
        </w:rPr>
        <w:t>remontant</w:t>
      </w:r>
      <w:r>
        <w:rPr>
          <w:spacing w:val="-5"/>
          <w:w w:val="105"/>
        </w:rPr>
        <w:t xml:space="preserve"> </w:t>
      </w:r>
      <w:r>
        <w:rPr>
          <w:w w:val="105"/>
        </w:rPr>
        <w:t>jusqu’au 22</w:t>
      </w:r>
      <w:r>
        <w:rPr>
          <w:spacing w:val="-6"/>
          <w:w w:val="105"/>
        </w:rPr>
        <w:t xml:space="preserve"> </w:t>
      </w:r>
      <w:r>
        <w:rPr>
          <w:w w:val="105"/>
        </w:rPr>
        <w:t>mars</w:t>
      </w:r>
      <w:r>
        <w:rPr>
          <w:spacing w:val="-6"/>
          <w:w w:val="105"/>
        </w:rPr>
        <w:t xml:space="preserve"> </w:t>
      </w:r>
      <w:r>
        <w:rPr>
          <w:w w:val="105"/>
        </w:rPr>
        <w:t>2019.</w:t>
      </w:r>
      <w:r>
        <w:rPr>
          <w:spacing w:val="-6"/>
          <w:w w:val="105"/>
        </w:rPr>
        <w:t xml:space="preserve"> </w:t>
      </w:r>
      <w:r>
        <w:rPr>
          <w:w w:val="105"/>
        </w:rPr>
        <w:t>Parmi</w:t>
      </w:r>
      <w:r>
        <w:rPr>
          <w:spacing w:val="-6"/>
          <w:w w:val="105"/>
        </w:rPr>
        <w:t xml:space="preserve"> </w:t>
      </w:r>
      <w:r>
        <w:rPr>
          <w:w w:val="105"/>
        </w:rPr>
        <w:t>elles,</w:t>
      </w:r>
      <w:r>
        <w:rPr>
          <w:spacing w:val="-6"/>
          <w:w w:val="105"/>
        </w:rPr>
        <w:t xml:space="preserve"> </w:t>
      </w:r>
      <w:r>
        <w:rPr>
          <w:w w:val="105"/>
        </w:rPr>
        <w:t>77%</w:t>
      </w:r>
      <w:r>
        <w:rPr>
          <w:spacing w:val="-6"/>
          <w:w w:val="105"/>
        </w:rPr>
        <w:t xml:space="preserve"> </w:t>
      </w:r>
      <w:r>
        <w:rPr>
          <w:w w:val="105"/>
        </w:rPr>
        <w:t>expériences</w:t>
      </w:r>
      <w:r>
        <w:rPr>
          <w:spacing w:val="-5"/>
          <w:w w:val="105"/>
        </w:rPr>
        <w:t xml:space="preserve"> </w:t>
      </w:r>
      <w:r>
        <w:rPr>
          <w:w w:val="105"/>
        </w:rPr>
        <w:t>sont</w:t>
      </w:r>
      <w:r>
        <w:rPr>
          <w:spacing w:val="-6"/>
          <w:w w:val="105"/>
        </w:rPr>
        <w:t xml:space="preserve"> </w:t>
      </w:r>
      <w:r>
        <w:rPr>
          <w:w w:val="105"/>
        </w:rPr>
        <w:t>négatives,</w:t>
      </w:r>
      <w:r>
        <w:rPr>
          <w:spacing w:val="-6"/>
          <w:w w:val="105"/>
        </w:rPr>
        <w:t xml:space="preserve"> </w:t>
      </w:r>
      <w:r>
        <w:rPr>
          <w:w w:val="105"/>
        </w:rPr>
        <w:t>18%</w:t>
      </w:r>
      <w:r>
        <w:rPr>
          <w:spacing w:val="-6"/>
          <w:w w:val="105"/>
        </w:rPr>
        <w:t xml:space="preserve"> </w:t>
      </w:r>
      <w:r>
        <w:rPr>
          <w:w w:val="105"/>
        </w:rPr>
        <w:t>sont</w:t>
      </w:r>
      <w:r>
        <w:rPr>
          <w:spacing w:val="-6"/>
          <w:w w:val="105"/>
        </w:rPr>
        <w:t xml:space="preserve"> </w:t>
      </w:r>
      <w:r>
        <w:rPr>
          <w:w w:val="105"/>
        </w:rPr>
        <w:t>positives</w:t>
      </w:r>
      <w:r>
        <w:rPr>
          <w:spacing w:val="-6"/>
          <w:w w:val="105"/>
        </w:rPr>
        <w:t xml:space="preserve"> </w:t>
      </w:r>
      <w:r>
        <w:rPr>
          <w:w w:val="105"/>
        </w:rPr>
        <w:t>et</w:t>
      </w:r>
      <w:r>
        <w:rPr>
          <w:spacing w:val="-6"/>
          <w:w w:val="105"/>
        </w:rPr>
        <w:t xml:space="preserve"> </w:t>
      </w:r>
      <w:r>
        <w:rPr>
          <w:w w:val="105"/>
        </w:rPr>
        <w:t>5%</w:t>
      </w:r>
      <w:r>
        <w:rPr>
          <w:spacing w:val="-5"/>
          <w:w w:val="105"/>
        </w:rPr>
        <w:t xml:space="preserve"> </w:t>
      </w:r>
      <w:r>
        <w:rPr>
          <w:w w:val="105"/>
        </w:rPr>
        <w:t xml:space="preserve">sont neutres (figure </w:t>
      </w:r>
      <w:hyperlink w:anchor="_bookmark18" w:history="1">
        <w:r>
          <w:rPr>
            <w:w w:val="105"/>
          </w:rPr>
          <w:t>3.2</w:t>
        </w:r>
      </w:hyperlink>
      <w:r>
        <w:rPr>
          <w:w w:val="105"/>
        </w:rPr>
        <w:t>). 508 structures différentes sont ciblées, parfois plusieurs le sont par une même expérience. Les consulats et ambassades étant inclus dans cette initiative, les expériences peuvent provenir du monde entier. Cependant 89% d’entre elles proviennent de France. La Direction Interministérielle de la Transformation Publique (DITP) qui gère ce projet garantit une réponse à tout usager, à ce jour 91% des expériences s’adressant à une</w:t>
      </w:r>
      <w:r>
        <w:rPr>
          <w:spacing w:val="37"/>
          <w:w w:val="105"/>
        </w:rPr>
        <w:t xml:space="preserve"> </w:t>
      </w:r>
      <w:r>
        <w:rPr>
          <w:w w:val="105"/>
        </w:rPr>
        <w:t>structure</w:t>
      </w:r>
      <w:r>
        <w:rPr>
          <w:spacing w:val="37"/>
          <w:w w:val="105"/>
        </w:rPr>
        <w:t xml:space="preserve"> </w:t>
      </w:r>
      <w:r>
        <w:rPr>
          <w:w w:val="105"/>
        </w:rPr>
        <w:t>appartenant</w:t>
      </w:r>
      <w:r>
        <w:rPr>
          <w:spacing w:val="37"/>
          <w:w w:val="105"/>
        </w:rPr>
        <w:t xml:space="preserve"> </w:t>
      </w:r>
      <w:r>
        <w:rPr>
          <w:w w:val="105"/>
        </w:rPr>
        <w:t>au</w:t>
      </w:r>
      <w:r>
        <w:rPr>
          <w:spacing w:val="37"/>
          <w:w w:val="105"/>
        </w:rPr>
        <w:t xml:space="preserve"> </w:t>
      </w:r>
      <w:r>
        <w:rPr>
          <w:w w:val="105"/>
        </w:rPr>
        <w:t>dispositif</w:t>
      </w:r>
      <w:r>
        <w:rPr>
          <w:spacing w:val="37"/>
          <w:w w:val="105"/>
        </w:rPr>
        <w:t xml:space="preserve"> </w:t>
      </w:r>
      <w:r>
        <w:rPr>
          <w:w w:val="105"/>
        </w:rPr>
        <w:t>JDMA</w:t>
      </w:r>
      <w:r>
        <w:rPr>
          <w:spacing w:val="37"/>
          <w:w w:val="105"/>
        </w:rPr>
        <w:t xml:space="preserve"> </w:t>
      </w:r>
      <w:r>
        <w:rPr>
          <w:w w:val="105"/>
        </w:rPr>
        <w:t>ont</w:t>
      </w:r>
      <w:r>
        <w:rPr>
          <w:spacing w:val="37"/>
          <w:w w:val="105"/>
        </w:rPr>
        <w:t xml:space="preserve"> </w:t>
      </w:r>
      <w:r>
        <w:rPr>
          <w:w w:val="105"/>
        </w:rPr>
        <w:t>reçu</w:t>
      </w:r>
      <w:r>
        <w:rPr>
          <w:spacing w:val="37"/>
          <w:w w:val="105"/>
        </w:rPr>
        <w:t xml:space="preserve"> </w:t>
      </w:r>
      <w:r>
        <w:rPr>
          <w:w w:val="105"/>
        </w:rPr>
        <w:t>au</w:t>
      </w:r>
      <w:r>
        <w:rPr>
          <w:spacing w:val="37"/>
          <w:w w:val="105"/>
        </w:rPr>
        <w:t xml:space="preserve"> </w:t>
      </w:r>
      <w:r>
        <w:rPr>
          <w:w w:val="105"/>
        </w:rPr>
        <w:t>moins</w:t>
      </w:r>
      <w:r>
        <w:rPr>
          <w:spacing w:val="37"/>
          <w:w w:val="105"/>
        </w:rPr>
        <w:t xml:space="preserve"> </w:t>
      </w:r>
      <w:r>
        <w:rPr>
          <w:w w:val="105"/>
        </w:rPr>
        <w:t>une</w:t>
      </w:r>
      <w:r>
        <w:rPr>
          <w:spacing w:val="37"/>
          <w:w w:val="105"/>
        </w:rPr>
        <w:t xml:space="preserve"> </w:t>
      </w:r>
      <w:r>
        <w:rPr>
          <w:w w:val="105"/>
        </w:rPr>
        <w:t>réponse.</w:t>
      </w:r>
    </w:p>
    <w:p w14:paraId="1A09C2FE" w14:textId="77777777" w:rsidR="00C91026" w:rsidRDefault="00C91026">
      <w:pPr>
        <w:pStyle w:val="Corpsdetexte"/>
        <w:spacing w:line="312" w:lineRule="auto"/>
        <w:jc w:val="both"/>
        <w:sectPr w:rsidR="00C91026">
          <w:pgSz w:w="11910" w:h="16840"/>
          <w:pgMar w:top="1300" w:right="1133" w:bottom="1080" w:left="1275" w:header="0" w:footer="889" w:gutter="0"/>
          <w:cols w:space="720"/>
        </w:sectPr>
      </w:pPr>
    </w:p>
    <w:p w14:paraId="038A3C7B" w14:textId="77777777" w:rsidR="00C91026" w:rsidRDefault="00A75B0C">
      <w:pPr>
        <w:spacing w:before="169"/>
        <w:ind w:left="381"/>
        <w:rPr>
          <w:sz w:val="24"/>
        </w:rPr>
      </w:pPr>
      <w:bookmarkStart w:id="54" w:name="_bookmark18"/>
      <w:bookmarkEnd w:id="54"/>
      <w:r>
        <w:rPr>
          <w:rFonts w:ascii="Georgia" w:hAnsi="Georgia"/>
          <w:b/>
          <w:sz w:val="24"/>
        </w:rPr>
        <w:t>Figure</w:t>
      </w:r>
      <w:r>
        <w:rPr>
          <w:rFonts w:ascii="Georgia" w:hAnsi="Georgia"/>
          <w:b/>
          <w:spacing w:val="22"/>
          <w:sz w:val="24"/>
        </w:rPr>
        <w:t xml:space="preserve"> </w:t>
      </w:r>
      <w:r>
        <w:rPr>
          <w:rFonts w:ascii="Georgia" w:hAnsi="Georgia"/>
          <w:b/>
          <w:sz w:val="24"/>
        </w:rPr>
        <w:t>3.2</w:t>
      </w:r>
      <w:r>
        <w:rPr>
          <w:rFonts w:ascii="Georgia" w:hAnsi="Georgia"/>
          <w:b/>
          <w:spacing w:val="22"/>
          <w:sz w:val="24"/>
        </w:rPr>
        <w:t xml:space="preserve"> </w:t>
      </w:r>
      <w:r>
        <w:rPr>
          <w:rFonts w:ascii="Georgia" w:hAnsi="Georgia"/>
          <w:b/>
          <w:sz w:val="24"/>
        </w:rPr>
        <w:t>–</w:t>
      </w:r>
      <w:r>
        <w:rPr>
          <w:rFonts w:ascii="Georgia" w:hAnsi="Georgia"/>
          <w:b/>
          <w:spacing w:val="23"/>
          <w:sz w:val="24"/>
        </w:rPr>
        <w:t xml:space="preserve"> </w:t>
      </w:r>
      <w:r>
        <w:rPr>
          <w:sz w:val="24"/>
        </w:rPr>
        <w:t>Distribution</w:t>
      </w:r>
      <w:r>
        <w:rPr>
          <w:spacing w:val="70"/>
          <w:sz w:val="24"/>
        </w:rPr>
        <w:t xml:space="preserve"> </w:t>
      </w:r>
      <w:r>
        <w:rPr>
          <w:sz w:val="24"/>
        </w:rPr>
        <w:t>des</w:t>
      </w:r>
      <w:r>
        <w:rPr>
          <w:spacing w:val="70"/>
          <w:sz w:val="24"/>
        </w:rPr>
        <w:t xml:space="preserve"> </w:t>
      </w:r>
      <w:r>
        <w:rPr>
          <w:spacing w:val="-2"/>
          <w:sz w:val="24"/>
        </w:rPr>
        <w:t>senti-</w:t>
      </w:r>
    </w:p>
    <w:p w14:paraId="693EE29E" w14:textId="77777777" w:rsidR="00C91026" w:rsidRDefault="00A75B0C">
      <w:pPr>
        <w:pStyle w:val="Corpsdetexte"/>
        <w:spacing w:before="12"/>
        <w:ind w:left="1889"/>
      </w:pPr>
      <w:proofErr w:type="spellStart"/>
      <w:r>
        <w:rPr>
          <w:w w:val="105"/>
        </w:rPr>
        <w:t>ments</w:t>
      </w:r>
      <w:proofErr w:type="spellEnd"/>
      <w:r>
        <w:rPr>
          <w:spacing w:val="8"/>
          <w:w w:val="105"/>
        </w:rPr>
        <w:t xml:space="preserve"> </w:t>
      </w:r>
      <w:r>
        <w:rPr>
          <w:w w:val="105"/>
        </w:rPr>
        <w:t>des</w:t>
      </w:r>
      <w:r>
        <w:rPr>
          <w:spacing w:val="9"/>
          <w:w w:val="105"/>
        </w:rPr>
        <w:t xml:space="preserve"> </w:t>
      </w:r>
      <w:r>
        <w:rPr>
          <w:spacing w:val="-2"/>
          <w:w w:val="105"/>
        </w:rPr>
        <w:t>usagers.</w:t>
      </w:r>
    </w:p>
    <w:p w14:paraId="2C88C07C" w14:textId="77777777" w:rsidR="00C91026" w:rsidRDefault="00A75B0C">
      <w:pPr>
        <w:pStyle w:val="Corpsdetexte"/>
        <w:spacing w:before="40"/>
        <w:rPr>
          <w:sz w:val="20"/>
        </w:rPr>
      </w:pPr>
      <w:r>
        <w:rPr>
          <w:noProof/>
          <w:sz w:val="20"/>
        </w:rPr>
        <w:drawing>
          <wp:anchor distT="0" distB="0" distL="0" distR="0" simplePos="0" relativeHeight="487593472" behindDoc="1" locked="0" layoutInCell="1" allowOverlap="1" wp14:anchorId="0BB1B9F9" wp14:editId="3C38370F">
            <wp:simplePos x="0" y="0"/>
            <wp:positionH relativeFrom="page">
              <wp:posOffset>946714</wp:posOffset>
            </wp:positionH>
            <wp:positionV relativeFrom="paragraph">
              <wp:posOffset>186912</wp:posOffset>
            </wp:positionV>
            <wp:extent cx="2708910" cy="2035968"/>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0" cstate="print"/>
                    <a:stretch>
                      <a:fillRect/>
                    </a:stretch>
                  </pic:blipFill>
                  <pic:spPr>
                    <a:xfrm>
                      <a:off x="0" y="0"/>
                      <a:ext cx="2708910" cy="2035968"/>
                    </a:xfrm>
                    <a:prstGeom prst="rect">
                      <a:avLst/>
                    </a:prstGeom>
                  </pic:spPr>
                </pic:pic>
              </a:graphicData>
            </a:graphic>
          </wp:anchor>
        </w:drawing>
      </w:r>
    </w:p>
    <w:p w14:paraId="154D1CE8" w14:textId="77777777" w:rsidR="00C91026" w:rsidRDefault="00C91026">
      <w:pPr>
        <w:pStyle w:val="Corpsdetexte"/>
      </w:pPr>
    </w:p>
    <w:p w14:paraId="4A5AAB2D" w14:textId="77777777" w:rsidR="00C91026" w:rsidRDefault="00C91026">
      <w:pPr>
        <w:pStyle w:val="Corpsdetexte"/>
      </w:pPr>
    </w:p>
    <w:p w14:paraId="1365AE59" w14:textId="77777777" w:rsidR="00C91026" w:rsidRDefault="00C91026">
      <w:pPr>
        <w:pStyle w:val="Corpsdetexte"/>
        <w:spacing w:before="114"/>
      </w:pPr>
    </w:p>
    <w:p w14:paraId="3EDE4D5F" w14:textId="77777777" w:rsidR="00C91026" w:rsidRDefault="00A75B0C">
      <w:pPr>
        <w:pStyle w:val="Titre1"/>
        <w:numPr>
          <w:ilvl w:val="1"/>
          <w:numId w:val="2"/>
        </w:numPr>
        <w:tabs>
          <w:tab w:val="left" w:pos="982"/>
        </w:tabs>
      </w:pPr>
      <w:bookmarkStart w:id="55" w:name="Sélection_de_méthode"/>
      <w:bookmarkStart w:id="56" w:name="_bookmark19"/>
      <w:bookmarkEnd w:id="55"/>
      <w:bookmarkEnd w:id="56"/>
      <w:r>
        <w:rPr>
          <w:spacing w:val="-6"/>
        </w:rPr>
        <w:t>Sélection</w:t>
      </w:r>
      <w:r>
        <w:rPr>
          <w:spacing w:val="3"/>
        </w:rPr>
        <w:t xml:space="preserve"> </w:t>
      </w:r>
      <w:r>
        <w:rPr>
          <w:spacing w:val="-6"/>
        </w:rPr>
        <w:t>de</w:t>
      </w:r>
      <w:r>
        <w:rPr>
          <w:spacing w:val="4"/>
        </w:rPr>
        <w:t xml:space="preserve"> </w:t>
      </w:r>
      <w:r>
        <w:rPr>
          <w:spacing w:val="-6"/>
        </w:rPr>
        <w:t>méthode</w:t>
      </w:r>
    </w:p>
    <w:p w14:paraId="714B0276" w14:textId="77777777" w:rsidR="00C91026" w:rsidRDefault="00A75B0C">
      <w:pPr>
        <w:spacing w:before="169"/>
        <w:ind w:left="330"/>
        <w:rPr>
          <w:sz w:val="24"/>
        </w:rPr>
      </w:pPr>
      <w:r>
        <w:br w:type="column"/>
      </w:r>
      <w:r>
        <w:rPr>
          <w:rFonts w:ascii="Georgia" w:hAnsi="Georgia"/>
          <w:b/>
          <w:sz w:val="24"/>
        </w:rPr>
        <w:t>Figure</w:t>
      </w:r>
      <w:r>
        <w:rPr>
          <w:rFonts w:ascii="Georgia" w:hAnsi="Georgia"/>
          <w:b/>
          <w:spacing w:val="21"/>
          <w:sz w:val="24"/>
        </w:rPr>
        <w:t xml:space="preserve"> </w:t>
      </w:r>
      <w:r>
        <w:rPr>
          <w:rFonts w:ascii="Georgia" w:hAnsi="Georgia"/>
          <w:b/>
          <w:sz w:val="24"/>
        </w:rPr>
        <w:t>3.3</w:t>
      </w:r>
      <w:r>
        <w:rPr>
          <w:rFonts w:ascii="Georgia" w:hAnsi="Georgia"/>
          <w:b/>
          <w:spacing w:val="21"/>
          <w:sz w:val="24"/>
        </w:rPr>
        <w:t xml:space="preserve"> </w:t>
      </w:r>
      <w:r>
        <w:rPr>
          <w:rFonts w:ascii="Georgia" w:hAnsi="Georgia"/>
          <w:b/>
          <w:sz w:val="24"/>
        </w:rPr>
        <w:t>–</w:t>
      </w:r>
      <w:r>
        <w:rPr>
          <w:rFonts w:ascii="Georgia" w:hAnsi="Georgia"/>
          <w:b/>
          <w:spacing w:val="22"/>
          <w:sz w:val="24"/>
        </w:rPr>
        <w:t xml:space="preserve"> </w:t>
      </w:r>
      <w:r>
        <w:rPr>
          <w:sz w:val="24"/>
        </w:rPr>
        <w:t>Distribution</w:t>
      </w:r>
      <w:r>
        <w:rPr>
          <w:spacing w:val="28"/>
          <w:sz w:val="24"/>
        </w:rPr>
        <w:t xml:space="preserve"> </w:t>
      </w:r>
      <w:r>
        <w:rPr>
          <w:sz w:val="24"/>
        </w:rPr>
        <w:t>des</w:t>
      </w:r>
      <w:r>
        <w:rPr>
          <w:spacing w:val="29"/>
          <w:sz w:val="24"/>
        </w:rPr>
        <w:t xml:space="preserve"> </w:t>
      </w:r>
      <w:r>
        <w:rPr>
          <w:spacing w:val="-2"/>
          <w:sz w:val="24"/>
        </w:rPr>
        <w:t>scores</w:t>
      </w:r>
    </w:p>
    <w:p w14:paraId="65AA579C" w14:textId="77777777" w:rsidR="00C91026" w:rsidRDefault="00A75B0C">
      <w:pPr>
        <w:pStyle w:val="Corpsdetexte"/>
        <w:tabs>
          <w:tab w:val="left" w:pos="2313"/>
          <w:tab w:val="left" w:pos="3289"/>
          <w:tab w:val="left" w:pos="3867"/>
        </w:tabs>
        <w:spacing w:before="12" w:line="252" w:lineRule="auto"/>
        <w:ind w:left="1838" w:right="482"/>
      </w:pPr>
      <w:r>
        <w:rPr>
          <w:spacing w:val="-6"/>
          <w:w w:val="105"/>
        </w:rPr>
        <w:t>de</w:t>
      </w:r>
      <w:r>
        <w:tab/>
      </w:r>
      <w:r>
        <w:rPr>
          <w:spacing w:val="-2"/>
          <w:w w:val="105"/>
        </w:rPr>
        <w:t>valence</w:t>
      </w:r>
      <w:r>
        <w:tab/>
      </w:r>
      <w:r>
        <w:rPr>
          <w:spacing w:val="-4"/>
          <w:w w:val="105"/>
        </w:rPr>
        <w:t>par</w:t>
      </w:r>
      <w:r>
        <w:tab/>
      </w:r>
      <w:proofErr w:type="spellStart"/>
      <w:r>
        <w:rPr>
          <w:spacing w:val="-6"/>
          <w:w w:val="105"/>
        </w:rPr>
        <w:t>mé</w:t>
      </w:r>
      <w:proofErr w:type="spellEnd"/>
      <w:r>
        <w:rPr>
          <w:spacing w:val="-6"/>
          <w:w w:val="105"/>
        </w:rPr>
        <w:t xml:space="preserve">- </w:t>
      </w:r>
      <w:proofErr w:type="spellStart"/>
      <w:r>
        <w:rPr>
          <w:spacing w:val="-2"/>
          <w:w w:val="105"/>
        </w:rPr>
        <w:t>thode</w:t>
      </w:r>
      <w:proofErr w:type="spellEnd"/>
      <w:r>
        <w:rPr>
          <w:spacing w:val="-2"/>
          <w:w w:val="105"/>
        </w:rPr>
        <w:t>.</w:t>
      </w:r>
    </w:p>
    <w:p w14:paraId="52EFE758" w14:textId="77777777" w:rsidR="00C91026" w:rsidRDefault="00A75B0C">
      <w:pPr>
        <w:pStyle w:val="Corpsdetexte"/>
        <w:spacing w:before="22"/>
        <w:rPr>
          <w:sz w:val="20"/>
        </w:rPr>
      </w:pPr>
      <w:r>
        <w:rPr>
          <w:noProof/>
          <w:sz w:val="20"/>
        </w:rPr>
        <w:drawing>
          <wp:anchor distT="0" distB="0" distL="0" distR="0" simplePos="0" relativeHeight="487593984" behindDoc="1" locked="0" layoutInCell="1" allowOverlap="1" wp14:anchorId="53A51DBA" wp14:editId="00725C44">
            <wp:simplePos x="0" y="0"/>
            <wp:positionH relativeFrom="page">
              <wp:posOffset>3927555</wp:posOffset>
            </wp:positionH>
            <wp:positionV relativeFrom="paragraph">
              <wp:posOffset>175401</wp:posOffset>
            </wp:positionV>
            <wp:extent cx="2708910" cy="192595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1" cstate="print"/>
                    <a:stretch>
                      <a:fillRect/>
                    </a:stretch>
                  </pic:blipFill>
                  <pic:spPr>
                    <a:xfrm>
                      <a:off x="0" y="0"/>
                      <a:ext cx="2708910" cy="1925955"/>
                    </a:xfrm>
                    <a:prstGeom prst="rect">
                      <a:avLst/>
                    </a:prstGeom>
                  </pic:spPr>
                </pic:pic>
              </a:graphicData>
            </a:graphic>
          </wp:anchor>
        </w:drawing>
      </w:r>
    </w:p>
    <w:p w14:paraId="588AF57B" w14:textId="77777777" w:rsidR="00C91026" w:rsidRDefault="00C91026">
      <w:pPr>
        <w:pStyle w:val="Corpsdetexte"/>
        <w:rPr>
          <w:sz w:val="20"/>
        </w:rPr>
        <w:sectPr w:rsidR="00C91026">
          <w:type w:val="continuous"/>
          <w:pgSz w:w="11910" w:h="16840"/>
          <w:pgMar w:top="1920" w:right="1133" w:bottom="280" w:left="1275" w:header="0" w:footer="889" w:gutter="0"/>
          <w:cols w:num="2" w:space="720" w:equalWidth="0">
            <w:col w:w="4650" w:space="118"/>
            <w:col w:w="4734"/>
          </w:cols>
        </w:sectPr>
      </w:pPr>
    </w:p>
    <w:p w14:paraId="65F859B5" w14:textId="77777777" w:rsidR="00C91026" w:rsidRDefault="00C91026">
      <w:pPr>
        <w:pStyle w:val="Corpsdetexte"/>
        <w:spacing w:before="213"/>
      </w:pPr>
    </w:p>
    <w:p w14:paraId="03964F6C" w14:textId="77777777" w:rsidR="00C91026" w:rsidRDefault="00A75B0C">
      <w:pPr>
        <w:pStyle w:val="Corpsdetexte"/>
        <w:spacing w:line="312" w:lineRule="auto"/>
        <w:ind w:left="142" w:right="243" w:firstLine="398"/>
        <w:jc w:val="both"/>
      </w:pPr>
      <w:r>
        <w:rPr>
          <w:w w:val="105"/>
        </w:rPr>
        <w:t xml:space="preserve">Comme mentionné auparavant, les méthodes dictionnaires sont des méthodes </w:t>
      </w:r>
      <w:proofErr w:type="spellStart"/>
      <w:r>
        <w:rPr>
          <w:w w:val="105"/>
        </w:rPr>
        <w:t>néces</w:t>
      </w:r>
      <w:proofErr w:type="spellEnd"/>
      <w:r>
        <w:rPr>
          <w:w w:val="105"/>
        </w:rPr>
        <w:t xml:space="preserve">- </w:t>
      </w:r>
      <w:proofErr w:type="spellStart"/>
      <w:r>
        <w:rPr>
          <w:w w:val="105"/>
        </w:rPr>
        <w:t>sitant</w:t>
      </w:r>
      <w:proofErr w:type="spellEnd"/>
      <w:r>
        <w:rPr>
          <w:spacing w:val="19"/>
          <w:w w:val="105"/>
        </w:rPr>
        <w:t xml:space="preserve"> </w:t>
      </w:r>
      <w:r>
        <w:rPr>
          <w:w w:val="105"/>
        </w:rPr>
        <w:t>de</w:t>
      </w:r>
      <w:r>
        <w:rPr>
          <w:spacing w:val="19"/>
          <w:w w:val="105"/>
        </w:rPr>
        <w:t xml:space="preserve"> </w:t>
      </w:r>
      <w:r>
        <w:rPr>
          <w:w w:val="105"/>
        </w:rPr>
        <w:t>la</w:t>
      </w:r>
      <w:r>
        <w:rPr>
          <w:spacing w:val="19"/>
          <w:w w:val="105"/>
        </w:rPr>
        <w:t xml:space="preserve"> </w:t>
      </w:r>
      <w:r>
        <w:rPr>
          <w:w w:val="105"/>
        </w:rPr>
        <w:t>création</w:t>
      </w:r>
      <w:r>
        <w:rPr>
          <w:spacing w:val="19"/>
          <w:w w:val="105"/>
        </w:rPr>
        <w:t xml:space="preserve"> </w:t>
      </w:r>
      <w:r>
        <w:rPr>
          <w:w w:val="105"/>
        </w:rPr>
        <w:t>d’un</w:t>
      </w:r>
      <w:r>
        <w:rPr>
          <w:spacing w:val="19"/>
          <w:w w:val="105"/>
        </w:rPr>
        <w:t xml:space="preserve"> </w:t>
      </w:r>
      <w:r>
        <w:rPr>
          <w:w w:val="105"/>
        </w:rPr>
        <w:t>dictionnaire</w:t>
      </w:r>
      <w:r>
        <w:rPr>
          <w:spacing w:val="19"/>
          <w:w w:val="105"/>
        </w:rPr>
        <w:t xml:space="preserve"> </w:t>
      </w:r>
      <w:r>
        <w:rPr>
          <w:w w:val="105"/>
        </w:rPr>
        <w:t>dans</w:t>
      </w:r>
      <w:r>
        <w:rPr>
          <w:spacing w:val="19"/>
          <w:w w:val="105"/>
        </w:rPr>
        <w:t xml:space="preserve"> </w:t>
      </w:r>
      <w:r>
        <w:rPr>
          <w:w w:val="105"/>
        </w:rPr>
        <w:t>lequel</w:t>
      </w:r>
      <w:r>
        <w:rPr>
          <w:spacing w:val="19"/>
          <w:w w:val="105"/>
        </w:rPr>
        <w:t xml:space="preserve"> </w:t>
      </w:r>
      <w:r>
        <w:rPr>
          <w:w w:val="105"/>
        </w:rPr>
        <w:t>un</w:t>
      </w:r>
      <w:r>
        <w:rPr>
          <w:spacing w:val="19"/>
          <w:w w:val="105"/>
        </w:rPr>
        <w:t xml:space="preserve"> </w:t>
      </w:r>
      <w:r>
        <w:rPr>
          <w:w w:val="105"/>
        </w:rPr>
        <w:t>score</w:t>
      </w:r>
      <w:r>
        <w:rPr>
          <w:spacing w:val="19"/>
          <w:w w:val="105"/>
        </w:rPr>
        <w:t xml:space="preserve"> </w:t>
      </w:r>
      <w:r>
        <w:rPr>
          <w:w w:val="105"/>
        </w:rPr>
        <w:t>positif</w:t>
      </w:r>
      <w:r>
        <w:rPr>
          <w:spacing w:val="19"/>
          <w:w w:val="105"/>
        </w:rPr>
        <w:t xml:space="preserve"> </w:t>
      </w:r>
      <w:r>
        <w:rPr>
          <w:w w:val="105"/>
        </w:rPr>
        <w:t>ou</w:t>
      </w:r>
      <w:r>
        <w:rPr>
          <w:spacing w:val="19"/>
          <w:w w:val="105"/>
        </w:rPr>
        <w:t xml:space="preserve"> </w:t>
      </w:r>
      <w:r>
        <w:rPr>
          <w:w w:val="105"/>
        </w:rPr>
        <w:t>négatif</w:t>
      </w:r>
      <w:r>
        <w:rPr>
          <w:spacing w:val="19"/>
          <w:w w:val="105"/>
        </w:rPr>
        <w:t xml:space="preserve"> </w:t>
      </w:r>
      <w:r>
        <w:rPr>
          <w:w w:val="105"/>
        </w:rPr>
        <w:t>est</w:t>
      </w:r>
      <w:r>
        <w:rPr>
          <w:spacing w:val="19"/>
          <w:w w:val="105"/>
        </w:rPr>
        <w:t xml:space="preserve"> </w:t>
      </w:r>
      <w:r>
        <w:rPr>
          <w:w w:val="105"/>
        </w:rPr>
        <w:t xml:space="preserve">assigné à chaque mot. Ensuite, ces scores sont additionnés pour créer un score global du sen- </w:t>
      </w:r>
      <w:proofErr w:type="spellStart"/>
      <w:r>
        <w:rPr>
          <w:w w:val="105"/>
        </w:rPr>
        <w:t>timent</w:t>
      </w:r>
      <w:proofErr w:type="spellEnd"/>
      <w:r>
        <w:rPr>
          <w:spacing w:val="31"/>
          <w:w w:val="105"/>
        </w:rPr>
        <w:t xml:space="preserve"> </w:t>
      </w:r>
      <w:r>
        <w:rPr>
          <w:w w:val="105"/>
        </w:rPr>
        <w:t>du</w:t>
      </w:r>
      <w:r>
        <w:rPr>
          <w:spacing w:val="32"/>
          <w:w w:val="105"/>
        </w:rPr>
        <w:t xml:space="preserve"> </w:t>
      </w:r>
      <w:r>
        <w:rPr>
          <w:w w:val="105"/>
        </w:rPr>
        <w:t>texte</w:t>
      </w:r>
      <w:r>
        <w:rPr>
          <w:spacing w:val="32"/>
          <w:w w:val="105"/>
        </w:rPr>
        <w:t xml:space="preserve"> </w:t>
      </w:r>
      <w:r>
        <w:rPr>
          <w:w w:val="105"/>
        </w:rPr>
        <w:t>étudié.</w:t>
      </w:r>
      <w:r>
        <w:rPr>
          <w:spacing w:val="32"/>
          <w:w w:val="105"/>
        </w:rPr>
        <w:t xml:space="preserve"> </w:t>
      </w:r>
      <w:r>
        <w:rPr>
          <w:w w:val="105"/>
        </w:rPr>
        <w:t>Les</w:t>
      </w:r>
      <w:r>
        <w:rPr>
          <w:spacing w:val="32"/>
          <w:w w:val="105"/>
        </w:rPr>
        <w:t xml:space="preserve"> </w:t>
      </w:r>
      <w:r>
        <w:rPr>
          <w:w w:val="105"/>
        </w:rPr>
        <w:t>approches</w:t>
      </w:r>
      <w:r>
        <w:rPr>
          <w:spacing w:val="32"/>
          <w:w w:val="105"/>
        </w:rPr>
        <w:t xml:space="preserve"> </w:t>
      </w:r>
      <w:r>
        <w:rPr>
          <w:w w:val="105"/>
        </w:rPr>
        <w:t>avec</w:t>
      </w:r>
      <w:r>
        <w:rPr>
          <w:spacing w:val="32"/>
          <w:w w:val="105"/>
        </w:rPr>
        <w:t xml:space="preserve"> </w:t>
      </w:r>
      <w:r>
        <w:rPr>
          <w:w w:val="105"/>
        </w:rPr>
        <w:t>modificateurs</w:t>
      </w:r>
      <w:r>
        <w:rPr>
          <w:spacing w:val="32"/>
          <w:w w:val="105"/>
        </w:rPr>
        <w:t xml:space="preserve"> </w:t>
      </w:r>
      <w:r>
        <w:rPr>
          <w:w w:val="105"/>
        </w:rPr>
        <w:t>prennent</w:t>
      </w:r>
      <w:r>
        <w:rPr>
          <w:spacing w:val="32"/>
          <w:w w:val="105"/>
        </w:rPr>
        <w:t xml:space="preserve"> </w:t>
      </w:r>
      <w:r>
        <w:rPr>
          <w:w w:val="105"/>
        </w:rPr>
        <w:t>en</w:t>
      </w:r>
      <w:r>
        <w:rPr>
          <w:spacing w:val="32"/>
          <w:w w:val="105"/>
        </w:rPr>
        <w:t xml:space="preserve"> </w:t>
      </w:r>
      <w:r>
        <w:rPr>
          <w:w w:val="105"/>
        </w:rPr>
        <w:t>compte</w:t>
      </w:r>
      <w:r>
        <w:rPr>
          <w:spacing w:val="32"/>
          <w:w w:val="105"/>
        </w:rPr>
        <w:t xml:space="preserve"> </w:t>
      </w:r>
      <w:r>
        <w:rPr>
          <w:w w:val="105"/>
        </w:rPr>
        <w:t>les</w:t>
      </w:r>
      <w:r>
        <w:rPr>
          <w:spacing w:val="32"/>
          <w:w w:val="105"/>
        </w:rPr>
        <w:t xml:space="preserve"> </w:t>
      </w:r>
      <w:r>
        <w:rPr>
          <w:w w:val="105"/>
        </w:rPr>
        <w:t>mots</w:t>
      </w:r>
    </w:p>
    <w:p w14:paraId="38718D78" w14:textId="77777777" w:rsidR="00C91026" w:rsidRDefault="00C91026">
      <w:pPr>
        <w:pStyle w:val="Corpsdetexte"/>
        <w:spacing w:line="312" w:lineRule="auto"/>
        <w:jc w:val="both"/>
        <w:sectPr w:rsidR="00C91026">
          <w:type w:val="continuous"/>
          <w:pgSz w:w="11910" w:h="16840"/>
          <w:pgMar w:top="1920" w:right="1133" w:bottom="280" w:left="1275" w:header="0" w:footer="889" w:gutter="0"/>
          <w:cols w:space="720"/>
        </w:sectPr>
      </w:pPr>
    </w:p>
    <w:p w14:paraId="774D0703" w14:textId="77777777" w:rsidR="00C91026" w:rsidRDefault="00A75B0C">
      <w:pPr>
        <w:pStyle w:val="Corpsdetexte"/>
        <w:spacing w:before="134" w:line="312" w:lineRule="auto"/>
        <w:ind w:left="142" w:right="243"/>
        <w:jc w:val="both"/>
      </w:pPr>
      <w:r>
        <w:rPr>
          <w:w w:val="105"/>
        </w:rPr>
        <w:lastRenderedPageBreak/>
        <w:t>étant neutre par essence comme : ”très”, ”vraiment”, etc… mais qui influencent l’</w:t>
      </w:r>
      <w:proofErr w:type="spellStart"/>
      <w:r>
        <w:rPr>
          <w:w w:val="105"/>
        </w:rPr>
        <w:t>inten</w:t>
      </w:r>
      <w:proofErr w:type="spellEnd"/>
      <w:r>
        <w:rPr>
          <w:w w:val="105"/>
        </w:rPr>
        <w:t xml:space="preserve">- </w:t>
      </w:r>
      <w:proofErr w:type="spellStart"/>
      <w:r>
        <w:rPr>
          <w:w w:val="105"/>
        </w:rPr>
        <w:t>sité</w:t>
      </w:r>
      <w:proofErr w:type="spellEnd"/>
      <w:r>
        <w:rPr>
          <w:w w:val="105"/>
        </w:rPr>
        <w:t xml:space="preserve"> d’autres mots en amplifiant leur score. D’autre part, les méthodes d’apprentissage profond et d’inférence se basent sur des réseaux de neurones qui apprennent à partir de données précédemment utilisées. Les méthodes d’inférence se distinguent dans la </w:t>
      </w:r>
      <w:proofErr w:type="spellStart"/>
      <w:r>
        <w:rPr>
          <w:w w:val="105"/>
        </w:rPr>
        <w:t>classi</w:t>
      </w:r>
      <w:proofErr w:type="spellEnd"/>
      <w:r>
        <w:rPr>
          <w:w w:val="105"/>
        </w:rPr>
        <w:t xml:space="preserve">- </w:t>
      </w:r>
      <w:proofErr w:type="spellStart"/>
      <w:r>
        <w:rPr>
          <w:w w:val="105"/>
        </w:rPr>
        <w:t>fication</w:t>
      </w:r>
      <w:proofErr w:type="spellEnd"/>
      <w:r>
        <w:rPr>
          <w:w w:val="105"/>
        </w:rPr>
        <w:t>, c’est-à-dire la tâche de catégoriser des données, par leur capacité à utiliser des catégories de labels différentes des données d’entraînement.</w:t>
      </w:r>
    </w:p>
    <w:p w14:paraId="6112F6CC" w14:textId="77777777" w:rsidR="00C91026" w:rsidRDefault="00C91026">
      <w:pPr>
        <w:pStyle w:val="Corpsdetexte"/>
      </w:pPr>
    </w:p>
    <w:p w14:paraId="2F92E1ED" w14:textId="77777777" w:rsidR="00C91026" w:rsidRDefault="00C91026">
      <w:pPr>
        <w:pStyle w:val="Corpsdetexte"/>
        <w:spacing w:before="27"/>
      </w:pPr>
    </w:p>
    <w:p w14:paraId="30F21791" w14:textId="77777777" w:rsidR="00C91026" w:rsidRDefault="00A75B0C">
      <w:pPr>
        <w:pStyle w:val="Titre2"/>
        <w:numPr>
          <w:ilvl w:val="2"/>
          <w:numId w:val="2"/>
        </w:numPr>
        <w:tabs>
          <w:tab w:val="left" w:pos="1093"/>
        </w:tabs>
        <w:ind w:hanging="951"/>
      </w:pPr>
      <w:bookmarkStart w:id="57" w:name="Résultats_multiméthodes"/>
      <w:bookmarkStart w:id="58" w:name="_bookmark20"/>
      <w:bookmarkEnd w:id="57"/>
      <w:bookmarkEnd w:id="58"/>
      <w:r>
        <w:t>Résultats</w:t>
      </w:r>
      <w:r>
        <w:rPr>
          <w:spacing w:val="9"/>
        </w:rPr>
        <w:t xml:space="preserve"> </w:t>
      </w:r>
      <w:r>
        <w:rPr>
          <w:spacing w:val="-2"/>
        </w:rPr>
        <w:t>multiméthodes</w:t>
      </w:r>
    </w:p>
    <w:p w14:paraId="527EE0AE" w14:textId="77777777" w:rsidR="00C91026" w:rsidRDefault="00C91026">
      <w:pPr>
        <w:pStyle w:val="Corpsdetexte"/>
        <w:spacing w:before="101"/>
        <w:rPr>
          <w:rFonts w:ascii="Georgia"/>
          <w:b/>
          <w:sz w:val="28"/>
        </w:rPr>
      </w:pPr>
    </w:p>
    <w:p w14:paraId="687E463B" w14:textId="77777777" w:rsidR="00C91026" w:rsidRDefault="00A75B0C">
      <w:pPr>
        <w:pStyle w:val="Corpsdetexte"/>
        <w:spacing w:line="312" w:lineRule="auto"/>
        <w:ind w:left="142" w:right="243" w:firstLine="398"/>
        <w:jc w:val="both"/>
      </w:pPr>
      <w:commentRangeStart w:id="59"/>
      <w:r>
        <w:rPr>
          <w:spacing w:val="-2"/>
          <w:w w:val="105"/>
        </w:rPr>
        <w:t>La</w:t>
      </w:r>
      <w:r>
        <w:rPr>
          <w:spacing w:val="-5"/>
          <w:w w:val="105"/>
        </w:rPr>
        <w:t xml:space="preserve"> </w:t>
      </w:r>
      <w:r>
        <w:rPr>
          <w:spacing w:val="-2"/>
          <w:w w:val="105"/>
        </w:rPr>
        <w:t>méthode</w:t>
      </w:r>
      <w:r>
        <w:rPr>
          <w:spacing w:val="-5"/>
          <w:w w:val="105"/>
        </w:rPr>
        <w:t xml:space="preserve"> </w:t>
      </w:r>
      <w:r>
        <w:rPr>
          <w:spacing w:val="-2"/>
          <w:w w:val="105"/>
        </w:rPr>
        <w:t>dictionnaire</w:t>
      </w:r>
      <w:r>
        <w:rPr>
          <w:spacing w:val="-5"/>
          <w:w w:val="105"/>
        </w:rPr>
        <w:t xml:space="preserve"> </w:t>
      </w:r>
      <w:r>
        <w:rPr>
          <w:spacing w:val="-2"/>
          <w:w w:val="105"/>
        </w:rPr>
        <w:t>sans</w:t>
      </w:r>
      <w:r>
        <w:rPr>
          <w:spacing w:val="-5"/>
          <w:w w:val="105"/>
        </w:rPr>
        <w:t xml:space="preserve"> </w:t>
      </w:r>
      <w:r>
        <w:rPr>
          <w:spacing w:val="-2"/>
          <w:w w:val="105"/>
        </w:rPr>
        <w:t>modificateurs</w:t>
      </w:r>
      <w:r>
        <w:rPr>
          <w:spacing w:val="-5"/>
          <w:w w:val="105"/>
        </w:rPr>
        <w:t xml:space="preserve"> </w:t>
      </w:r>
      <w:r>
        <w:rPr>
          <w:spacing w:val="-2"/>
          <w:w w:val="105"/>
        </w:rPr>
        <w:t>(D-SM)</w:t>
      </w:r>
      <w:r>
        <w:rPr>
          <w:spacing w:val="-5"/>
          <w:w w:val="105"/>
        </w:rPr>
        <w:t xml:space="preserve"> </w:t>
      </w:r>
      <w:r>
        <w:rPr>
          <w:spacing w:val="-2"/>
          <w:w w:val="105"/>
        </w:rPr>
        <w:t>nous</w:t>
      </w:r>
      <w:r>
        <w:rPr>
          <w:spacing w:val="-5"/>
          <w:w w:val="105"/>
        </w:rPr>
        <w:t xml:space="preserve"> </w:t>
      </w:r>
      <w:r>
        <w:rPr>
          <w:spacing w:val="-2"/>
          <w:w w:val="105"/>
        </w:rPr>
        <w:t>donne,</w:t>
      </w:r>
      <w:r>
        <w:rPr>
          <w:spacing w:val="-5"/>
          <w:w w:val="105"/>
        </w:rPr>
        <w:t xml:space="preserve"> </w:t>
      </w:r>
      <w:r>
        <w:rPr>
          <w:spacing w:val="-2"/>
          <w:w w:val="105"/>
        </w:rPr>
        <w:t>pour</w:t>
      </w:r>
      <w:r>
        <w:rPr>
          <w:spacing w:val="-5"/>
          <w:w w:val="105"/>
        </w:rPr>
        <w:t xml:space="preserve"> </w:t>
      </w:r>
      <w:r>
        <w:rPr>
          <w:spacing w:val="-2"/>
          <w:w w:val="105"/>
        </w:rPr>
        <w:t>chaque</w:t>
      </w:r>
      <w:r>
        <w:rPr>
          <w:spacing w:val="-5"/>
          <w:w w:val="105"/>
        </w:rPr>
        <w:t xml:space="preserve"> </w:t>
      </w:r>
      <w:proofErr w:type="spellStart"/>
      <w:r>
        <w:rPr>
          <w:spacing w:val="-2"/>
          <w:w w:val="105"/>
        </w:rPr>
        <w:t>commen</w:t>
      </w:r>
      <w:proofErr w:type="spellEnd"/>
      <w:r>
        <w:rPr>
          <w:spacing w:val="-2"/>
          <w:w w:val="105"/>
        </w:rPr>
        <w:t xml:space="preserve">- </w:t>
      </w:r>
      <w:r>
        <w:rPr>
          <w:w w:val="105"/>
        </w:rPr>
        <w:t>taire,</w:t>
      </w:r>
      <w:r>
        <w:rPr>
          <w:spacing w:val="32"/>
          <w:w w:val="105"/>
        </w:rPr>
        <w:t xml:space="preserve"> </w:t>
      </w:r>
      <w:r>
        <w:rPr>
          <w:w w:val="105"/>
        </w:rPr>
        <w:t>les</w:t>
      </w:r>
      <w:r>
        <w:rPr>
          <w:spacing w:val="32"/>
          <w:w w:val="105"/>
        </w:rPr>
        <w:t xml:space="preserve"> </w:t>
      </w:r>
      <w:r>
        <w:rPr>
          <w:w w:val="105"/>
        </w:rPr>
        <w:t>proportions</w:t>
      </w:r>
      <w:r>
        <w:rPr>
          <w:spacing w:val="32"/>
          <w:w w:val="105"/>
        </w:rPr>
        <w:t xml:space="preserve"> </w:t>
      </w:r>
      <w:r>
        <w:rPr>
          <w:w w:val="105"/>
        </w:rPr>
        <w:t>de</w:t>
      </w:r>
      <w:r>
        <w:rPr>
          <w:spacing w:val="32"/>
          <w:w w:val="105"/>
        </w:rPr>
        <w:t xml:space="preserve"> </w:t>
      </w:r>
      <w:r>
        <w:rPr>
          <w:w w:val="105"/>
        </w:rPr>
        <w:t>mots</w:t>
      </w:r>
      <w:r>
        <w:rPr>
          <w:spacing w:val="32"/>
          <w:w w:val="105"/>
        </w:rPr>
        <w:t xml:space="preserve"> </w:t>
      </w:r>
      <w:r>
        <w:rPr>
          <w:w w:val="105"/>
        </w:rPr>
        <w:t>positifs,</w:t>
      </w:r>
      <w:r>
        <w:rPr>
          <w:spacing w:val="32"/>
          <w:w w:val="105"/>
        </w:rPr>
        <w:t xml:space="preserve"> </w:t>
      </w:r>
      <w:r>
        <w:rPr>
          <w:w w:val="105"/>
        </w:rPr>
        <w:t>neutres</w:t>
      </w:r>
      <w:r>
        <w:rPr>
          <w:spacing w:val="32"/>
          <w:w w:val="105"/>
        </w:rPr>
        <w:t xml:space="preserve"> </w:t>
      </w:r>
      <w:r>
        <w:rPr>
          <w:w w:val="105"/>
        </w:rPr>
        <w:t>et</w:t>
      </w:r>
      <w:r>
        <w:rPr>
          <w:spacing w:val="32"/>
          <w:w w:val="105"/>
        </w:rPr>
        <w:t xml:space="preserve"> </w:t>
      </w:r>
      <w:r>
        <w:rPr>
          <w:w w:val="105"/>
        </w:rPr>
        <w:t>négatifs.</w:t>
      </w:r>
      <w:r>
        <w:rPr>
          <w:spacing w:val="32"/>
          <w:w w:val="105"/>
        </w:rPr>
        <w:t xml:space="preserve"> </w:t>
      </w:r>
      <w:r>
        <w:rPr>
          <w:w w:val="105"/>
        </w:rPr>
        <w:t>En</w:t>
      </w:r>
      <w:r>
        <w:rPr>
          <w:spacing w:val="32"/>
          <w:w w:val="105"/>
        </w:rPr>
        <w:t xml:space="preserve"> </w:t>
      </w:r>
      <w:r>
        <w:rPr>
          <w:w w:val="105"/>
        </w:rPr>
        <w:t>soustrayant</w:t>
      </w:r>
      <w:r>
        <w:rPr>
          <w:spacing w:val="32"/>
          <w:w w:val="105"/>
        </w:rPr>
        <w:t xml:space="preserve"> </w:t>
      </w:r>
      <w:r>
        <w:rPr>
          <w:w w:val="105"/>
        </w:rPr>
        <w:t>la</w:t>
      </w:r>
      <w:r>
        <w:rPr>
          <w:spacing w:val="32"/>
          <w:w w:val="105"/>
        </w:rPr>
        <w:t xml:space="preserve"> </w:t>
      </w:r>
      <w:r>
        <w:rPr>
          <w:w w:val="105"/>
        </w:rPr>
        <w:t xml:space="preserve">proportion de mots négatifs de celle des mots positifs, on obtient un score de valence, c’est-à-dire un score global de sentiment allant de -1 à 1. La méthode avec modificateurs (D-AM), en plus des trois proportions mentionnées de D-SM, nous donne un score de valence global prenant en compte le fait que la majorité des mots utilisés sont neutres, ce score est com- pris entre -1 et 1. Enfin, la méthode </w:t>
      </w:r>
      <w:proofErr w:type="spellStart"/>
      <w:r>
        <w:rPr>
          <w:w w:val="105"/>
        </w:rPr>
        <w:t>zero</w:t>
      </w:r>
      <w:proofErr w:type="spellEnd"/>
      <w:r>
        <w:rPr>
          <w:w w:val="105"/>
        </w:rPr>
        <w:t xml:space="preserve">-shot </w:t>
      </w:r>
      <w:proofErr w:type="spellStart"/>
      <w:r>
        <w:rPr>
          <w:w w:val="105"/>
        </w:rPr>
        <w:t>learning</w:t>
      </w:r>
      <w:proofErr w:type="spellEnd"/>
      <w:r>
        <w:rPr>
          <w:w w:val="105"/>
        </w:rPr>
        <w:t xml:space="preserve"> (ZSL) nous donne la probabilité que chaque valeur de sentiment (positif, neutre, négatif</w:t>
      </w:r>
      <w:r>
        <w:rPr>
          <w:w w:val="105"/>
        </w:rPr>
        <w:t>) soit applicable au texte. Comme auparavant, en soustrayant la probabilité que le texte soit négatif de la probabilité qu’il soit positif, nous obtenons encore une fois un score de valence compris entre -1 et 1.</w:t>
      </w:r>
    </w:p>
    <w:p w14:paraId="4F59292A" w14:textId="77777777" w:rsidR="00C91026" w:rsidRDefault="00A75B0C">
      <w:pPr>
        <w:pStyle w:val="Corpsdetexte"/>
        <w:spacing w:before="189" w:line="312" w:lineRule="auto"/>
        <w:ind w:left="136" w:right="236" w:firstLine="404"/>
        <w:jc w:val="both"/>
      </w:pPr>
      <w:r>
        <w:rPr>
          <w:w w:val="105"/>
        </w:rPr>
        <w:t>Ainsi, nous obtenons trois scores de valence du sentiments compris entre -1 et 1</w:t>
      </w:r>
      <w:r>
        <w:rPr>
          <w:spacing w:val="-16"/>
          <w:w w:val="105"/>
        </w:rPr>
        <w:t xml:space="preserve"> </w:t>
      </w:r>
      <w:r>
        <w:rPr>
          <w:w w:val="105"/>
        </w:rPr>
        <w:t xml:space="preserve">; un pour chaque méthode. Or, la distribution de ces scores (figure </w:t>
      </w:r>
      <w:hyperlink w:anchor="_bookmark18" w:history="1">
        <w:r>
          <w:rPr>
            <w:w w:val="105"/>
          </w:rPr>
          <w:t>3.3</w:t>
        </w:r>
      </w:hyperlink>
      <w:r>
        <w:rPr>
          <w:w w:val="105"/>
        </w:rPr>
        <w:t>) nous renseigne sur la validité de leur modèle respectif. Chaque score peut être divisé en trois zones : positive, négative</w:t>
      </w:r>
      <w:r>
        <w:rPr>
          <w:spacing w:val="-13"/>
          <w:w w:val="105"/>
        </w:rPr>
        <w:t xml:space="preserve"> </w:t>
      </w:r>
      <w:r>
        <w:rPr>
          <w:w w:val="105"/>
        </w:rPr>
        <w:t>et</w:t>
      </w:r>
      <w:r>
        <w:rPr>
          <w:spacing w:val="-12"/>
          <w:w w:val="105"/>
        </w:rPr>
        <w:t xml:space="preserve"> </w:t>
      </w:r>
      <w:r>
        <w:rPr>
          <w:w w:val="105"/>
        </w:rPr>
        <w:t>neutre.</w:t>
      </w:r>
      <w:r>
        <w:rPr>
          <w:spacing w:val="-12"/>
          <w:w w:val="105"/>
        </w:rPr>
        <w:t xml:space="preserve"> </w:t>
      </w:r>
      <w:r>
        <w:rPr>
          <w:w w:val="105"/>
        </w:rPr>
        <w:t>Plus</w:t>
      </w:r>
      <w:r>
        <w:rPr>
          <w:spacing w:val="-12"/>
          <w:w w:val="105"/>
        </w:rPr>
        <w:t xml:space="preserve"> </w:t>
      </w:r>
      <w:r>
        <w:rPr>
          <w:w w:val="105"/>
        </w:rPr>
        <w:t>un</w:t>
      </w:r>
      <w:r>
        <w:rPr>
          <w:spacing w:val="-12"/>
          <w:w w:val="105"/>
        </w:rPr>
        <w:t xml:space="preserve"> </w:t>
      </w:r>
      <w:r>
        <w:rPr>
          <w:w w:val="105"/>
        </w:rPr>
        <w:t>modèle</w:t>
      </w:r>
      <w:r>
        <w:rPr>
          <w:spacing w:val="-12"/>
          <w:w w:val="105"/>
        </w:rPr>
        <w:t xml:space="preserve"> </w:t>
      </w:r>
      <w:r>
        <w:rPr>
          <w:w w:val="105"/>
        </w:rPr>
        <w:t>est</w:t>
      </w:r>
      <w:r>
        <w:rPr>
          <w:spacing w:val="-12"/>
          <w:w w:val="105"/>
        </w:rPr>
        <w:t xml:space="preserve"> </w:t>
      </w:r>
      <w:r>
        <w:rPr>
          <w:w w:val="105"/>
        </w:rPr>
        <w:t>spécifique,</w:t>
      </w:r>
      <w:r>
        <w:rPr>
          <w:spacing w:val="-12"/>
          <w:w w:val="105"/>
        </w:rPr>
        <w:t xml:space="preserve"> </w:t>
      </w:r>
      <w:r>
        <w:rPr>
          <w:w w:val="105"/>
        </w:rPr>
        <w:t>plus</w:t>
      </w:r>
      <w:r>
        <w:rPr>
          <w:spacing w:val="-12"/>
          <w:w w:val="105"/>
        </w:rPr>
        <w:t xml:space="preserve"> </w:t>
      </w:r>
      <w:r>
        <w:rPr>
          <w:w w:val="105"/>
        </w:rPr>
        <w:t>la</w:t>
      </w:r>
      <w:r>
        <w:rPr>
          <w:spacing w:val="-12"/>
          <w:w w:val="105"/>
        </w:rPr>
        <w:t xml:space="preserve"> </w:t>
      </w:r>
      <w:r>
        <w:rPr>
          <w:w w:val="105"/>
        </w:rPr>
        <w:t>variance</w:t>
      </w:r>
      <w:r>
        <w:rPr>
          <w:spacing w:val="-13"/>
          <w:w w:val="105"/>
        </w:rPr>
        <w:t xml:space="preserve"> </w:t>
      </w:r>
      <w:r>
        <w:rPr>
          <w:w w:val="105"/>
        </w:rPr>
        <w:t>dans</w:t>
      </w:r>
      <w:r>
        <w:rPr>
          <w:spacing w:val="-12"/>
          <w:w w:val="105"/>
        </w:rPr>
        <w:t xml:space="preserve"> </w:t>
      </w:r>
      <w:r>
        <w:rPr>
          <w:w w:val="105"/>
        </w:rPr>
        <w:t>cette</w:t>
      </w:r>
      <w:r>
        <w:rPr>
          <w:spacing w:val="-12"/>
          <w:w w:val="105"/>
        </w:rPr>
        <w:t xml:space="preserve"> </w:t>
      </w:r>
      <w:r>
        <w:rPr>
          <w:w w:val="105"/>
        </w:rPr>
        <w:t>zone</w:t>
      </w:r>
      <w:r>
        <w:rPr>
          <w:spacing w:val="-12"/>
          <w:w w:val="105"/>
        </w:rPr>
        <w:t xml:space="preserve"> </w:t>
      </w:r>
      <w:r>
        <w:rPr>
          <w:w w:val="105"/>
        </w:rPr>
        <w:t>est</w:t>
      </w:r>
      <w:r>
        <w:rPr>
          <w:spacing w:val="-12"/>
          <w:w w:val="105"/>
        </w:rPr>
        <w:t xml:space="preserve"> </w:t>
      </w:r>
      <w:r>
        <w:rPr>
          <w:w w:val="105"/>
        </w:rPr>
        <w:t>faible. Un modèle spécifique, c’est-à-dire un modèle discriminant la variable mesurée d’autres facteurs,</w:t>
      </w:r>
      <w:r>
        <w:rPr>
          <w:spacing w:val="34"/>
          <w:w w:val="105"/>
        </w:rPr>
        <w:t xml:space="preserve"> </w:t>
      </w:r>
      <w:r>
        <w:rPr>
          <w:w w:val="105"/>
        </w:rPr>
        <w:t>devrait</w:t>
      </w:r>
      <w:r>
        <w:rPr>
          <w:spacing w:val="34"/>
          <w:w w:val="105"/>
        </w:rPr>
        <w:t xml:space="preserve"> </w:t>
      </w:r>
      <w:r>
        <w:rPr>
          <w:w w:val="105"/>
        </w:rPr>
        <w:t>avoir</w:t>
      </w:r>
      <w:r>
        <w:rPr>
          <w:spacing w:val="33"/>
          <w:w w:val="105"/>
        </w:rPr>
        <w:t xml:space="preserve"> </w:t>
      </w:r>
      <w:r>
        <w:rPr>
          <w:w w:val="105"/>
        </w:rPr>
        <w:t>une</w:t>
      </w:r>
      <w:r>
        <w:rPr>
          <w:spacing w:val="34"/>
          <w:w w:val="105"/>
        </w:rPr>
        <w:t xml:space="preserve"> </w:t>
      </w:r>
      <w:r>
        <w:rPr>
          <w:w w:val="105"/>
        </w:rPr>
        <w:t>distribution</w:t>
      </w:r>
      <w:r>
        <w:rPr>
          <w:spacing w:val="34"/>
          <w:w w:val="105"/>
        </w:rPr>
        <w:t xml:space="preserve"> </w:t>
      </w:r>
      <w:r>
        <w:rPr>
          <w:w w:val="105"/>
        </w:rPr>
        <w:t>se</w:t>
      </w:r>
      <w:r>
        <w:rPr>
          <w:spacing w:val="34"/>
          <w:w w:val="105"/>
        </w:rPr>
        <w:t xml:space="preserve"> </w:t>
      </w:r>
      <w:r>
        <w:rPr>
          <w:w w:val="105"/>
        </w:rPr>
        <w:t>rapprochant</w:t>
      </w:r>
      <w:r>
        <w:rPr>
          <w:spacing w:val="33"/>
          <w:w w:val="105"/>
        </w:rPr>
        <w:t xml:space="preserve"> </w:t>
      </w:r>
      <w:r>
        <w:rPr>
          <w:w w:val="105"/>
        </w:rPr>
        <w:t>d’un</w:t>
      </w:r>
      <w:r>
        <w:rPr>
          <w:spacing w:val="34"/>
          <w:w w:val="105"/>
        </w:rPr>
        <w:t xml:space="preserve"> </w:t>
      </w:r>
      <w:r>
        <w:rPr>
          <w:w w:val="105"/>
        </w:rPr>
        <w:t>« W »</w:t>
      </w:r>
      <w:r>
        <w:rPr>
          <w:spacing w:val="34"/>
          <w:w w:val="105"/>
        </w:rPr>
        <w:t xml:space="preserve"> </w:t>
      </w:r>
      <w:r>
        <w:rPr>
          <w:w w:val="105"/>
        </w:rPr>
        <w:t>:</w:t>
      </w:r>
      <w:r>
        <w:rPr>
          <w:spacing w:val="34"/>
          <w:w w:val="105"/>
        </w:rPr>
        <w:t xml:space="preserve"> </w:t>
      </w:r>
      <w:r>
        <w:rPr>
          <w:w w:val="105"/>
        </w:rPr>
        <w:t>un</w:t>
      </w:r>
      <w:r>
        <w:rPr>
          <w:spacing w:val="34"/>
          <w:w w:val="105"/>
        </w:rPr>
        <w:t xml:space="preserve"> </w:t>
      </w:r>
      <w:r>
        <w:rPr>
          <w:w w:val="105"/>
        </w:rPr>
        <w:t>maximum</w:t>
      </w:r>
      <w:r>
        <w:rPr>
          <w:spacing w:val="33"/>
          <w:w w:val="105"/>
        </w:rPr>
        <w:t xml:space="preserve"> </w:t>
      </w:r>
      <w:r>
        <w:rPr>
          <w:w w:val="105"/>
        </w:rPr>
        <w:t xml:space="preserve">dans la zone positive, un dans la zone négative et un dans la zone neutre. </w:t>
      </w:r>
      <w:r>
        <w:rPr>
          <w:rFonts w:ascii="Georgia" w:hAnsi="Georgia"/>
          <w:b/>
          <w:w w:val="105"/>
        </w:rPr>
        <w:t>C’est ce que l’on observe</w:t>
      </w:r>
      <w:r>
        <w:rPr>
          <w:rFonts w:ascii="Georgia" w:hAnsi="Georgia"/>
          <w:b/>
          <w:spacing w:val="-7"/>
          <w:w w:val="105"/>
        </w:rPr>
        <w:t xml:space="preserve"> </w:t>
      </w:r>
      <w:r>
        <w:rPr>
          <w:rFonts w:ascii="Georgia" w:hAnsi="Georgia"/>
          <w:b/>
          <w:w w:val="105"/>
        </w:rPr>
        <w:t>pour</w:t>
      </w:r>
      <w:r>
        <w:rPr>
          <w:rFonts w:ascii="Georgia" w:hAnsi="Georgia"/>
          <w:b/>
          <w:spacing w:val="-6"/>
          <w:w w:val="105"/>
        </w:rPr>
        <w:t xml:space="preserve"> </w:t>
      </w:r>
      <w:r>
        <w:rPr>
          <w:rFonts w:ascii="Georgia" w:hAnsi="Georgia"/>
          <w:b/>
          <w:w w:val="105"/>
        </w:rPr>
        <w:t>le</w:t>
      </w:r>
      <w:r>
        <w:rPr>
          <w:rFonts w:ascii="Georgia" w:hAnsi="Georgia"/>
          <w:b/>
          <w:spacing w:val="-6"/>
          <w:w w:val="105"/>
        </w:rPr>
        <w:t xml:space="preserve"> </w:t>
      </w:r>
      <w:r>
        <w:rPr>
          <w:rFonts w:ascii="Georgia" w:hAnsi="Georgia"/>
          <w:b/>
          <w:w w:val="105"/>
        </w:rPr>
        <w:t>ZSL</w:t>
      </w:r>
      <w:r>
        <w:rPr>
          <w:w w:val="105"/>
        </w:rPr>
        <w:t>.</w:t>
      </w:r>
      <w:commentRangeEnd w:id="59"/>
      <w:r>
        <w:rPr>
          <w:rStyle w:val="Marquedecommentaire"/>
        </w:rPr>
        <w:commentReference w:id="59"/>
      </w:r>
    </w:p>
    <w:p w14:paraId="2A8D0108" w14:textId="77777777" w:rsidR="00C91026" w:rsidRDefault="00A75B0C">
      <w:pPr>
        <w:pStyle w:val="Corpsdetexte"/>
        <w:spacing w:before="188" w:line="312" w:lineRule="auto"/>
        <w:ind w:left="142" w:right="250" w:firstLine="398"/>
        <w:jc w:val="both"/>
      </w:pPr>
      <w:r>
        <w:rPr>
          <w:w w:val="105"/>
        </w:rPr>
        <w:t>En</w:t>
      </w:r>
      <w:r>
        <w:rPr>
          <w:spacing w:val="-6"/>
          <w:w w:val="105"/>
        </w:rPr>
        <w:t xml:space="preserve"> </w:t>
      </w:r>
      <w:r>
        <w:rPr>
          <w:w w:val="105"/>
        </w:rPr>
        <w:t>utilisant</w:t>
      </w:r>
      <w:r>
        <w:rPr>
          <w:spacing w:val="-6"/>
          <w:w w:val="105"/>
        </w:rPr>
        <w:t xml:space="preserve"> </w:t>
      </w:r>
      <w:r>
        <w:rPr>
          <w:w w:val="105"/>
        </w:rPr>
        <w:t>le</w:t>
      </w:r>
      <w:r>
        <w:rPr>
          <w:spacing w:val="-6"/>
          <w:w w:val="105"/>
        </w:rPr>
        <w:t xml:space="preserve"> </w:t>
      </w:r>
      <w:r>
        <w:rPr>
          <w:w w:val="105"/>
        </w:rPr>
        <w:t>score</w:t>
      </w:r>
      <w:r>
        <w:rPr>
          <w:spacing w:val="-6"/>
          <w:w w:val="105"/>
        </w:rPr>
        <w:t xml:space="preserve"> </w:t>
      </w:r>
      <w:r>
        <w:rPr>
          <w:w w:val="105"/>
        </w:rPr>
        <w:t>de</w:t>
      </w:r>
      <w:r>
        <w:rPr>
          <w:spacing w:val="-6"/>
          <w:w w:val="105"/>
        </w:rPr>
        <w:t xml:space="preserve"> </w:t>
      </w:r>
      <w:r>
        <w:rPr>
          <w:w w:val="105"/>
        </w:rPr>
        <w:t>valence</w:t>
      </w:r>
      <w:r>
        <w:rPr>
          <w:spacing w:val="-6"/>
          <w:w w:val="105"/>
        </w:rPr>
        <w:t xml:space="preserve"> </w:t>
      </w:r>
      <w:r>
        <w:rPr>
          <w:w w:val="105"/>
        </w:rPr>
        <w:t>de</w:t>
      </w:r>
      <w:r>
        <w:rPr>
          <w:spacing w:val="-6"/>
          <w:w w:val="105"/>
        </w:rPr>
        <w:t xml:space="preserve"> </w:t>
      </w:r>
      <w:r>
        <w:rPr>
          <w:w w:val="105"/>
        </w:rPr>
        <w:t>chaque</w:t>
      </w:r>
      <w:r>
        <w:rPr>
          <w:spacing w:val="-6"/>
          <w:w w:val="105"/>
        </w:rPr>
        <w:t xml:space="preserve"> </w:t>
      </w:r>
      <w:r>
        <w:rPr>
          <w:w w:val="105"/>
        </w:rPr>
        <w:t>modèle</w:t>
      </w:r>
      <w:r>
        <w:rPr>
          <w:spacing w:val="-6"/>
          <w:w w:val="105"/>
        </w:rPr>
        <w:t xml:space="preserve"> </w:t>
      </w:r>
      <w:r>
        <w:rPr>
          <w:w w:val="105"/>
        </w:rPr>
        <w:t>et</w:t>
      </w:r>
      <w:r>
        <w:rPr>
          <w:spacing w:val="-6"/>
          <w:w w:val="105"/>
        </w:rPr>
        <w:t xml:space="preserve"> </w:t>
      </w:r>
      <w:r>
        <w:rPr>
          <w:w w:val="105"/>
        </w:rPr>
        <w:t>en</w:t>
      </w:r>
      <w:r>
        <w:rPr>
          <w:spacing w:val="-6"/>
          <w:w w:val="105"/>
        </w:rPr>
        <w:t xml:space="preserve"> </w:t>
      </w:r>
      <w:r>
        <w:rPr>
          <w:w w:val="105"/>
        </w:rPr>
        <w:t>créant</w:t>
      </w:r>
      <w:r>
        <w:rPr>
          <w:spacing w:val="-6"/>
          <w:w w:val="105"/>
        </w:rPr>
        <w:t xml:space="preserve"> </w:t>
      </w:r>
      <w:r>
        <w:rPr>
          <w:w w:val="105"/>
        </w:rPr>
        <w:t>des</w:t>
      </w:r>
      <w:r>
        <w:rPr>
          <w:spacing w:val="-6"/>
          <w:w w:val="105"/>
        </w:rPr>
        <w:t xml:space="preserve"> </w:t>
      </w:r>
      <w:r>
        <w:rPr>
          <w:w w:val="105"/>
        </w:rPr>
        <w:t>règles</w:t>
      </w:r>
      <w:r>
        <w:rPr>
          <w:spacing w:val="-6"/>
          <w:w w:val="105"/>
        </w:rPr>
        <w:t xml:space="preserve"> </w:t>
      </w:r>
      <w:r>
        <w:rPr>
          <w:w w:val="105"/>
        </w:rPr>
        <w:t>nous</w:t>
      </w:r>
      <w:r>
        <w:rPr>
          <w:spacing w:val="-6"/>
          <w:w w:val="105"/>
        </w:rPr>
        <w:t xml:space="preserve"> </w:t>
      </w:r>
      <w:r>
        <w:rPr>
          <w:w w:val="105"/>
        </w:rPr>
        <w:t>pouvons répertorier les sentiments. Ici, pour chacun des modèles, si le score est inférieur à −0,</w:t>
      </w:r>
      <w:r>
        <w:rPr>
          <w:spacing w:val="-16"/>
          <w:w w:val="105"/>
        </w:rPr>
        <w:t xml:space="preserve"> </w:t>
      </w:r>
      <w:r>
        <w:rPr>
          <w:w w:val="105"/>
        </w:rPr>
        <w:t>05</w:t>
      </w:r>
      <w:r>
        <w:rPr>
          <w:spacing w:val="40"/>
          <w:w w:val="105"/>
        </w:rPr>
        <w:t xml:space="preserve"> </w:t>
      </w:r>
      <w:r>
        <w:rPr>
          <w:w w:val="105"/>
        </w:rPr>
        <w:t>le</w:t>
      </w:r>
      <w:r>
        <w:rPr>
          <w:spacing w:val="-16"/>
          <w:w w:val="105"/>
        </w:rPr>
        <w:t xml:space="preserve"> </w:t>
      </w:r>
      <w:r>
        <w:rPr>
          <w:w w:val="105"/>
        </w:rPr>
        <w:t>commentaire</w:t>
      </w:r>
      <w:r>
        <w:rPr>
          <w:spacing w:val="-16"/>
          <w:w w:val="105"/>
        </w:rPr>
        <w:t xml:space="preserve"> </w:t>
      </w:r>
      <w:r>
        <w:rPr>
          <w:w w:val="105"/>
        </w:rPr>
        <w:t>est</w:t>
      </w:r>
      <w:r>
        <w:rPr>
          <w:spacing w:val="-8"/>
          <w:w w:val="105"/>
        </w:rPr>
        <w:t xml:space="preserve"> </w:t>
      </w:r>
      <w:r>
        <w:rPr>
          <w:w w:val="105"/>
        </w:rPr>
        <w:t>considéré</w:t>
      </w:r>
      <w:r>
        <w:rPr>
          <w:spacing w:val="-9"/>
          <w:w w:val="105"/>
        </w:rPr>
        <w:t xml:space="preserve"> </w:t>
      </w:r>
      <w:r>
        <w:rPr>
          <w:w w:val="105"/>
        </w:rPr>
        <w:t>comme</w:t>
      </w:r>
      <w:r>
        <w:rPr>
          <w:spacing w:val="-9"/>
          <w:w w:val="105"/>
        </w:rPr>
        <w:t xml:space="preserve"> </w:t>
      </w:r>
      <w:r>
        <w:rPr>
          <w:w w:val="105"/>
        </w:rPr>
        <w:t>négatif,</w:t>
      </w:r>
      <w:r>
        <w:rPr>
          <w:spacing w:val="-9"/>
          <w:w w:val="105"/>
        </w:rPr>
        <w:t xml:space="preserve"> </w:t>
      </w:r>
      <w:r>
        <w:rPr>
          <w:w w:val="105"/>
        </w:rPr>
        <w:t>s’il</w:t>
      </w:r>
      <w:r>
        <w:rPr>
          <w:spacing w:val="-9"/>
          <w:w w:val="105"/>
        </w:rPr>
        <w:t xml:space="preserve"> </w:t>
      </w:r>
      <w:r>
        <w:rPr>
          <w:w w:val="105"/>
        </w:rPr>
        <w:t>est</w:t>
      </w:r>
      <w:r>
        <w:rPr>
          <w:spacing w:val="-9"/>
          <w:w w:val="105"/>
        </w:rPr>
        <w:t xml:space="preserve"> </w:t>
      </w:r>
      <w:r>
        <w:rPr>
          <w:w w:val="105"/>
        </w:rPr>
        <w:t>supérieur</w:t>
      </w:r>
      <w:r>
        <w:rPr>
          <w:spacing w:val="-9"/>
          <w:w w:val="105"/>
        </w:rPr>
        <w:t xml:space="preserve"> </w:t>
      </w:r>
      <w:r>
        <w:rPr>
          <w:w w:val="105"/>
        </w:rPr>
        <w:t>à</w:t>
      </w:r>
      <w:r>
        <w:rPr>
          <w:spacing w:val="-9"/>
          <w:w w:val="105"/>
        </w:rPr>
        <w:t xml:space="preserve"> </w:t>
      </w:r>
      <w:r>
        <w:rPr>
          <w:w w:val="105"/>
        </w:rPr>
        <w:t>0,</w:t>
      </w:r>
      <w:r>
        <w:rPr>
          <w:spacing w:val="-16"/>
          <w:w w:val="105"/>
        </w:rPr>
        <w:t xml:space="preserve"> </w:t>
      </w:r>
      <w:r>
        <w:rPr>
          <w:w w:val="105"/>
        </w:rPr>
        <w:t>05</w:t>
      </w:r>
      <w:r>
        <w:rPr>
          <w:spacing w:val="-9"/>
          <w:w w:val="105"/>
        </w:rPr>
        <w:t xml:space="preserve"> </w:t>
      </w:r>
      <w:r>
        <w:rPr>
          <w:w w:val="105"/>
        </w:rPr>
        <w:t>est</w:t>
      </w:r>
      <w:r>
        <w:rPr>
          <w:spacing w:val="-9"/>
          <w:w w:val="105"/>
        </w:rPr>
        <w:t xml:space="preserve"> </w:t>
      </w:r>
      <w:r>
        <w:rPr>
          <w:w w:val="105"/>
        </w:rPr>
        <w:t>considéré</w:t>
      </w:r>
      <w:r>
        <w:rPr>
          <w:spacing w:val="-9"/>
          <w:w w:val="105"/>
        </w:rPr>
        <w:t xml:space="preserve"> </w:t>
      </w:r>
      <w:r>
        <w:rPr>
          <w:w w:val="105"/>
        </w:rPr>
        <w:t xml:space="preserve">comme positif et s’il est compris entre les deux, il est considéré comme neutre. En comparant cette répartition issue de chaque modèle avec celle déterminée par les usagers, comme le fait la figure </w:t>
      </w:r>
      <w:hyperlink w:anchor="_bookmark21" w:history="1">
        <w:r>
          <w:rPr>
            <w:w w:val="105"/>
          </w:rPr>
          <w:t>3.4</w:t>
        </w:r>
      </w:hyperlink>
      <w:r>
        <w:rPr>
          <w:w w:val="105"/>
        </w:rPr>
        <w:t>, nous pouvons obtenir une mesure de la sensibilité du modèle, c’est à</w:t>
      </w:r>
      <w:r>
        <w:rPr>
          <w:spacing w:val="40"/>
          <w:w w:val="105"/>
        </w:rPr>
        <w:t xml:space="preserve"> </w:t>
      </w:r>
      <w:r>
        <w:rPr>
          <w:w w:val="105"/>
        </w:rPr>
        <w:t xml:space="preserve">dire sa capacité à reconnaître un label. </w:t>
      </w:r>
      <w:r>
        <w:rPr>
          <w:rFonts w:ascii="Georgia" w:eastAsia="Georgia" w:hAnsi="Georgia"/>
          <w:b/>
          <w:w w:val="105"/>
        </w:rPr>
        <w:t>Le modèle de ZSL a le plus haut taux de similarité</w:t>
      </w:r>
      <w:r>
        <w:rPr>
          <w:rFonts w:ascii="Georgia" w:eastAsia="Georgia" w:hAnsi="Georgia"/>
          <w:b/>
          <w:spacing w:val="-16"/>
          <w:w w:val="105"/>
        </w:rPr>
        <w:t xml:space="preserve"> </w:t>
      </w:r>
      <w:r>
        <w:rPr>
          <w:w w:val="105"/>
        </w:rPr>
        <w:t>avec</w:t>
      </w:r>
      <w:r>
        <w:rPr>
          <w:spacing w:val="-16"/>
          <w:w w:val="105"/>
        </w:rPr>
        <w:t xml:space="preserve"> </w:t>
      </w:r>
      <w:r>
        <w:rPr>
          <w:w w:val="105"/>
        </w:rPr>
        <w:t>les</w:t>
      </w:r>
      <w:r>
        <w:rPr>
          <w:spacing w:val="-16"/>
          <w:w w:val="105"/>
        </w:rPr>
        <w:t xml:space="preserve"> </w:t>
      </w:r>
      <w:r>
        <w:rPr>
          <w:w w:val="105"/>
        </w:rPr>
        <w:t>usagers</w:t>
      </w:r>
      <w:r>
        <w:rPr>
          <w:spacing w:val="-16"/>
          <w:w w:val="105"/>
        </w:rPr>
        <w:t xml:space="preserve"> </w:t>
      </w:r>
      <w:r>
        <w:rPr>
          <w:w w:val="105"/>
        </w:rPr>
        <w:t>avec</w:t>
      </w:r>
      <w:r>
        <w:rPr>
          <w:spacing w:val="-15"/>
          <w:w w:val="105"/>
        </w:rPr>
        <w:t xml:space="preserve"> </w:t>
      </w:r>
      <w:r>
        <w:rPr>
          <w:w w:val="105"/>
        </w:rPr>
        <w:t>un</w:t>
      </w:r>
      <w:r>
        <w:rPr>
          <w:spacing w:val="-16"/>
          <w:w w:val="105"/>
        </w:rPr>
        <w:t xml:space="preserve"> </w:t>
      </w:r>
      <w:r>
        <w:rPr>
          <w:w w:val="105"/>
        </w:rPr>
        <w:t>score</w:t>
      </w:r>
      <w:r>
        <w:rPr>
          <w:spacing w:val="-16"/>
          <w:w w:val="105"/>
        </w:rPr>
        <w:t xml:space="preserve"> </w:t>
      </w:r>
      <w:r>
        <w:rPr>
          <w:w w:val="105"/>
        </w:rPr>
        <w:t>de</w:t>
      </w:r>
      <w:r>
        <w:rPr>
          <w:spacing w:val="-16"/>
          <w:w w:val="105"/>
        </w:rPr>
        <w:t xml:space="preserve"> </w:t>
      </w:r>
      <w:r>
        <w:rPr>
          <w:w w:val="105"/>
        </w:rPr>
        <w:t>90%.</w:t>
      </w:r>
      <w:r>
        <w:rPr>
          <w:spacing w:val="-15"/>
          <w:w w:val="105"/>
        </w:rPr>
        <w:t xml:space="preserve"> </w:t>
      </w:r>
      <w:r>
        <w:rPr>
          <w:w w:val="105"/>
        </w:rPr>
        <w:t>Les</w:t>
      </w:r>
      <w:r>
        <w:rPr>
          <w:spacing w:val="-16"/>
          <w:w w:val="105"/>
        </w:rPr>
        <w:t xml:space="preserve"> </w:t>
      </w:r>
      <w:r>
        <w:rPr>
          <w:w w:val="105"/>
        </w:rPr>
        <w:t>scores</w:t>
      </w:r>
      <w:r>
        <w:rPr>
          <w:spacing w:val="-16"/>
          <w:w w:val="105"/>
        </w:rPr>
        <w:t xml:space="preserve"> </w:t>
      </w:r>
      <w:r>
        <w:rPr>
          <w:w w:val="105"/>
        </w:rPr>
        <w:t>𝜞</w:t>
      </w:r>
      <w:r>
        <w:rPr>
          <w:w w:val="105"/>
          <w:vertAlign w:val="subscript"/>
        </w:rPr>
        <w:t>1</w:t>
      </w:r>
      <w:r>
        <w:rPr>
          <w:spacing w:val="-16"/>
          <w:w w:val="105"/>
        </w:rPr>
        <w:t xml:space="preserve"> </w:t>
      </w:r>
      <w:proofErr w:type="spellStart"/>
      <w:r>
        <w:rPr>
          <w:w w:val="105"/>
        </w:rPr>
        <w:t>aﬀichés</w:t>
      </w:r>
      <w:proofErr w:type="spellEnd"/>
      <w:r>
        <w:rPr>
          <w:spacing w:val="-15"/>
          <w:w w:val="105"/>
        </w:rPr>
        <w:t xml:space="preserve"> </w:t>
      </w:r>
      <w:r>
        <w:rPr>
          <w:w w:val="105"/>
        </w:rPr>
        <w:t>dans</w:t>
      </w:r>
      <w:r>
        <w:rPr>
          <w:spacing w:val="-16"/>
          <w:w w:val="105"/>
        </w:rPr>
        <w:t xml:space="preserve"> </w:t>
      </w:r>
      <w:r>
        <w:rPr>
          <w:w w:val="105"/>
        </w:rPr>
        <w:t>la</w:t>
      </w:r>
      <w:r>
        <w:rPr>
          <w:spacing w:val="-16"/>
          <w:w w:val="105"/>
        </w:rPr>
        <w:t xml:space="preserve"> </w:t>
      </w:r>
      <w:r>
        <w:rPr>
          <w:w w:val="105"/>
        </w:rPr>
        <w:t>table</w:t>
      </w:r>
      <w:r>
        <w:rPr>
          <w:spacing w:val="-16"/>
          <w:w w:val="105"/>
        </w:rPr>
        <w:t xml:space="preserve"> </w:t>
      </w:r>
      <w:hyperlink w:anchor="_bookmark23" w:history="1">
        <w:r>
          <w:rPr>
            <w:w w:val="105"/>
          </w:rPr>
          <w:t>3.5</w:t>
        </w:r>
      </w:hyperlink>
      <w:r>
        <w:rPr>
          <w:w w:val="105"/>
        </w:rPr>
        <w:t xml:space="preserve"> confirment</w:t>
      </w:r>
      <w:r>
        <w:rPr>
          <w:spacing w:val="-8"/>
          <w:w w:val="105"/>
        </w:rPr>
        <w:t xml:space="preserve"> </w:t>
      </w:r>
      <w:r>
        <w:rPr>
          <w:w w:val="105"/>
        </w:rPr>
        <w:t>que le ZSL (</w:t>
      </w:r>
      <w:r>
        <w:rPr>
          <w:w w:val="105"/>
        </w:rPr>
        <w:t>𝜞</w:t>
      </w:r>
      <w:r>
        <w:rPr>
          <w:w w:val="105"/>
          <w:vertAlign w:val="subscript"/>
        </w:rPr>
        <w:t>1</w:t>
      </w:r>
      <w:r>
        <w:rPr>
          <w:w w:val="105"/>
        </w:rPr>
        <w:t xml:space="preserve"> </w:t>
      </w:r>
      <w:r>
        <w:rPr>
          <w:w w:val="110"/>
        </w:rPr>
        <w:t>=</w:t>
      </w:r>
      <w:r>
        <w:rPr>
          <w:spacing w:val="-8"/>
          <w:w w:val="110"/>
        </w:rPr>
        <w:t xml:space="preserve"> </w:t>
      </w:r>
      <w:r>
        <w:rPr>
          <w:w w:val="105"/>
        </w:rPr>
        <w:t>0,</w:t>
      </w:r>
      <w:r>
        <w:rPr>
          <w:spacing w:val="-16"/>
          <w:w w:val="105"/>
        </w:rPr>
        <w:t xml:space="preserve"> </w:t>
      </w:r>
      <w:r>
        <w:rPr>
          <w:w w:val="105"/>
        </w:rPr>
        <w:t>89 est plus performant à la fois en précision et en rappel, loin devant le modèle DAM (</w:t>
      </w:r>
      <w:r>
        <w:rPr>
          <w:w w:val="105"/>
        </w:rPr>
        <w:t>𝜞</w:t>
      </w:r>
      <w:r>
        <w:rPr>
          <w:w w:val="105"/>
          <w:vertAlign w:val="subscript"/>
        </w:rPr>
        <w:t>1</w:t>
      </w:r>
      <w:r>
        <w:rPr>
          <w:w w:val="105"/>
        </w:rPr>
        <w:t xml:space="preserve"> </w:t>
      </w:r>
      <w:r>
        <w:rPr>
          <w:w w:val="110"/>
        </w:rPr>
        <w:t xml:space="preserve">= </w:t>
      </w:r>
      <w:r>
        <w:rPr>
          <w:w w:val="105"/>
        </w:rPr>
        <w:t>0,</w:t>
      </w:r>
      <w:r>
        <w:rPr>
          <w:spacing w:val="-23"/>
          <w:w w:val="105"/>
        </w:rPr>
        <w:t xml:space="preserve"> </w:t>
      </w:r>
      <w:r>
        <w:rPr>
          <w:w w:val="105"/>
        </w:rPr>
        <w:t>52) et le modèle DSM (</w:t>
      </w:r>
      <w:r>
        <w:rPr>
          <w:w w:val="105"/>
        </w:rPr>
        <w:t>𝜞</w:t>
      </w:r>
      <w:r>
        <w:rPr>
          <w:w w:val="105"/>
          <w:vertAlign w:val="subscript"/>
        </w:rPr>
        <w:t>1</w:t>
      </w:r>
      <w:r>
        <w:rPr>
          <w:w w:val="105"/>
        </w:rPr>
        <w:t xml:space="preserve"> </w:t>
      </w:r>
      <w:r>
        <w:rPr>
          <w:w w:val="110"/>
        </w:rPr>
        <w:t xml:space="preserve">= </w:t>
      </w:r>
      <w:r>
        <w:rPr>
          <w:w w:val="105"/>
        </w:rPr>
        <w:t>0,</w:t>
      </w:r>
      <w:r>
        <w:rPr>
          <w:spacing w:val="-23"/>
          <w:w w:val="105"/>
        </w:rPr>
        <w:t xml:space="preserve"> </w:t>
      </w:r>
      <w:r>
        <w:rPr>
          <w:w w:val="105"/>
        </w:rPr>
        <w:t>31).</w:t>
      </w:r>
    </w:p>
    <w:p w14:paraId="7E6D6266" w14:textId="77777777" w:rsidR="00C91026" w:rsidRDefault="00C91026">
      <w:pPr>
        <w:pStyle w:val="Corpsdetexte"/>
        <w:spacing w:line="312" w:lineRule="auto"/>
        <w:jc w:val="both"/>
        <w:sectPr w:rsidR="00C91026">
          <w:pgSz w:w="11910" w:h="16840"/>
          <w:pgMar w:top="1280" w:right="1133" w:bottom="1080" w:left="1275" w:header="0" w:footer="889" w:gutter="0"/>
          <w:cols w:space="720"/>
        </w:sectPr>
      </w:pPr>
    </w:p>
    <w:p w14:paraId="4564E2BC" w14:textId="77777777" w:rsidR="00C91026" w:rsidRDefault="00A75B0C">
      <w:pPr>
        <w:pStyle w:val="Corpsdetexte"/>
        <w:spacing w:before="137" w:line="249" w:lineRule="auto"/>
        <w:ind w:left="1889" w:right="476" w:hanging="1509"/>
      </w:pPr>
      <w:bookmarkStart w:id="60" w:name="_bookmark21"/>
      <w:bookmarkEnd w:id="60"/>
      <w:r>
        <w:rPr>
          <w:rFonts w:ascii="Georgia" w:hAnsi="Georgia"/>
          <w:b/>
        </w:rPr>
        <w:lastRenderedPageBreak/>
        <w:t>Figure</w:t>
      </w:r>
      <w:r>
        <w:rPr>
          <w:rFonts w:ascii="Georgia" w:hAnsi="Georgia"/>
          <w:b/>
          <w:spacing w:val="40"/>
        </w:rPr>
        <w:t xml:space="preserve"> </w:t>
      </w:r>
      <w:r>
        <w:rPr>
          <w:rFonts w:ascii="Georgia" w:hAnsi="Georgia"/>
          <w:b/>
        </w:rPr>
        <w:t>3.4</w:t>
      </w:r>
      <w:r>
        <w:rPr>
          <w:rFonts w:ascii="Georgia" w:hAnsi="Georgia"/>
          <w:b/>
          <w:spacing w:val="40"/>
        </w:rPr>
        <w:t xml:space="preserve"> </w:t>
      </w:r>
      <w:r>
        <w:rPr>
          <w:rFonts w:ascii="Georgia" w:hAnsi="Georgia"/>
          <w:b/>
        </w:rPr>
        <w:t>–</w:t>
      </w:r>
      <w:r>
        <w:rPr>
          <w:rFonts w:ascii="Georgia" w:hAnsi="Georgia"/>
          <w:b/>
          <w:spacing w:val="40"/>
        </w:rPr>
        <w:t xml:space="preserve"> </w:t>
      </w:r>
      <w:r>
        <w:t>Distribution</w:t>
      </w:r>
      <w:r>
        <w:rPr>
          <w:spacing w:val="35"/>
        </w:rPr>
        <w:t xml:space="preserve"> </w:t>
      </w:r>
      <w:r>
        <w:t>des</w:t>
      </w:r>
      <w:r>
        <w:rPr>
          <w:spacing w:val="35"/>
        </w:rPr>
        <w:t xml:space="preserve"> </w:t>
      </w:r>
      <w:r>
        <w:t>concordance</w:t>
      </w:r>
      <w:ins w:id="61" w:author="GUENOUN Marcel" w:date="2025-11-26T12:32:00Z">
        <w:r>
          <w:t>s</w:t>
        </w:r>
      </w:ins>
      <w:r>
        <w:rPr>
          <w:spacing w:val="35"/>
        </w:rPr>
        <w:t xml:space="preserve"> </w:t>
      </w:r>
      <w:r>
        <w:t>entre</w:t>
      </w:r>
      <w:r>
        <w:rPr>
          <w:spacing w:val="35"/>
        </w:rPr>
        <w:t xml:space="preserve"> </w:t>
      </w:r>
      <w:r>
        <w:t>la</w:t>
      </w:r>
      <w:r>
        <w:rPr>
          <w:spacing w:val="35"/>
        </w:rPr>
        <w:t xml:space="preserve"> </w:t>
      </w:r>
      <w:r>
        <w:t>labellisation</w:t>
      </w:r>
      <w:r>
        <w:rPr>
          <w:spacing w:val="35"/>
        </w:rPr>
        <w:t xml:space="preserve"> </w:t>
      </w:r>
      <w:r>
        <w:t>de</w:t>
      </w:r>
      <w:r>
        <w:rPr>
          <w:spacing w:val="35"/>
        </w:rPr>
        <w:t xml:space="preserve"> </w:t>
      </w:r>
      <w:r>
        <w:t>chaque</w:t>
      </w:r>
      <w:r>
        <w:rPr>
          <w:spacing w:val="35"/>
        </w:rPr>
        <w:t xml:space="preserve"> </w:t>
      </w:r>
      <w:r>
        <w:t>modèle et celle des usagers</w:t>
      </w:r>
    </w:p>
    <w:p w14:paraId="4A5B0D8E" w14:textId="77777777" w:rsidR="00C91026" w:rsidRDefault="00A75B0C">
      <w:pPr>
        <w:pStyle w:val="Corpsdetexte"/>
        <w:spacing w:before="10"/>
        <w:rPr>
          <w:sz w:val="18"/>
        </w:rPr>
      </w:pPr>
      <w:r>
        <w:rPr>
          <w:noProof/>
          <w:sz w:val="18"/>
        </w:rPr>
        <w:drawing>
          <wp:anchor distT="0" distB="0" distL="0" distR="0" simplePos="0" relativeHeight="487594496" behindDoc="1" locked="0" layoutInCell="1" allowOverlap="1" wp14:anchorId="3E4A3B33" wp14:editId="40CDEA98">
            <wp:simplePos x="0" y="0"/>
            <wp:positionH relativeFrom="page">
              <wp:posOffset>920730</wp:posOffset>
            </wp:positionH>
            <wp:positionV relativeFrom="paragraph">
              <wp:posOffset>153085</wp:posOffset>
            </wp:positionV>
            <wp:extent cx="5685281" cy="217741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2" cstate="print"/>
                    <a:stretch>
                      <a:fillRect/>
                    </a:stretch>
                  </pic:blipFill>
                  <pic:spPr>
                    <a:xfrm>
                      <a:off x="0" y="0"/>
                      <a:ext cx="5685281" cy="2177415"/>
                    </a:xfrm>
                    <a:prstGeom prst="rect">
                      <a:avLst/>
                    </a:prstGeom>
                  </pic:spPr>
                </pic:pic>
              </a:graphicData>
            </a:graphic>
          </wp:anchor>
        </w:drawing>
      </w:r>
    </w:p>
    <w:p w14:paraId="2223D076" w14:textId="77777777" w:rsidR="00C91026" w:rsidRDefault="00C91026">
      <w:pPr>
        <w:pStyle w:val="Corpsdetexte"/>
        <w:spacing w:before="236"/>
      </w:pPr>
    </w:p>
    <w:p w14:paraId="53010A78" w14:textId="77777777" w:rsidR="00C91026" w:rsidRDefault="00A75B0C">
      <w:pPr>
        <w:pStyle w:val="Titre2"/>
        <w:numPr>
          <w:ilvl w:val="2"/>
          <w:numId w:val="2"/>
        </w:numPr>
        <w:tabs>
          <w:tab w:val="left" w:pos="1093"/>
        </w:tabs>
        <w:ind w:hanging="951"/>
      </w:pPr>
      <w:bookmarkStart w:id="62" w:name="Résultats_multitraits"/>
      <w:bookmarkStart w:id="63" w:name="_bookmark22"/>
      <w:bookmarkEnd w:id="62"/>
      <w:bookmarkEnd w:id="63"/>
      <w:r>
        <w:t>Résultats</w:t>
      </w:r>
      <w:r>
        <w:rPr>
          <w:spacing w:val="9"/>
        </w:rPr>
        <w:t xml:space="preserve"> </w:t>
      </w:r>
      <w:proofErr w:type="spellStart"/>
      <w:r>
        <w:rPr>
          <w:spacing w:val="-2"/>
        </w:rPr>
        <w:t>multitraits</w:t>
      </w:r>
      <w:proofErr w:type="spellEnd"/>
    </w:p>
    <w:p w14:paraId="69FB81FF" w14:textId="77777777" w:rsidR="00C91026" w:rsidRDefault="00C91026">
      <w:pPr>
        <w:pStyle w:val="Corpsdetexte"/>
        <w:spacing w:before="101"/>
        <w:rPr>
          <w:rFonts w:ascii="Georgia"/>
          <w:b/>
          <w:sz w:val="28"/>
        </w:rPr>
      </w:pPr>
    </w:p>
    <w:p w14:paraId="70B6FCC2" w14:textId="77777777" w:rsidR="00C91026" w:rsidRDefault="00A75B0C">
      <w:pPr>
        <w:pStyle w:val="Corpsdetexte"/>
        <w:spacing w:line="312" w:lineRule="auto"/>
        <w:ind w:left="142" w:right="243" w:firstLine="398"/>
        <w:jc w:val="both"/>
      </w:pPr>
      <w:r>
        <w:rPr>
          <w:w w:val="105"/>
        </w:rPr>
        <w:t xml:space="preserve">Les modèles D-SM et ZSL nous donnent tous deux une probabilité que chaque com- </w:t>
      </w:r>
      <w:proofErr w:type="spellStart"/>
      <w:r>
        <w:rPr>
          <w:w w:val="105"/>
        </w:rPr>
        <w:t>mentaire</w:t>
      </w:r>
      <w:proofErr w:type="spellEnd"/>
      <w:r>
        <w:rPr>
          <w:w w:val="105"/>
        </w:rPr>
        <w:t xml:space="preserve"> soit positif, négatif ou neutre. Ces six probabilités nous permettent de comparer les résultats. À première vue, la matrice de corrélation (figure </w:t>
      </w:r>
      <w:hyperlink w:anchor="_bookmark23" w:history="1">
        <w:r>
          <w:rPr>
            <w:w w:val="105"/>
          </w:rPr>
          <w:t>3.6</w:t>
        </w:r>
      </w:hyperlink>
      <w:r>
        <w:rPr>
          <w:w w:val="105"/>
        </w:rPr>
        <w:t>) nous indique que les scores de sentiment positif sont corrélés entre les deux modèles (r = 0,53). Cependant, le test de Kolmogorov-Smirnov montre que la distribution de ces deux scores de positivité sont</w:t>
      </w:r>
      <w:r>
        <w:rPr>
          <w:spacing w:val="-2"/>
          <w:w w:val="105"/>
        </w:rPr>
        <w:t xml:space="preserve"> </w:t>
      </w:r>
      <w:r>
        <w:rPr>
          <w:w w:val="105"/>
        </w:rPr>
        <w:t>significativement</w:t>
      </w:r>
      <w:r>
        <w:rPr>
          <w:spacing w:val="-2"/>
          <w:w w:val="105"/>
        </w:rPr>
        <w:t xml:space="preserve"> </w:t>
      </w:r>
      <w:r>
        <w:rPr>
          <w:w w:val="105"/>
        </w:rPr>
        <w:t>différentes</w:t>
      </w:r>
      <w:r>
        <w:rPr>
          <w:spacing w:val="-2"/>
          <w:w w:val="105"/>
        </w:rPr>
        <w:t xml:space="preserve"> </w:t>
      </w:r>
      <w:r>
        <w:rPr>
          <w:w w:val="105"/>
        </w:rPr>
        <w:t>(p-values</w:t>
      </w:r>
      <w:r>
        <w:rPr>
          <w:spacing w:val="-2"/>
          <w:w w:val="105"/>
        </w:rPr>
        <w:t xml:space="preserve"> </w:t>
      </w:r>
      <w:r>
        <w:rPr>
          <w:w w:val="105"/>
        </w:rPr>
        <w:t>=</w:t>
      </w:r>
      <w:r>
        <w:rPr>
          <w:spacing w:val="-2"/>
          <w:w w:val="105"/>
        </w:rPr>
        <w:t xml:space="preserve"> </w:t>
      </w:r>
      <w:r>
        <w:rPr>
          <w:w w:val="105"/>
        </w:rPr>
        <w:t>0,0).</w:t>
      </w:r>
      <w:r>
        <w:rPr>
          <w:spacing w:val="-2"/>
          <w:w w:val="105"/>
        </w:rPr>
        <w:t xml:space="preserve"> </w:t>
      </w:r>
      <w:r>
        <w:rPr>
          <w:w w:val="105"/>
        </w:rPr>
        <w:t>Il</w:t>
      </w:r>
      <w:r>
        <w:rPr>
          <w:spacing w:val="-2"/>
          <w:w w:val="105"/>
        </w:rPr>
        <w:t xml:space="preserve"> </w:t>
      </w:r>
      <w:r>
        <w:rPr>
          <w:w w:val="105"/>
        </w:rPr>
        <w:t>en</w:t>
      </w:r>
      <w:r>
        <w:rPr>
          <w:spacing w:val="-2"/>
          <w:w w:val="105"/>
        </w:rPr>
        <w:t xml:space="preserve"> </w:t>
      </w:r>
      <w:r>
        <w:rPr>
          <w:w w:val="105"/>
        </w:rPr>
        <w:t>va</w:t>
      </w:r>
      <w:r>
        <w:rPr>
          <w:spacing w:val="-2"/>
          <w:w w:val="105"/>
        </w:rPr>
        <w:t xml:space="preserve"> </w:t>
      </w:r>
      <w:r>
        <w:rPr>
          <w:w w:val="105"/>
        </w:rPr>
        <w:t>de</w:t>
      </w:r>
      <w:r>
        <w:rPr>
          <w:spacing w:val="-2"/>
          <w:w w:val="105"/>
        </w:rPr>
        <w:t xml:space="preserve"> </w:t>
      </w:r>
      <w:r>
        <w:rPr>
          <w:w w:val="105"/>
        </w:rPr>
        <w:t>même</w:t>
      </w:r>
      <w:r>
        <w:rPr>
          <w:spacing w:val="-2"/>
          <w:w w:val="105"/>
        </w:rPr>
        <w:t xml:space="preserve"> </w:t>
      </w:r>
      <w:r>
        <w:rPr>
          <w:w w:val="105"/>
        </w:rPr>
        <w:t>pour</w:t>
      </w:r>
      <w:r>
        <w:rPr>
          <w:spacing w:val="-2"/>
          <w:w w:val="105"/>
        </w:rPr>
        <w:t xml:space="preserve"> </w:t>
      </w:r>
      <w:r>
        <w:rPr>
          <w:w w:val="105"/>
        </w:rPr>
        <w:t>les</w:t>
      </w:r>
      <w:r>
        <w:rPr>
          <w:spacing w:val="-2"/>
          <w:w w:val="105"/>
        </w:rPr>
        <w:t xml:space="preserve"> </w:t>
      </w:r>
      <w:r>
        <w:rPr>
          <w:w w:val="105"/>
        </w:rPr>
        <w:t>distributions de scores négatifs et de scores neutres.</w:t>
      </w:r>
    </w:p>
    <w:p w14:paraId="370B989C" w14:textId="77777777" w:rsidR="00C91026" w:rsidRDefault="00C91026">
      <w:pPr>
        <w:pStyle w:val="Corpsdetexte"/>
        <w:spacing w:line="312" w:lineRule="auto"/>
        <w:jc w:val="both"/>
        <w:sectPr w:rsidR="00C91026">
          <w:pgSz w:w="11910" w:h="16840"/>
          <w:pgMar w:top="1240" w:right="1133" w:bottom="1080" w:left="1275" w:header="0" w:footer="889" w:gutter="0"/>
          <w:cols w:space="720"/>
        </w:sectPr>
      </w:pPr>
    </w:p>
    <w:p w14:paraId="52EA755B" w14:textId="77777777" w:rsidR="00C91026" w:rsidRDefault="00C91026">
      <w:pPr>
        <w:pStyle w:val="Corpsdetexte"/>
        <w:rPr>
          <w:sz w:val="20"/>
        </w:rPr>
      </w:pPr>
    </w:p>
    <w:p w14:paraId="07A5185A" w14:textId="77777777" w:rsidR="00C91026" w:rsidRDefault="00C91026">
      <w:pPr>
        <w:pStyle w:val="Corpsdetexte"/>
        <w:rPr>
          <w:sz w:val="20"/>
        </w:rPr>
      </w:pPr>
    </w:p>
    <w:p w14:paraId="63A3E493" w14:textId="77777777" w:rsidR="00C91026" w:rsidRDefault="00C91026">
      <w:pPr>
        <w:pStyle w:val="Corpsdetexte"/>
        <w:rPr>
          <w:sz w:val="20"/>
        </w:rPr>
      </w:pPr>
    </w:p>
    <w:p w14:paraId="2184B7DE" w14:textId="77777777" w:rsidR="00C91026" w:rsidRDefault="00C91026">
      <w:pPr>
        <w:pStyle w:val="Corpsdetexte"/>
        <w:rPr>
          <w:sz w:val="20"/>
        </w:rPr>
      </w:pPr>
    </w:p>
    <w:p w14:paraId="7B8E78AA" w14:textId="77777777" w:rsidR="00C91026" w:rsidRDefault="00C91026">
      <w:pPr>
        <w:pStyle w:val="Corpsdetexte"/>
        <w:rPr>
          <w:sz w:val="20"/>
        </w:rPr>
      </w:pPr>
    </w:p>
    <w:p w14:paraId="23B81ABB" w14:textId="77777777" w:rsidR="00C91026" w:rsidRDefault="00C91026">
      <w:pPr>
        <w:pStyle w:val="Corpsdetexte"/>
        <w:rPr>
          <w:sz w:val="20"/>
        </w:rPr>
      </w:pPr>
    </w:p>
    <w:p w14:paraId="68E62CE8" w14:textId="77777777" w:rsidR="00C91026" w:rsidRDefault="00C91026">
      <w:pPr>
        <w:pStyle w:val="Corpsdetexte"/>
        <w:rPr>
          <w:sz w:val="20"/>
        </w:rPr>
      </w:pPr>
    </w:p>
    <w:p w14:paraId="6155AA3A" w14:textId="77777777" w:rsidR="00C91026" w:rsidRDefault="00C91026">
      <w:pPr>
        <w:pStyle w:val="Corpsdetexte"/>
        <w:rPr>
          <w:sz w:val="20"/>
        </w:rPr>
      </w:pPr>
    </w:p>
    <w:p w14:paraId="2E706D21" w14:textId="77777777" w:rsidR="00C91026" w:rsidRDefault="00C91026">
      <w:pPr>
        <w:pStyle w:val="Corpsdetexte"/>
        <w:rPr>
          <w:sz w:val="20"/>
        </w:rPr>
      </w:pPr>
    </w:p>
    <w:p w14:paraId="2A1760B5" w14:textId="77777777" w:rsidR="00C91026" w:rsidRDefault="00C91026">
      <w:pPr>
        <w:pStyle w:val="Corpsdetexte"/>
        <w:rPr>
          <w:sz w:val="20"/>
        </w:rPr>
      </w:pPr>
    </w:p>
    <w:p w14:paraId="5DE5D1CD" w14:textId="77777777" w:rsidR="00C91026" w:rsidRDefault="00C91026">
      <w:pPr>
        <w:pStyle w:val="Corpsdetexte"/>
        <w:rPr>
          <w:sz w:val="20"/>
        </w:rPr>
      </w:pPr>
    </w:p>
    <w:p w14:paraId="54AE7B57" w14:textId="77777777" w:rsidR="00C91026" w:rsidRDefault="00C91026">
      <w:pPr>
        <w:pStyle w:val="Corpsdetexte"/>
        <w:rPr>
          <w:sz w:val="20"/>
        </w:rPr>
      </w:pPr>
    </w:p>
    <w:p w14:paraId="44BE9897" w14:textId="77777777" w:rsidR="00C91026" w:rsidRDefault="00C91026">
      <w:pPr>
        <w:pStyle w:val="Corpsdetexte"/>
        <w:rPr>
          <w:sz w:val="20"/>
        </w:rPr>
      </w:pPr>
    </w:p>
    <w:p w14:paraId="5EF0A67B" w14:textId="77777777" w:rsidR="00C91026" w:rsidRDefault="00C91026">
      <w:pPr>
        <w:pStyle w:val="Corpsdetexte"/>
        <w:rPr>
          <w:sz w:val="20"/>
        </w:rPr>
      </w:pPr>
    </w:p>
    <w:p w14:paraId="512F9D6A" w14:textId="77777777" w:rsidR="00C91026" w:rsidRDefault="00C91026">
      <w:pPr>
        <w:pStyle w:val="Corpsdetexte"/>
        <w:spacing w:before="218"/>
        <w:rPr>
          <w:sz w:val="20"/>
        </w:rPr>
      </w:pPr>
    </w:p>
    <w:p w14:paraId="2AB6D875" w14:textId="77777777" w:rsidR="00C91026" w:rsidRDefault="00C91026">
      <w:pPr>
        <w:pStyle w:val="Corpsdetexte"/>
        <w:rPr>
          <w:sz w:val="20"/>
        </w:rPr>
        <w:sectPr w:rsidR="00C91026">
          <w:pgSz w:w="11910" w:h="16840"/>
          <w:pgMar w:top="1920" w:right="1133" w:bottom="1080" w:left="1275" w:header="0" w:footer="889" w:gutter="0"/>
          <w:cols w:space="720"/>
        </w:sectPr>
      </w:pPr>
    </w:p>
    <w:p w14:paraId="439AB807" w14:textId="77777777" w:rsidR="00C91026" w:rsidRDefault="00A75B0C">
      <w:pPr>
        <w:spacing w:before="148"/>
        <w:ind w:left="142"/>
        <w:rPr>
          <w:sz w:val="24"/>
        </w:rPr>
      </w:pPr>
      <w:bookmarkStart w:id="64" w:name="_bookmark23"/>
      <w:bookmarkEnd w:id="64"/>
      <w:r>
        <w:rPr>
          <w:rFonts w:ascii="Georgia" w:eastAsia="Georgia" w:hAnsi="Georgia"/>
          <w:b/>
          <w:sz w:val="24"/>
        </w:rPr>
        <w:t>Figure</w:t>
      </w:r>
      <w:r>
        <w:rPr>
          <w:rFonts w:ascii="Georgia" w:eastAsia="Georgia" w:hAnsi="Georgia"/>
          <w:b/>
          <w:spacing w:val="2"/>
          <w:sz w:val="24"/>
        </w:rPr>
        <w:t xml:space="preserve"> </w:t>
      </w:r>
      <w:r>
        <w:rPr>
          <w:rFonts w:ascii="Georgia" w:eastAsia="Georgia" w:hAnsi="Georgia"/>
          <w:b/>
          <w:sz w:val="24"/>
        </w:rPr>
        <w:t>3.5</w:t>
      </w:r>
      <w:r>
        <w:rPr>
          <w:rFonts w:ascii="Georgia" w:eastAsia="Georgia" w:hAnsi="Georgia"/>
          <w:b/>
          <w:spacing w:val="3"/>
          <w:sz w:val="24"/>
        </w:rPr>
        <w:t xml:space="preserve"> </w:t>
      </w:r>
      <w:r>
        <w:rPr>
          <w:rFonts w:ascii="Georgia" w:eastAsia="Georgia" w:hAnsi="Georgia"/>
          <w:b/>
          <w:sz w:val="24"/>
        </w:rPr>
        <w:t>–</w:t>
      </w:r>
      <w:r>
        <w:rPr>
          <w:rFonts w:ascii="Georgia" w:eastAsia="Georgia" w:hAnsi="Georgia"/>
          <w:b/>
          <w:spacing w:val="2"/>
          <w:sz w:val="24"/>
        </w:rPr>
        <w:t xml:space="preserve"> </w:t>
      </w:r>
      <w:r>
        <w:rPr>
          <w:sz w:val="24"/>
        </w:rPr>
        <w:t xml:space="preserve">Scores </w:t>
      </w:r>
      <w:r>
        <w:rPr>
          <w:sz w:val="24"/>
        </w:rPr>
        <w:t>𝜞</w:t>
      </w:r>
      <w:r>
        <w:rPr>
          <w:sz w:val="24"/>
          <w:vertAlign w:val="subscript"/>
        </w:rPr>
        <w:t>1</w:t>
      </w:r>
      <w:r>
        <w:rPr>
          <w:spacing w:val="7"/>
          <w:sz w:val="24"/>
        </w:rPr>
        <w:t xml:space="preserve"> </w:t>
      </w:r>
      <w:r>
        <w:rPr>
          <w:sz w:val="24"/>
        </w:rPr>
        <w:t xml:space="preserve">avec </w:t>
      </w:r>
      <w:proofErr w:type="spellStart"/>
      <w:r>
        <w:rPr>
          <w:spacing w:val="-2"/>
          <w:sz w:val="24"/>
        </w:rPr>
        <w:t>préci</w:t>
      </w:r>
      <w:proofErr w:type="spellEnd"/>
      <w:r>
        <w:rPr>
          <w:spacing w:val="-2"/>
          <w:sz w:val="24"/>
        </w:rPr>
        <w:t>-</w:t>
      </w:r>
    </w:p>
    <w:p w14:paraId="2192AEE0" w14:textId="77777777" w:rsidR="00C91026" w:rsidRDefault="00A75B0C">
      <w:pPr>
        <w:pStyle w:val="Corpsdetexte"/>
        <w:spacing w:before="13" w:line="252" w:lineRule="auto"/>
        <w:ind w:left="1650"/>
      </w:pPr>
      <w:proofErr w:type="spellStart"/>
      <w:r>
        <w:rPr>
          <w:w w:val="105"/>
        </w:rPr>
        <w:t>sion</w:t>
      </w:r>
      <w:proofErr w:type="spellEnd"/>
      <w:r>
        <w:rPr>
          <w:spacing w:val="40"/>
          <w:w w:val="105"/>
        </w:rPr>
        <w:t xml:space="preserve"> </w:t>
      </w:r>
      <w:r>
        <w:rPr>
          <w:w w:val="105"/>
        </w:rPr>
        <w:t>et</w:t>
      </w:r>
      <w:r>
        <w:rPr>
          <w:spacing w:val="40"/>
          <w:w w:val="105"/>
        </w:rPr>
        <w:t xml:space="preserve"> </w:t>
      </w:r>
      <w:r>
        <w:rPr>
          <w:w w:val="105"/>
        </w:rPr>
        <w:t>rappel</w:t>
      </w:r>
      <w:r>
        <w:rPr>
          <w:spacing w:val="40"/>
          <w:w w:val="105"/>
        </w:rPr>
        <w:t xml:space="preserve"> </w:t>
      </w:r>
      <w:r>
        <w:rPr>
          <w:w w:val="105"/>
        </w:rPr>
        <w:t>pour chaque modèle.</w:t>
      </w:r>
    </w:p>
    <w:p w14:paraId="134B820C" w14:textId="77777777" w:rsidR="00C91026" w:rsidRDefault="00A75B0C">
      <w:pPr>
        <w:spacing w:before="20"/>
        <w:rPr>
          <w:sz w:val="24"/>
        </w:rPr>
      </w:pPr>
      <w:r>
        <w:br w:type="column"/>
      </w:r>
    </w:p>
    <w:p w14:paraId="52C8C273" w14:textId="77777777" w:rsidR="00C91026" w:rsidRDefault="00A75B0C">
      <w:pPr>
        <w:pStyle w:val="Corpsdetexte"/>
        <w:spacing w:before="1" w:line="249" w:lineRule="auto"/>
        <w:ind w:left="1650" w:right="243" w:hanging="1509"/>
      </w:pPr>
      <w:r>
        <w:rPr>
          <w:rFonts w:ascii="Georgia" w:hAnsi="Georgia"/>
          <w:b/>
        </w:rPr>
        <w:t xml:space="preserve">Figure 3.6 – </w:t>
      </w:r>
      <w:r>
        <w:t xml:space="preserve">Matrice de corrélations des proba- </w:t>
      </w:r>
      <w:proofErr w:type="spellStart"/>
      <w:r>
        <w:t>bilités</w:t>
      </w:r>
      <w:proofErr w:type="spellEnd"/>
      <w:r>
        <w:t xml:space="preserve"> de traits.</w:t>
      </w:r>
    </w:p>
    <w:p w14:paraId="7AD8A98A" w14:textId="77777777" w:rsidR="00C91026" w:rsidRDefault="00C91026">
      <w:pPr>
        <w:pStyle w:val="Corpsdetexte"/>
        <w:spacing w:line="249" w:lineRule="auto"/>
        <w:sectPr w:rsidR="00C91026">
          <w:type w:val="continuous"/>
          <w:pgSz w:w="11910" w:h="16840"/>
          <w:pgMar w:top="1920" w:right="1133" w:bottom="280" w:left="1275" w:header="0" w:footer="889" w:gutter="0"/>
          <w:cols w:num="2" w:space="720" w:equalWidth="0">
            <w:col w:w="3850" w:space="232"/>
            <w:col w:w="5420"/>
          </w:cols>
        </w:sectPr>
      </w:pPr>
    </w:p>
    <w:p w14:paraId="64ED0552" w14:textId="77777777" w:rsidR="00C91026" w:rsidRDefault="00C91026">
      <w:pPr>
        <w:pStyle w:val="Corpsdetexte"/>
        <w:spacing w:before="7"/>
        <w:rPr>
          <w:sz w:val="8"/>
        </w:rPr>
      </w:pPr>
    </w:p>
    <w:p w14:paraId="73F21418" w14:textId="77777777" w:rsidR="00C91026" w:rsidRDefault="00A75B0C">
      <w:pPr>
        <w:tabs>
          <w:tab w:val="left" w:pos="4252"/>
        </w:tabs>
        <w:ind w:left="297"/>
        <w:rPr>
          <w:position w:val="10"/>
          <w:sz w:val="20"/>
        </w:rPr>
      </w:pPr>
      <w:r>
        <w:rPr>
          <w:noProof/>
          <w:sz w:val="20"/>
        </w:rPr>
        <w:drawing>
          <wp:inline distT="0" distB="0" distL="0" distR="0" wp14:anchorId="36ADB112" wp14:editId="406ECFF0">
            <wp:extent cx="2077974" cy="252602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2077974" cy="2526029"/>
                    </a:xfrm>
                    <a:prstGeom prst="rect">
                      <a:avLst/>
                    </a:prstGeom>
                  </pic:spPr>
                </pic:pic>
              </a:graphicData>
            </a:graphic>
          </wp:inline>
        </w:drawing>
      </w:r>
      <w:r>
        <w:rPr>
          <w:sz w:val="20"/>
        </w:rPr>
        <w:tab/>
      </w:r>
      <w:r>
        <w:rPr>
          <w:noProof/>
          <w:position w:val="10"/>
          <w:sz w:val="20"/>
        </w:rPr>
        <w:drawing>
          <wp:inline distT="0" distB="0" distL="0" distR="0" wp14:anchorId="762C0034" wp14:editId="1110B8D0">
            <wp:extent cx="3095529" cy="259603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4" cstate="print"/>
                    <a:stretch>
                      <a:fillRect/>
                    </a:stretch>
                  </pic:blipFill>
                  <pic:spPr>
                    <a:xfrm>
                      <a:off x="0" y="0"/>
                      <a:ext cx="3095529" cy="2596038"/>
                    </a:xfrm>
                    <a:prstGeom prst="rect">
                      <a:avLst/>
                    </a:prstGeom>
                  </pic:spPr>
                </pic:pic>
              </a:graphicData>
            </a:graphic>
          </wp:inline>
        </w:drawing>
      </w:r>
    </w:p>
    <w:p w14:paraId="28F9DFD8" w14:textId="77777777" w:rsidR="00C91026" w:rsidRDefault="00C91026">
      <w:pPr>
        <w:rPr>
          <w:position w:val="10"/>
          <w:sz w:val="20"/>
        </w:rPr>
        <w:sectPr w:rsidR="00C91026">
          <w:type w:val="continuous"/>
          <w:pgSz w:w="11910" w:h="16840"/>
          <w:pgMar w:top="1920" w:right="1133" w:bottom="280" w:left="1275" w:header="0" w:footer="889" w:gutter="0"/>
          <w:cols w:space="720"/>
        </w:sectPr>
      </w:pPr>
    </w:p>
    <w:p w14:paraId="150D365E" w14:textId="77777777" w:rsidR="00C91026" w:rsidRDefault="00C91026">
      <w:pPr>
        <w:pStyle w:val="Corpsdetexte"/>
        <w:rPr>
          <w:sz w:val="49"/>
        </w:rPr>
      </w:pPr>
    </w:p>
    <w:p w14:paraId="36EB5FE8" w14:textId="77777777" w:rsidR="00C91026" w:rsidRDefault="00C91026">
      <w:pPr>
        <w:pStyle w:val="Corpsdetexte"/>
        <w:spacing w:before="71"/>
        <w:rPr>
          <w:sz w:val="49"/>
        </w:rPr>
      </w:pPr>
    </w:p>
    <w:p w14:paraId="7ECB241D" w14:textId="77777777" w:rsidR="00C91026" w:rsidRDefault="00A75B0C">
      <w:pPr>
        <w:ind w:left="142"/>
        <w:rPr>
          <w:rFonts w:ascii="Georgia"/>
          <w:b/>
          <w:sz w:val="49"/>
        </w:rPr>
      </w:pPr>
      <w:bookmarkStart w:id="65" w:name="Comment_les_services_publics_génèrent_de"/>
      <w:bookmarkStart w:id="66" w:name="_bookmark24"/>
      <w:bookmarkEnd w:id="65"/>
      <w:bookmarkEnd w:id="66"/>
      <w:r>
        <w:rPr>
          <w:rFonts w:ascii="Georgia"/>
          <w:b/>
          <w:spacing w:val="-2"/>
          <w:sz w:val="49"/>
        </w:rPr>
        <w:t>Chapitre</w:t>
      </w:r>
      <w:r>
        <w:rPr>
          <w:rFonts w:ascii="Georgia"/>
          <w:b/>
          <w:spacing w:val="10"/>
          <w:sz w:val="49"/>
        </w:rPr>
        <w:t xml:space="preserve"> </w:t>
      </w:r>
      <w:r>
        <w:rPr>
          <w:rFonts w:ascii="Georgia"/>
          <w:b/>
          <w:spacing w:val="-10"/>
          <w:sz w:val="49"/>
        </w:rPr>
        <w:t>4</w:t>
      </w:r>
    </w:p>
    <w:p w14:paraId="52356EC2" w14:textId="77777777" w:rsidR="00C91026" w:rsidRDefault="00C91026">
      <w:pPr>
        <w:pStyle w:val="Corpsdetexte"/>
        <w:spacing w:before="218"/>
        <w:rPr>
          <w:rFonts w:ascii="Georgia"/>
          <w:b/>
          <w:sz w:val="49"/>
        </w:rPr>
      </w:pPr>
    </w:p>
    <w:p w14:paraId="66E6FCD7" w14:textId="77777777" w:rsidR="00C91026" w:rsidRDefault="00A75B0C">
      <w:pPr>
        <w:spacing w:before="1" w:line="319" w:lineRule="auto"/>
        <w:ind w:left="142" w:right="1876"/>
        <w:rPr>
          <w:rFonts w:ascii="Georgia" w:hAnsi="Georgia"/>
          <w:b/>
          <w:sz w:val="49"/>
        </w:rPr>
      </w:pPr>
      <w:r>
        <w:rPr>
          <w:rFonts w:ascii="Georgia" w:hAnsi="Georgia"/>
          <w:b/>
          <w:spacing w:val="-2"/>
          <w:sz w:val="49"/>
        </w:rPr>
        <w:t>Comment</w:t>
      </w:r>
      <w:r>
        <w:rPr>
          <w:rFonts w:ascii="Georgia" w:hAnsi="Georgia"/>
          <w:b/>
          <w:spacing w:val="-4"/>
          <w:sz w:val="49"/>
        </w:rPr>
        <w:t xml:space="preserve"> </w:t>
      </w:r>
      <w:r>
        <w:rPr>
          <w:rFonts w:ascii="Georgia" w:hAnsi="Georgia"/>
          <w:b/>
          <w:spacing w:val="-2"/>
          <w:sz w:val="49"/>
        </w:rPr>
        <w:t>les</w:t>
      </w:r>
      <w:r>
        <w:rPr>
          <w:rFonts w:ascii="Georgia" w:hAnsi="Georgia"/>
          <w:b/>
          <w:spacing w:val="-4"/>
          <w:sz w:val="49"/>
        </w:rPr>
        <w:t xml:space="preserve"> </w:t>
      </w:r>
      <w:r>
        <w:rPr>
          <w:rFonts w:ascii="Georgia" w:hAnsi="Georgia"/>
          <w:b/>
          <w:spacing w:val="-2"/>
          <w:sz w:val="49"/>
        </w:rPr>
        <w:t>services</w:t>
      </w:r>
      <w:r>
        <w:rPr>
          <w:rFonts w:ascii="Georgia" w:hAnsi="Georgia"/>
          <w:b/>
          <w:spacing w:val="-4"/>
          <w:sz w:val="49"/>
        </w:rPr>
        <w:t xml:space="preserve"> </w:t>
      </w:r>
      <w:r>
        <w:rPr>
          <w:rFonts w:ascii="Georgia" w:hAnsi="Georgia"/>
          <w:b/>
          <w:spacing w:val="-2"/>
          <w:sz w:val="49"/>
        </w:rPr>
        <w:t xml:space="preserve">publics </w:t>
      </w:r>
      <w:r>
        <w:rPr>
          <w:rFonts w:ascii="Georgia" w:hAnsi="Georgia"/>
          <w:b/>
          <w:spacing w:val="-12"/>
          <w:sz w:val="49"/>
        </w:rPr>
        <w:t>génèrent</w:t>
      </w:r>
      <w:r>
        <w:rPr>
          <w:rFonts w:ascii="Georgia" w:hAnsi="Georgia"/>
          <w:b/>
          <w:spacing w:val="-4"/>
          <w:sz w:val="49"/>
        </w:rPr>
        <w:t xml:space="preserve"> </w:t>
      </w:r>
      <w:r>
        <w:rPr>
          <w:rFonts w:ascii="Georgia" w:hAnsi="Georgia"/>
          <w:b/>
          <w:spacing w:val="-12"/>
          <w:sz w:val="49"/>
        </w:rPr>
        <w:t>des</w:t>
      </w:r>
      <w:r>
        <w:rPr>
          <w:rFonts w:ascii="Georgia" w:hAnsi="Georgia"/>
          <w:b/>
          <w:spacing w:val="-4"/>
          <w:sz w:val="49"/>
        </w:rPr>
        <w:t xml:space="preserve"> </w:t>
      </w:r>
      <w:r>
        <w:rPr>
          <w:rFonts w:ascii="Georgia" w:hAnsi="Georgia"/>
          <w:b/>
          <w:spacing w:val="-12"/>
          <w:sz w:val="49"/>
        </w:rPr>
        <w:t>émotions</w:t>
      </w:r>
      <w:r>
        <w:rPr>
          <w:rFonts w:ascii="Georgia" w:hAnsi="Georgia"/>
          <w:b/>
          <w:spacing w:val="-4"/>
          <w:sz w:val="49"/>
        </w:rPr>
        <w:t xml:space="preserve"> </w:t>
      </w:r>
      <w:r>
        <w:rPr>
          <w:rFonts w:ascii="Georgia" w:hAnsi="Georgia"/>
          <w:b/>
          <w:spacing w:val="-12"/>
          <w:sz w:val="49"/>
        </w:rPr>
        <w:t>chez</w:t>
      </w:r>
      <w:r>
        <w:rPr>
          <w:rFonts w:ascii="Georgia" w:hAnsi="Georgia"/>
          <w:b/>
          <w:spacing w:val="-4"/>
          <w:sz w:val="49"/>
        </w:rPr>
        <w:t xml:space="preserve"> </w:t>
      </w:r>
      <w:r>
        <w:rPr>
          <w:rFonts w:ascii="Georgia" w:hAnsi="Georgia"/>
          <w:b/>
          <w:spacing w:val="-12"/>
          <w:sz w:val="49"/>
        </w:rPr>
        <w:t xml:space="preserve">les </w:t>
      </w:r>
      <w:r>
        <w:rPr>
          <w:rFonts w:ascii="Georgia" w:hAnsi="Georgia"/>
          <w:b/>
          <w:spacing w:val="-2"/>
          <w:sz w:val="49"/>
        </w:rPr>
        <w:t>usagers</w:t>
      </w:r>
    </w:p>
    <w:p w14:paraId="467EA151" w14:textId="77777777" w:rsidR="00C91026" w:rsidRDefault="00C91026">
      <w:pPr>
        <w:pStyle w:val="Corpsdetexte"/>
        <w:spacing w:before="375"/>
        <w:rPr>
          <w:rFonts w:ascii="Georgia"/>
          <w:b/>
          <w:sz w:val="49"/>
        </w:rPr>
      </w:pPr>
    </w:p>
    <w:p w14:paraId="02FF78C5" w14:textId="77777777" w:rsidR="00C91026" w:rsidRDefault="00A75B0C">
      <w:pPr>
        <w:pStyle w:val="Titre1"/>
        <w:numPr>
          <w:ilvl w:val="1"/>
          <w:numId w:val="1"/>
        </w:numPr>
        <w:tabs>
          <w:tab w:val="left" w:pos="982"/>
        </w:tabs>
      </w:pPr>
      <w:bookmarkStart w:id="67" w:name="Les_différents_profils_émotionnels_des_u"/>
      <w:bookmarkStart w:id="68" w:name="_bookmark25"/>
      <w:bookmarkEnd w:id="67"/>
      <w:bookmarkEnd w:id="68"/>
      <w:r>
        <w:rPr>
          <w:w w:val="90"/>
        </w:rPr>
        <w:t>Les</w:t>
      </w:r>
      <w:r>
        <w:rPr>
          <w:spacing w:val="55"/>
        </w:rPr>
        <w:t xml:space="preserve"> </w:t>
      </w:r>
      <w:r>
        <w:rPr>
          <w:w w:val="90"/>
        </w:rPr>
        <w:t>différents</w:t>
      </w:r>
      <w:r>
        <w:rPr>
          <w:spacing w:val="56"/>
        </w:rPr>
        <w:t xml:space="preserve"> </w:t>
      </w:r>
      <w:r>
        <w:rPr>
          <w:w w:val="90"/>
        </w:rPr>
        <w:t>profils</w:t>
      </w:r>
      <w:r>
        <w:rPr>
          <w:spacing w:val="56"/>
        </w:rPr>
        <w:t xml:space="preserve"> </w:t>
      </w:r>
      <w:r>
        <w:rPr>
          <w:w w:val="90"/>
        </w:rPr>
        <w:t>émotionnels</w:t>
      </w:r>
      <w:r>
        <w:rPr>
          <w:spacing w:val="56"/>
        </w:rPr>
        <w:t xml:space="preserve"> </w:t>
      </w:r>
      <w:r>
        <w:rPr>
          <w:w w:val="90"/>
        </w:rPr>
        <w:t>des</w:t>
      </w:r>
      <w:r>
        <w:rPr>
          <w:spacing w:val="56"/>
        </w:rPr>
        <w:t xml:space="preserve"> </w:t>
      </w:r>
      <w:r>
        <w:rPr>
          <w:spacing w:val="-2"/>
          <w:w w:val="90"/>
        </w:rPr>
        <w:t>usagers</w:t>
      </w:r>
    </w:p>
    <w:p w14:paraId="1DC8D6F7" w14:textId="77777777" w:rsidR="00C91026" w:rsidRDefault="00C91026">
      <w:pPr>
        <w:pStyle w:val="Corpsdetexte"/>
        <w:spacing w:before="199"/>
        <w:rPr>
          <w:rFonts w:ascii="Georgia"/>
          <w:b/>
          <w:sz w:val="34"/>
        </w:rPr>
      </w:pPr>
    </w:p>
    <w:p w14:paraId="3CEB7A74" w14:textId="77777777" w:rsidR="00C91026" w:rsidRDefault="00A75B0C">
      <w:pPr>
        <w:pStyle w:val="Titre1"/>
        <w:numPr>
          <w:ilvl w:val="1"/>
          <w:numId w:val="1"/>
        </w:numPr>
        <w:tabs>
          <w:tab w:val="left" w:pos="982"/>
        </w:tabs>
      </w:pPr>
      <w:bookmarkStart w:id="69" w:name="Les_services"/>
      <w:bookmarkStart w:id="70" w:name="_bookmark26"/>
      <w:bookmarkEnd w:id="69"/>
      <w:bookmarkEnd w:id="70"/>
      <w:r>
        <w:t>Les</w:t>
      </w:r>
      <w:r>
        <w:rPr>
          <w:spacing w:val="-1"/>
        </w:rPr>
        <w:t xml:space="preserve"> </w:t>
      </w:r>
      <w:r>
        <w:rPr>
          <w:spacing w:val="-2"/>
        </w:rPr>
        <w:t>services</w:t>
      </w:r>
    </w:p>
    <w:p w14:paraId="30C591E1" w14:textId="77777777" w:rsidR="00C91026" w:rsidRDefault="00C91026">
      <w:pPr>
        <w:pStyle w:val="Corpsdetexte"/>
        <w:spacing w:before="200"/>
        <w:rPr>
          <w:rFonts w:ascii="Georgia"/>
          <w:b/>
          <w:sz w:val="34"/>
        </w:rPr>
      </w:pPr>
    </w:p>
    <w:p w14:paraId="267A2122" w14:textId="77777777" w:rsidR="00C91026" w:rsidRDefault="00A75B0C">
      <w:pPr>
        <w:pStyle w:val="Titre1"/>
        <w:numPr>
          <w:ilvl w:val="1"/>
          <w:numId w:val="1"/>
        </w:numPr>
        <w:tabs>
          <w:tab w:val="left" w:pos="982"/>
        </w:tabs>
      </w:pPr>
      <w:bookmarkStart w:id="71" w:name="Les_sujets"/>
      <w:bookmarkStart w:id="72" w:name="_bookmark27"/>
      <w:bookmarkEnd w:id="71"/>
      <w:bookmarkEnd w:id="72"/>
      <w:r>
        <w:t>Les</w:t>
      </w:r>
      <w:r>
        <w:rPr>
          <w:spacing w:val="-1"/>
        </w:rPr>
        <w:t xml:space="preserve"> </w:t>
      </w:r>
      <w:r>
        <w:rPr>
          <w:spacing w:val="-2"/>
        </w:rPr>
        <w:t>sujets</w:t>
      </w:r>
    </w:p>
    <w:p w14:paraId="3655D843" w14:textId="77777777" w:rsidR="00C91026" w:rsidRDefault="00C91026">
      <w:pPr>
        <w:pStyle w:val="Corpsdetexte"/>
        <w:spacing w:before="200"/>
        <w:rPr>
          <w:rFonts w:ascii="Georgia"/>
          <w:b/>
          <w:sz w:val="34"/>
        </w:rPr>
      </w:pPr>
    </w:p>
    <w:p w14:paraId="1656640D" w14:textId="77777777" w:rsidR="00C91026" w:rsidRDefault="00A75B0C">
      <w:pPr>
        <w:pStyle w:val="Titre1"/>
        <w:numPr>
          <w:ilvl w:val="1"/>
          <w:numId w:val="1"/>
        </w:numPr>
        <w:tabs>
          <w:tab w:val="left" w:pos="982"/>
        </w:tabs>
      </w:pPr>
      <w:bookmarkStart w:id="73" w:name="Les_problèmes"/>
      <w:bookmarkStart w:id="74" w:name="_bookmark28"/>
      <w:bookmarkEnd w:id="73"/>
      <w:bookmarkEnd w:id="74"/>
      <w:r>
        <w:t>Les</w:t>
      </w:r>
      <w:r>
        <w:rPr>
          <w:spacing w:val="-1"/>
        </w:rPr>
        <w:t xml:space="preserve"> </w:t>
      </w:r>
      <w:r>
        <w:rPr>
          <w:spacing w:val="-2"/>
        </w:rPr>
        <w:t>problèmes</w:t>
      </w:r>
    </w:p>
    <w:p w14:paraId="0B48F4CF" w14:textId="77777777" w:rsidR="00C91026" w:rsidRDefault="00C91026">
      <w:pPr>
        <w:pStyle w:val="Titre1"/>
        <w:sectPr w:rsidR="00C91026">
          <w:pgSz w:w="11910" w:h="16840"/>
          <w:pgMar w:top="1920" w:right="1133" w:bottom="1080" w:left="1275" w:header="0" w:footer="889" w:gutter="0"/>
          <w:cols w:space="720"/>
        </w:sectPr>
      </w:pPr>
    </w:p>
    <w:p w14:paraId="08E45184" w14:textId="77777777" w:rsidR="00C91026" w:rsidRDefault="00C91026">
      <w:pPr>
        <w:pStyle w:val="Corpsdetexte"/>
        <w:rPr>
          <w:rFonts w:ascii="Georgia"/>
          <w:b/>
          <w:sz w:val="49"/>
        </w:rPr>
      </w:pPr>
    </w:p>
    <w:p w14:paraId="3A17DDCA" w14:textId="77777777" w:rsidR="00C91026" w:rsidRDefault="00C91026">
      <w:pPr>
        <w:pStyle w:val="Corpsdetexte"/>
        <w:spacing w:before="85"/>
        <w:rPr>
          <w:rFonts w:ascii="Georgia"/>
          <w:b/>
          <w:sz w:val="49"/>
        </w:rPr>
      </w:pPr>
    </w:p>
    <w:p w14:paraId="40A467FF" w14:textId="77777777" w:rsidR="00C91026" w:rsidRDefault="00A75B0C">
      <w:pPr>
        <w:ind w:left="142"/>
        <w:rPr>
          <w:rFonts w:ascii="Georgia"/>
          <w:b/>
          <w:sz w:val="49"/>
        </w:rPr>
      </w:pPr>
      <w:bookmarkStart w:id="75" w:name="L'expression_des_émotions_:_le_rôle_que_"/>
      <w:bookmarkStart w:id="76" w:name="_bookmark29"/>
      <w:bookmarkEnd w:id="75"/>
      <w:bookmarkEnd w:id="76"/>
      <w:r>
        <w:rPr>
          <w:rFonts w:ascii="Georgia"/>
          <w:b/>
          <w:spacing w:val="-2"/>
          <w:sz w:val="49"/>
        </w:rPr>
        <w:t>Chapitre</w:t>
      </w:r>
      <w:r>
        <w:rPr>
          <w:rFonts w:ascii="Georgia"/>
          <w:b/>
          <w:spacing w:val="10"/>
          <w:sz w:val="49"/>
        </w:rPr>
        <w:t xml:space="preserve"> </w:t>
      </w:r>
      <w:r>
        <w:rPr>
          <w:rFonts w:ascii="Georgia"/>
          <w:b/>
          <w:spacing w:val="-10"/>
          <w:sz w:val="49"/>
        </w:rPr>
        <w:t>5</w:t>
      </w:r>
    </w:p>
    <w:p w14:paraId="7E3684C3" w14:textId="77777777" w:rsidR="00C91026" w:rsidRDefault="00C91026">
      <w:pPr>
        <w:pStyle w:val="Corpsdetexte"/>
        <w:spacing w:before="218"/>
        <w:rPr>
          <w:rFonts w:ascii="Georgia"/>
          <w:b/>
          <w:sz w:val="49"/>
        </w:rPr>
      </w:pPr>
    </w:p>
    <w:p w14:paraId="0C9038F6" w14:textId="77777777" w:rsidR="00C91026" w:rsidRDefault="00A75B0C">
      <w:pPr>
        <w:spacing w:line="319" w:lineRule="auto"/>
        <w:ind w:left="142" w:right="961"/>
        <w:rPr>
          <w:rFonts w:ascii="Georgia" w:hAnsi="Georgia"/>
          <w:b/>
          <w:sz w:val="49"/>
        </w:rPr>
      </w:pPr>
      <w:r>
        <w:rPr>
          <w:rFonts w:ascii="Georgia" w:hAnsi="Georgia"/>
          <w:b/>
          <w:spacing w:val="-10"/>
          <w:sz w:val="49"/>
        </w:rPr>
        <w:t>L’expression</w:t>
      </w:r>
      <w:r>
        <w:rPr>
          <w:rFonts w:ascii="Georgia" w:hAnsi="Georgia"/>
          <w:b/>
          <w:spacing w:val="-4"/>
          <w:sz w:val="49"/>
        </w:rPr>
        <w:t xml:space="preserve"> </w:t>
      </w:r>
      <w:r>
        <w:rPr>
          <w:rFonts w:ascii="Georgia" w:hAnsi="Georgia"/>
          <w:b/>
          <w:spacing w:val="-10"/>
          <w:sz w:val="49"/>
        </w:rPr>
        <w:t>des</w:t>
      </w:r>
      <w:r>
        <w:rPr>
          <w:rFonts w:ascii="Georgia" w:hAnsi="Georgia"/>
          <w:b/>
          <w:spacing w:val="-4"/>
          <w:sz w:val="49"/>
        </w:rPr>
        <w:t xml:space="preserve"> </w:t>
      </w:r>
      <w:r>
        <w:rPr>
          <w:rFonts w:ascii="Georgia" w:hAnsi="Georgia"/>
          <w:b/>
          <w:spacing w:val="-10"/>
          <w:sz w:val="49"/>
        </w:rPr>
        <w:t>émotions</w:t>
      </w:r>
      <w:r>
        <w:rPr>
          <w:rFonts w:ascii="Georgia" w:hAnsi="Georgia"/>
          <w:b/>
          <w:spacing w:val="-4"/>
          <w:sz w:val="49"/>
        </w:rPr>
        <w:t xml:space="preserve"> </w:t>
      </w:r>
      <w:r>
        <w:rPr>
          <w:rFonts w:ascii="Georgia" w:hAnsi="Georgia"/>
          <w:b/>
          <w:spacing w:val="-10"/>
          <w:sz w:val="49"/>
        </w:rPr>
        <w:t>:</w:t>
      </w:r>
      <w:r>
        <w:rPr>
          <w:rFonts w:ascii="Georgia" w:hAnsi="Georgia"/>
          <w:b/>
          <w:spacing w:val="-4"/>
          <w:sz w:val="49"/>
        </w:rPr>
        <w:t xml:space="preserve"> </w:t>
      </w:r>
      <w:r>
        <w:rPr>
          <w:rFonts w:ascii="Georgia" w:hAnsi="Georgia"/>
          <w:b/>
          <w:spacing w:val="-10"/>
          <w:sz w:val="49"/>
        </w:rPr>
        <w:t>le</w:t>
      </w:r>
      <w:r>
        <w:rPr>
          <w:rFonts w:ascii="Georgia" w:hAnsi="Georgia"/>
          <w:b/>
          <w:spacing w:val="-4"/>
          <w:sz w:val="49"/>
        </w:rPr>
        <w:t xml:space="preserve"> </w:t>
      </w:r>
      <w:r>
        <w:rPr>
          <w:rFonts w:ascii="Georgia" w:hAnsi="Georgia"/>
          <w:b/>
          <w:spacing w:val="-10"/>
          <w:sz w:val="49"/>
        </w:rPr>
        <w:t xml:space="preserve">rôle </w:t>
      </w:r>
      <w:r>
        <w:rPr>
          <w:rFonts w:ascii="Georgia" w:hAnsi="Georgia"/>
          <w:b/>
          <w:spacing w:val="-2"/>
          <w:sz w:val="49"/>
        </w:rPr>
        <w:t>que</w:t>
      </w:r>
      <w:r>
        <w:rPr>
          <w:rFonts w:ascii="Georgia" w:hAnsi="Georgia"/>
          <w:b/>
          <w:spacing w:val="-4"/>
          <w:sz w:val="49"/>
        </w:rPr>
        <w:t xml:space="preserve"> </w:t>
      </w:r>
      <w:r>
        <w:rPr>
          <w:rFonts w:ascii="Georgia" w:hAnsi="Georgia"/>
          <w:b/>
          <w:spacing w:val="-2"/>
          <w:sz w:val="49"/>
        </w:rPr>
        <w:t>l’on</w:t>
      </w:r>
      <w:r>
        <w:rPr>
          <w:rFonts w:ascii="Georgia" w:hAnsi="Georgia"/>
          <w:b/>
          <w:spacing w:val="-4"/>
          <w:sz w:val="49"/>
        </w:rPr>
        <w:t xml:space="preserve"> </w:t>
      </w:r>
      <w:r>
        <w:rPr>
          <w:rFonts w:ascii="Georgia" w:hAnsi="Georgia"/>
          <w:b/>
          <w:spacing w:val="-2"/>
          <w:sz w:val="49"/>
        </w:rPr>
        <w:t>se</w:t>
      </w:r>
      <w:r>
        <w:rPr>
          <w:rFonts w:ascii="Georgia" w:hAnsi="Georgia"/>
          <w:b/>
          <w:spacing w:val="-4"/>
          <w:sz w:val="49"/>
        </w:rPr>
        <w:t xml:space="preserve"> </w:t>
      </w:r>
      <w:r>
        <w:rPr>
          <w:rFonts w:ascii="Georgia" w:hAnsi="Georgia"/>
          <w:b/>
          <w:spacing w:val="-2"/>
          <w:sz w:val="49"/>
        </w:rPr>
        <w:t>donne</w:t>
      </w:r>
      <w:r>
        <w:rPr>
          <w:rFonts w:ascii="Georgia" w:hAnsi="Georgia"/>
          <w:b/>
          <w:spacing w:val="-4"/>
          <w:sz w:val="49"/>
        </w:rPr>
        <w:t xml:space="preserve"> </w:t>
      </w:r>
      <w:r>
        <w:rPr>
          <w:rFonts w:ascii="Georgia" w:hAnsi="Georgia"/>
          <w:b/>
          <w:spacing w:val="-2"/>
          <w:sz w:val="49"/>
        </w:rPr>
        <w:t>(temporaire)</w:t>
      </w:r>
    </w:p>
    <w:p w14:paraId="13E5DC1C" w14:textId="77777777" w:rsidR="00C91026" w:rsidRDefault="00C91026">
      <w:pPr>
        <w:spacing w:line="319" w:lineRule="auto"/>
        <w:rPr>
          <w:rFonts w:ascii="Georgia" w:hAnsi="Georgia"/>
          <w:b/>
          <w:sz w:val="49"/>
        </w:rPr>
        <w:sectPr w:rsidR="00C91026">
          <w:pgSz w:w="11910" w:h="16840"/>
          <w:pgMar w:top="1920" w:right="1133" w:bottom="1080" w:left="1275" w:header="0" w:footer="889" w:gutter="0"/>
          <w:cols w:space="720"/>
        </w:sectPr>
      </w:pPr>
    </w:p>
    <w:p w14:paraId="7439CE20" w14:textId="77777777" w:rsidR="00C91026" w:rsidRDefault="00C91026">
      <w:pPr>
        <w:pStyle w:val="Corpsdetexte"/>
        <w:rPr>
          <w:rFonts w:ascii="Georgia"/>
          <w:b/>
          <w:sz w:val="49"/>
        </w:rPr>
      </w:pPr>
    </w:p>
    <w:p w14:paraId="68A5850D" w14:textId="77777777" w:rsidR="00C91026" w:rsidRDefault="00C91026">
      <w:pPr>
        <w:pStyle w:val="Corpsdetexte"/>
        <w:spacing w:before="85"/>
        <w:rPr>
          <w:rFonts w:ascii="Georgia"/>
          <w:b/>
          <w:sz w:val="49"/>
        </w:rPr>
      </w:pPr>
    </w:p>
    <w:p w14:paraId="30EE456D" w14:textId="77777777" w:rsidR="00C91026" w:rsidRDefault="00A75B0C">
      <w:pPr>
        <w:ind w:left="142"/>
        <w:rPr>
          <w:rFonts w:ascii="Georgia"/>
          <w:b/>
          <w:sz w:val="49"/>
        </w:rPr>
      </w:pPr>
      <w:bookmarkStart w:id="77" w:name="L'importance_de_l'injustice_:_acquis_vs_"/>
      <w:bookmarkStart w:id="78" w:name="_bookmark30"/>
      <w:bookmarkEnd w:id="77"/>
      <w:bookmarkEnd w:id="78"/>
      <w:r>
        <w:rPr>
          <w:rFonts w:ascii="Georgia"/>
          <w:b/>
          <w:spacing w:val="-2"/>
          <w:sz w:val="49"/>
        </w:rPr>
        <w:t>Chapitre</w:t>
      </w:r>
      <w:r>
        <w:rPr>
          <w:rFonts w:ascii="Georgia"/>
          <w:b/>
          <w:spacing w:val="10"/>
          <w:sz w:val="49"/>
        </w:rPr>
        <w:t xml:space="preserve"> </w:t>
      </w:r>
      <w:r>
        <w:rPr>
          <w:rFonts w:ascii="Georgia"/>
          <w:b/>
          <w:spacing w:val="-10"/>
          <w:sz w:val="49"/>
        </w:rPr>
        <w:t>6</w:t>
      </w:r>
    </w:p>
    <w:p w14:paraId="3FEA2A2F" w14:textId="77777777" w:rsidR="00C91026" w:rsidRDefault="00C91026">
      <w:pPr>
        <w:pStyle w:val="Corpsdetexte"/>
        <w:spacing w:before="218"/>
        <w:rPr>
          <w:rFonts w:ascii="Georgia"/>
          <w:b/>
          <w:sz w:val="49"/>
        </w:rPr>
      </w:pPr>
    </w:p>
    <w:p w14:paraId="156120C6" w14:textId="77777777" w:rsidR="00C91026" w:rsidRDefault="00A75B0C">
      <w:pPr>
        <w:spacing w:line="319" w:lineRule="auto"/>
        <w:ind w:left="127" w:right="341" w:firstLine="14"/>
        <w:rPr>
          <w:rFonts w:ascii="Georgia" w:hAnsi="Georgia"/>
          <w:b/>
          <w:sz w:val="49"/>
        </w:rPr>
      </w:pPr>
      <w:r>
        <w:rPr>
          <w:rFonts w:ascii="Georgia" w:hAnsi="Georgia"/>
          <w:b/>
          <w:spacing w:val="-8"/>
          <w:sz w:val="49"/>
        </w:rPr>
        <w:t>L’importance</w:t>
      </w:r>
      <w:r>
        <w:rPr>
          <w:rFonts w:ascii="Georgia" w:hAnsi="Georgia"/>
          <w:b/>
          <w:sz w:val="49"/>
        </w:rPr>
        <w:t xml:space="preserve"> </w:t>
      </w:r>
      <w:r>
        <w:rPr>
          <w:rFonts w:ascii="Georgia" w:hAnsi="Georgia"/>
          <w:b/>
          <w:spacing w:val="-8"/>
          <w:sz w:val="49"/>
        </w:rPr>
        <w:t>de</w:t>
      </w:r>
      <w:r>
        <w:rPr>
          <w:rFonts w:ascii="Georgia" w:hAnsi="Georgia"/>
          <w:b/>
          <w:sz w:val="49"/>
        </w:rPr>
        <w:t xml:space="preserve"> </w:t>
      </w:r>
      <w:r>
        <w:rPr>
          <w:rFonts w:ascii="Georgia" w:hAnsi="Georgia"/>
          <w:b/>
          <w:spacing w:val="-8"/>
          <w:sz w:val="49"/>
        </w:rPr>
        <w:t>l’injustice</w:t>
      </w:r>
      <w:r>
        <w:rPr>
          <w:rFonts w:ascii="Georgia" w:hAnsi="Georgia"/>
          <w:b/>
          <w:sz w:val="49"/>
        </w:rPr>
        <w:t xml:space="preserve"> </w:t>
      </w:r>
      <w:r>
        <w:rPr>
          <w:rFonts w:ascii="Georgia" w:hAnsi="Georgia"/>
          <w:b/>
          <w:spacing w:val="-8"/>
          <w:sz w:val="49"/>
        </w:rPr>
        <w:t>:</w:t>
      </w:r>
      <w:r>
        <w:rPr>
          <w:rFonts w:ascii="Georgia" w:hAnsi="Georgia"/>
          <w:b/>
          <w:sz w:val="49"/>
        </w:rPr>
        <w:t xml:space="preserve"> </w:t>
      </w:r>
      <w:r>
        <w:rPr>
          <w:rFonts w:ascii="Georgia" w:hAnsi="Georgia"/>
          <w:b/>
          <w:spacing w:val="-8"/>
          <w:sz w:val="49"/>
        </w:rPr>
        <w:t xml:space="preserve">acquis </w:t>
      </w:r>
      <w:r>
        <w:rPr>
          <w:rFonts w:ascii="Georgia" w:hAnsi="Georgia"/>
          <w:b/>
          <w:sz w:val="49"/>
        </w:rPr>
        <w:t>vs demandes</w:t>
      </w:r>
    </w:p>
    <w:p w14:paraId="4A32FB49" w14:textId="77777777" w:rsidR="00C91026" w:rsidRDefault="00C91026">
      <w:pPr>
        <w:pStyle w:val="Corpsdetexte"/>
        <w:spacing w:before="276"/>
        <w:rPr>
          <w:rFonts w:ascii="Georgia"/>
          <w:b/>
          <w:sz w:val="49"/>
        </w:rPr>
      </w:pPr>
    </w:p>
    <w:p w14:paraId="20DEF191" w14:textId="77777777" w:rsidR="00C91026" w:rsidRDefault="00A75B0C">
      <w:pPr>
        <w:pStyle w:val="Corpsdetexte"/>
        <w:ind w:left="540"/>
      </w:pPr>
      <w:r>
        <w:rPr>
          <w:w w:val="105"/>
        </w:rPr>
        <w:t>Voir</w:t>
      </w:r>
      <w:r>
        <w:rPr>
          <w:spacing w:val="12"/>
          <w:w w:val="105"/>
        </w:rPr>
        <w:t xml:space="preserve"> </w:t>
      </w:r>
      <w:proofErr w:type="spellStart"/>
      <w:r>
        <w:rPr>
          <w:w w:val="105"/>
        </w:rPr>
        <w:t>Blodgett</w:t>
      </w:r>
      <w:proofErr w:type="spellEnd"/>
      <w:r>
        <w:rPr>
          <w:spacing w:val="12"/>
          <w:w w:val="105"/>
        </w:rPr>
        <w:t xml:space="preserve"> </w:t>
      </w:r>
      <w:r>
        <w:rPr>
          <w:w w:val="105"/>
        </w:rPr>
        <w:t>et</w:t>
      </w:r>
      <w:r>
        <w:rPr>
          <w:spacing w:val="13"/>
          <w:w w:val="105"/>
        </w:rPr>
        <w:t xml:space="preserve"> </w:t>
      </w:r>
      <w:r>
        <w:rPr>
          <w:w w:val="105"/>
        </w:rPr>
        <w:t>al.</w:t>
      </w:r>
      <w:r>
        <w:rPr>
          <w:spacing w:val="12"/>
          <w:w w:val="105"/>
        </w:rPr>
        <w:t xml:space="preserve"> </w:t>
      </w:r>
      <w:r>
        <w:rPr>
          <w:w w:val="105"/>
        </w:rPr>
        <w:t>(</w:t>
      </w:r>
      <w:hyperlink w:anchor="_bookmark41" w:history="1">
        <w:r>
          <w:rPr>
            <w:w w:val="105"/>
          </w:rPr>
          <w:t>1997</w:t>
        </w:r>
      </w:hyperlink>
      <w:r>
        <w:rPr>
          <w:w w:val="105"/>
        </w:rPr>
        <w:t>)</w:t>
      </w:r>
      <w:r>
        <w:rPr>
          <w:spacing w:val="12"/>
          <w:w w:val="105"/>
        </w:rPr>
        <w:t xml:space="preserve"> </w:t>
      </w:r>
      <w:r>
        <w:rPr>
          <w:w w:val="105"/>
        </w:rPr>
        <w:t>pour</w:t>
      </w:r>
      <w:r>
        <w:rPr>
          <w:spacing w:val="13"/>
          <w:w w:val="105"/>
        </w:rPr>
        <w:t xml:space="preserve"> </w:t>
      </w:r>
      <w:r>
        <w:rPr>
          <w:w w:val="105"/>
        </w:rPr>
        <w:t>justice</w:t>
      </w:r>
      <w:r>
        <w:rPr>
          <w:spacing w:val="12"/>
          <w:w w:val="105"/>
        </w:rPr>
        <w:t xml:space="preserve"> </w:t>
      </w:r>
      <w:r>
        <w:rPr>
          <w:w w:val="105"/>
        </w:rPr>
        <w:t>dans</w:t>
      </w:r>
      <w:r>
        <w:rPr>
          <w:spacing w:val="13"/>
          <w:w w:val="105"/>
        </w:rPr>
        <w:t xml:space="preserve"> </w:t>
      </w:r>
      <w:proofErr w:type="spellStart"/>
      <w:r>
        <w:rPr>
          <w:w w:val="105"/>
        </w:rPr>
        <w:t>reclamation</w:t>
      </w:r>
      <w:proofErr w:type="spellEnd"/>
      <w:r>
        <w:rPr>
          <w:spacing w:val="12"/>
          <w:w w:val="105"/>
        </w:rPr>
        <w:t xml:space="preserve"> </w:t>
      </w:r>
      <w:r>
        <w:rPr>
          <w:spacing w:val="-2"/>
          <w:w w:val="105"/>
        </w:rPr>
        <w:t>client</w:t>
      </w:r>
    </w:p>
    <w:p w14:paraId="23E61D8C" w14:textId="77777777" w:rsidR="00C91026" w:rsidRDefault="00A75B0C">
      <w:pPr>
        <w:pStyle w:val="Corpsdetexte"/>
        <w:spacing w:before="274" w:line="312" w:lineRule="auto"/>
        <w:ind w:left="142" w:firstLine="398"/>
        <w:rPr>
          <w:ins w:id="79" w:author="GUENOUN Marcel" w:date="2025-11-26T11:25:00Z"/>
          <w:w w:val="105"/>
          <w:lang w:val="en-US"/>
        </w:rPr>
      </w:pPr>
      <w:r>
        <w:rPr>
          <w:w w:val="105"/>
          <w:lang w:val="en-US"/>
        </w:rPr>
        <w:t>Tax,</w:t>
      </w:r>
      <w:r>
        <w:rPr>
          <w:spacing w:val="-2"/>
          <w:w w:val="105"/>
          <w:lang w:val="en-US"/>
        </w:rPr>
        <w:t xml:space="preserve"> </w:t>
      </w:r>
      <w:r>
        <w:rPr>
          <w:w w:val="105"/>
          <w:lang w:val="en-US"/>
        </w:rPr>
        <w:t>Brown</w:t>
      </w:r>
      <w:r>
        <w:rPr>
          <w:spacing w:val="-2"/>
          <w:w w:val="105"/>
          <w:lang w:val="en-US"/>
        </w:rPr>
        <w:t xml:space="preserve"> </w:t>
      </w:r>
      <w:r>
        <w:rPr>
          <w:w w:val="105"/>
          <w:lang w:val="en-US"/>
        </w:rPr>
        <w:t>&amp;</w:t>
      </w:r>
      <w:r>
        <w:rPr>
          <w:spacing w:val="-2"/>
          <w:w w:val="105"/>
          <w:lang w:val="en-US"/>
        </w:rPr>
        <w:t xml:space="preserve"> </w:t>
      </w:r>
      <w:proofErr w:type="spellStart"/>
      <w:r>
        <w:rPr>
          <w:w w:val="105"/>
          <w:lang w:val="en-US"/>
        </w:rPr>
        <w:t>Chandrashekaran</w:t>
      </w:r>
      <w:proofErr w:type="spellEnd"/>
      <w:r>
        <w:rPr>
          <w:spacing w:val="-2"/>
          <w:w w:val="105"/>
          <w:lang w:val="en-US"/>
        </w:rPr>
        <w:t xml:space="preserve"> </w:t>
      </w:r>
      <w:r>
        <w:rPr>
          <w:w w:val="105"/>
          <w:lang w:val="en-US"/>
        </w:rPr>
        <w:t>(1998)</w:t>
      </w:r>
      <w:r>
        <w:rPr>
          <w:spacing w:val="-2"/>
          <w:w w:val="105"/>
          <w:lang w:val="en-US"/>
        </w:rPr>
        <w:t xml:space="preserve"> </w:t>
      </w:r>
      <w:r>
        <w:rPr>
          <w:w w:val="105"/>
          <w:lang w:val="en-US"/>
        </w:rPr>
        <w:t>:</w:t>
      </w:r>
      <w:r>
        <w:rPr>
          <w:spacing w:val="-2"/>
          <w:w w:val="105"/>
          <w:lang w:val="en-US"/>
        </w:rPr>
        <w:t xml:space="preserve"> </w:t>
      </w:r>
      <w:r>
        <w:rPr>
          <w:w w:val="105"/>
          <w:lang w:val="en-US"/>
        </w:rPr>
        <w:t>relationship</w:t>
      </w:r>
      <w:r>
        <w:rPr>
          <w:spacing w:val="-2"/>
          <w:w w:val="105"/>
          <w:lang w:val="en-US"/>
        </w:rPr>
        <w:t xml:space="preserve"> </w:t>
      </w:r>
      <w:r>
        <w:rPr>
          <w:w w:val="105"/>
          <w:lang w:val="en-US"/>
        </w:rPr>
        <w:t>quality</w:t>
      </w:r>
      <w:r>
        <w:rPr>
          <w:spacing w:val="-2"/>
          <w:w w:val="105"/>
          <w:lang w:val="en-US"/>
        </w:rPr>
        <w:t xml:space="preserve"> </w:t>
      </w:r>
      <w:r>
        <w:rPr>
          <w:w w:val="105"/>
          <w:lang w:val="en-US"/>
        </w:rPr>
        <w:t>shapes</w:t>
      </w:r>
      <w:r>
        <w:rPr>
          <w:spacing w:val="-2"/>
          <w:w w:val="105"/>
          <w:lang w:val="en-US"/>
        </w:rPr>
        <w:t xml:space="preserve"> </w:t>
      </w:r>
      <w:r>
        <w:rPr>
          <w:w w:val="105"/>
          <w:lang w:val="en-US"/>
        </w:rPr>
        <w:t>perceived</w:t>
      </w:r>
      <w:r>
        <w:rPr>
          <w:spacing w:val="-2"/>
          <w:w w:val="105"/>
          <w:lang w:val="en-US"/>
        </w:rPr>
        <w:t xml:space="preserve"> </w:t>
      </w:r>
      <w:r>
        <w:rPr>
          <w:w w:val="105"/>
          <w:lang w:val="en-US"/>
        </w:rPr>
        <w:t>justice and recovery outcomes.</w:t>
      </w:r>
    </w:p>
    <w:p w14:paraId="4E083D7B" w14:textId="77777777" w:rsidR="00C91026" w:rsidRDefault="00C91026">
      <w:pPr>
        <w:pStyle w:val="Corpsdetexte"/>
        <w:spacing w:before="274" w:line="312" w:lineRule="auto"/>
        <w:ind w:left="142" w:firstLine="398"/>
        <w:rPr>
          <w:ins w:id="80" w:author="GUENOUN Marcel" w:date="2025-11-26T11:25:00Z"/>
          <w:w w:val="105"/>
          <w:lang w:val="en-US"/>
        </w:rPr>
      </w:pPr>
    </w:p>
    <w:p w14:paraId="2D2B6550" w14:textId="77777777" w:rsidR="00C91026" w:rsidRDefault="00C91026">
      <w:pPr>
        <w:pStyle w:val="Corpsdetexte"/>
        <w:spacing w:before="274" w:line="312" w:lineRule="auto"/>
        <w:ind w:left="142" w:firstLine="398"/>
        <w:rPr>
          <w:ins w:id="81" w:author="GUENOUN Marcel" w:date="2025-11-26T11:25:00Z"/>
          <w:w w:val="105"/>
          <w:lang w:val="en-US"/>
        </w:rPr>
      </w:pPr>
    </w:p>
    <w:p w14:paraId="74DA686E" w14:textId="77777777" w:rsidR="00C91026" w:rsidRDefault="00A75B0C">
      <w:pPr>
        <w:pStyle w:val="Corpsdetexte"/>
        <w:spacing w:before="274" w:line="312" w:lineRule="auto"/>
        <w:ind w:left="142" w:firstLine="398"/>
        <w:rPr>
          <w:ins w:id="82" w:author="GUENOUN Marcel" w:date="2025-11-26T11:25:00Z"/>
          <w:w w:val="105"/>
          <w:lang w:val="en-US"/>
        </w:rPr>
      </w:pPr>
      <w:proofErr w:type="spellStart"/>
      <w:ins w:id="83" w:author="GUENOUN Marcel" w:date="2025-11-26T11:25:00Z">
        <w:r>
          <w:rPr>
            <w:w w:val="105"/>
            <w:lang w:val="en-US"/>
          </w:rPr>
          <w:t>Commentaires</w:t>
        </w:r>
        <w:proofErr w:type="spellEnd"/>
        <w:r>
          <w:rPr>
            <w:w w:val="105"/>
            <w:lang w:val="en-US"/>
          </w:rPr>
          <w:t xml:space="preserve"> sur le fond: </w:t>
        </w:r>
      </w:ins>
    </w:p>
    <w:p w14:paraId="79E530E7" w14:textId="77777777" w:rsidR="00C91026" w:rsidRPr="00C91026" w:rsidRDefault="00A75B0C">
      <w:pPr>
        <w:pStyle w:val="Corpsdetexte"/>
        <w:spacing w:before="274" w:line="312" w:lineRule="auto"/>
        <w:ind w:left="142" w:firstLine="398"/>
        <w:rPr>
          <w:rPrChange w:id="84" w:author="GUENOUN Marcel" w:date="2025-11-26T11:26:00Z">
            <w:rPr>
              <w:lang w:val="en-US"/>
            </w:rPr>
          </w:rPrChange>
        </w:rPr>
      </w:pPr>
      <w:ins w:id="85" w:author="GUENOUN Marcel" w:date="2025-11-26T11:26:00Z">
        <w:r>
          <w:rPr>
            <w:w w:val="105"/>
            <w:rPrChange w:id="86" w:author="GUENOUN Marcel" w:date="2025-11-26T11:26:00Z">
              <w:rPr>
                <w:w w:val="105"/>
                <w:lang w:val="en-US"/>
              </w:rPr>
            </w:rPrChange>
          </w:rPr>
          <w:t>- N’est-ce pas un p</w:t>
        </w:r>
        <w:r>
          <w:rPr>
            <w:w w:val="105"/>
          </w:rPr>
          <w:t>roblème qu’à ce stade tu n’aies rien n’écrit/synthétisé sur le contexte public de la relation de service, de l’expérience/attitude/attente des u</w:t>
        </w:r>
      </w:ins>
      <w:ins w:id="87" w:author="GUENOUN Marcel" w:date="2025-11-26T11:27:00Z">
        <w:r>
          <w:rPr>
            <w:w w:val="105"/>
          </w:rPr>
          <w:t>sagers, de la gestion de la réclamation ? Cela ne peut donc en rien éclairer ton cadrage méthodologique ni ton analyse/explication des données, cela ne peut livrer</w:t>
        </w:r>
      </w:ins>
      <w:ins w:id="88" w:author="GUENOUN Marcel" w:date="2025-11-26T11:28:00Z">
        <w:r>
          <w:rPr>
            <w:w w:val="105"/>
          </w:rPr>
          <w:t xml:space="preserve"> aucune variable à mettre sous contrôle ? </w:t>
        </w:r>
      </w:ins>
    </w:p>
    <w:p w14:paraId="6892122A" w14:textId="77777777" w:rsidR="00C91026" w:rsidRDefault="00C91026">
      <w:pPr>
        <w:pStyle w:val="Corpsdetexte"/>
        <w:spacing w:line="312" w:lineRule="auto"/>
        <w:rPr>
          <w:ins w:id="89" w:author="GUENOUN Marcel" w:date="2025-11-26T11:29:00Z"/>
        </w:rPr>
      </w:pPr>
    </w:p>
    <w:p w14:paraId="46CFC606" w14:textId="77777777" w:rsidR="00C91026" w:rsidRDefault="00A75B0C">
      <w:pPr>
        <w:pStyle w:val="Corpsdetexte"/>
        <w:spacing w:line="312" w:lineRule="auto"/>
        <w:rPr>
          <w:ins w:id="90" w:author="GUENOUN Marcel" w:date="2025-11-26T11:31:00Z"/>
        </w:rPr>
      </w:pPr>
      <w:ins w:id="91" w:author="GUENOUN Marcel" w:date="2025-11-26T11:29:00Z">
        <w:r>
          <w:t>- il est temps de réaliser un rétroplanning de ton travail en vue de ta soutenance de thèse : soutenance en décembre 20</w:t>
        </w:r>
      </w:ins>
      <w:ins w:id="92" w:author="GUENOUN Marcel" w:date="2025-11-26T11:30:00Z">
        <w:r>
          <w:t>26=&gt; envoi de la thèse finalisée et validée   le 30 septembre=&gt; envoi de la version finale pour relecture à Christophe et moi le  30 aout</w:t>
        </w:r>
      </w:ins>
      <w:ins w:id="93" w:author="GUENOUN Marcel" w:date="2025-11-26T11:31:00Z">
        <w:r>
          <w:t>=&gt;…=&gt;…</w:t>
        </w:r>
      </w:ins>
    </w:p>
    <w:p w14:paraId="2BECBC2F" w14:textId="77777777" w:rsidR="00C91026" w:rsidRDefault="00C91026">
      <w:pPr>
        <w:pStyle w:val="Corpsdetexte"/>
        <w:spacing w:line="312" w:lineRule="auto"/>
        <w:rPr>
          <w:ins w:id="94" w:author="GUENOUN Marcel" w:date="2025-11-26T11:31:00Z"/>
        </w:rPr>
      </w:pPr>
    </w:p>
    <w:p w14:paraId="33FC0F0C" w14:textId="77777777" w:rsidR="00C91026" w:rsidRDefault="00C91026">
      <w:pPr>
        <w:pStyle w:val="Corpsdetexte"/>
        <w:spacing w:line="312" w:lineRule="auto"/>
        <w:rPr>
          <w:ins w:id="95" w:author="GUENOUN Marcel" w:date="2025-11-26T11:31:00Z"/>
        </w:rPr>
      </w:pPr>
    </w:p>
    <w:p w14:paraId="67DA0D22" w14:textId="77777777" w:rsidR="00C91026" w:rsidRPr="00C91026" w:rsidRDefault="00C91026">
      <w:pPr>
        <w:pStyle w:val="Corpsdetexte"/>
        <w:spacing w:line="312" w:lineRule="auto"/>
        <w:rPr>
          <w:rPrChange w:id="96" w:author="GUENOUN Marcel" w:date="2025-11-26T11:26:00Z">
            <w:rPr>
              <w:lang w:val="en-US"/>
            </w:rPr>
          </w:rPrChange>
        </w:rPr>
        <w:sectPr w:rsidR="00C91026" w:rsidRPr="00C91026">
          <w:pgSz w:w="11910" w:h="16840"/>
          <w:pgMar w:top="1920" w:right="1133" w:bottom="1080" w:left="1275" w:header="0" w:footer="889" w:gutter="0"/>
          <w:cols w:space="720"/>
        </w:sectPr>
      </w:pPr>
    </w:p>
    <w:p w14:paraId="3336C006" w14:textId="77777777" w:rsidR="00C91026" w:rsidRPr="00C91026" w:rsidRDefault="00A75B0C">
      <w:pPr>
        <w:pStyle w:val="Titre3"/>
        <w:spacing w:before="138"/>
        <w:rPr>
          <w:rPrChange w:id="97" w:author="GUENOUN Marcel" w:date="2025-11-26T11:29:00Z">
            <w:rPr>
              <w:lang w:val="en-US"/>
            </w:rPr>
          </w:rPrChange>
        </w:rPr>
      </w:pPr>
      <w:r>
        <w:rPr>
          <w:spacing w:val="-2"/>
          <w:rPrChange w:id="98" w:author="GUENOUN Marcel" w:date="2025-11-26T11:29:00Z">
            <w:rPr>
              <w:spacing w:val="-2"/>
              <w:lang w:val="en-US"/>
            </w:rPr>
          </w:rPrChange>
        </w:rPr>
        <w:lastRenderedPageBreak/>
        <w:t>Références</w:t>
      </w:r>
    </w:p>
    <w:p w14:paraId="56716485" w14:textId="77777777" w:rsidR="00C91026" w:rsidRPr="00C91026" w:rsidRDefault="00C91026">
      <w:pPr>
        <w:pStyle w:val="Corpsdetexte"/>
        <w:spacing w:before="103"/>
        <w:rPr>
          <w:rFonts w:ascii="Georgia"/>
          <w:b/>
          <w:rPrChange w:id="99" w:author="GUENOUN Marcel" w:date="2025-11-26T11:29:00Z">
            <w:rPr>
              <w:rFonts w:ascii="Georgia"/>
              <w:b/>
              <w:lang w:val="en-US"/>
            </w:rPr>
          </w:rPrChange>
        </w:rPr>
      </w:pPr>
    </w:p>
    <w:p w14:paraId="572A20F3" w14:textId="77777777" w:rsidR="00C91026" w:rsidRDefault="00A75B0C">
      <w:pPr>
        <w:spacing w:line="285" w:lineRule="auto"/>
        <w:ind w:left="709" w:hanging="567"/>
        <w:rPr>
          <w:sz w:val="24"/>
          <w:lang w:val="en-US"/>
        </w:rPr>
      </w:pPr>
      <w:bookmarkStart w:id="100" w:name="_bookmark31"/>
      <w:bookmarkEnd w:id="100"/>
      <w:r>
        <w:rPr>
          <w:w w:val="105"/>
          <w:sz w:val="24"/>
          <w:lang w:val="en-US"/>
        </w:rPr>
        <w:t xml:space="preserve">Abbott, L. (1955). </w:t>
      </w:r>
      <w:r>
        <w:rPr>
          <w:rFonts w:ascii="Palatino Linotype"/>
          <w:i/>
          <w:w w:val="105"/>
          <w:sz w:val="24"/>
          <w:lang w:val="en-US"/>
        </w:rPr>
        <w:t>Quality and competition : an essay in economic theory</w:t>
      </w:r>
      <w:r>
        <w:rPr>
          <w:w w:val="105"/>
          <w:sz w:val="24"/>
          <w:lang w:val="en-US"/>
        </w:rPr>
        <w:t>. Columbia University Press.</w:t>
      </w:r>
    </w:p>
    <w:p w14:paraId="063EF3EE" w14:textId="77777777" w:rsidR="00C91026" w:rsidRDefault="00A75B0C">
      <w:pPr>
        <w:spacing w:before="123" w:line="266" w:lineRule="auto"/>
        <w:ind w:left="687" w:right="341" w:hanging="546"/>
        <w:rPr>
          <w:sz w:val="24"/>
        </w:rPr>
      </w:pPr>
      <w:bookmarkStart w:id="101" w:name="_bookmark32"/>
      <w:bookmarkEnd w:id="101"/>
      <w:r>
        <w:rPr>
          <w:w w:val="105"/>
          <w:sz w:val="24"/>
          <w:lang w:val="en-US"/>
        </w:rPr>
        <w:t>Alderson,</w:t>
      </w:r>
      <w:r>
        <w:rPr>
          <w:spacing w:val="-5"/>
          <w:w w:val="105"/>
          <w:sz w:val="24"/>
          <w:lang w:val="en-US"/>
        </w:rPr>
        <w:t xml:space="preserve"> </w:t>
      </w:r>
      <w:r>
        <w:rPr>
          <w:w w:val="105"/>
          <w:sz w:val="24"/>
          <w:lang w:val="en-US"/>
        </w:rPr>
        <w:t>W.</w:t>
      </w:r>
      <w:r>
        <w:rPr>
          <w:spacing w:val="-5"/>
          <w:w w:val="105"/>
          <w:sz w:val="24"/>
          <w:lang w:val="en-US"/>
        </w:rPr>
        <w:t xml:space="preserve"> </w:t>
      </w:r>
      <w:r>
        <w:rPr>
          <w:w w:val="105"/>
          <w:sz w:val="24"/>
          <w:lang w:val="en-US"/>
        </w:rPr>
        <w:t>(1957).</w:t>
      </w:r>
      <w:r>
        <w:rPr>
          <w:spacing w:val="-5"/>
          <w:w w:val="105"/>
          <w:sz w:val="24"/>
          <w:lang w:val="en-US"/>
        </w:rPr>
        <w:t xml:space="preserve"> </w:t>
      </w:r>
      <w:r>
        <w:rPr>
          <w:rFonts w:ascii="Palatino Linotype"/>
          <w:i/>
          <w:w w:val="105"/>
          <w:sz w:val="24"/>
          <w:lang w:val="en-US"/>
        </w:rPr>
        <w:t>Marketing Behavior and Executive Action :</w:t>
      </w:r>
      <w:r>
        <w:rPr>
          <w:rFonts w:ascii="Palatino Linotype"/>
          <w:i/>
          <w:w w:val="105"/>
          <w:sz w:val="24"/>
          <w:lang w:val="en-US"/>
        </w:rPr>
        <w:t xml:space="preserve"> A Functionalist Approach to Marketing Theory</w:t>
      </w:r>
      <w:r>
        <w:rPr>
          <w:w w:val="105"/>
          <w:sz w:val="24"/>
          <w:lang w:val="en-US"/>
        </w:rPr>
        <w:t xml:space="preserve">. </w:t>
      </w:r>
      <w:r>
        <w:rPr>
          <w:w w:val="105"/>
          <w:sz w:val="24"/>
        </w:rPr>
        <w:t>Richard D. Irwin, Inc.</w:t>
      </w:r>
    </w:p>
    <w:p w14:paraId="3820A949" w14:textId="77777777" w:rsidR="00C91026" w:rsidRDefault="00A75B0C">
      <w:pPr>
        <w:pStyle w:val="Corpsdetexte"/>
        <w:spacing w:before="146"/>
        <w:ind w:left="142"/>
        <w:rPr>
          <w:lang w:val="en-US"/>
        </w:rPr>
      </w:pPr>
      <w:bookmarkStart w:id="102" w:name="_bookmark33"/>
      <w:bookmarkEnd w:id="102"/>
      <w:proofErr w:type="spellStart"/>
      <w:r>
        <w:rPr>
          <w:w w:val="105"/>
          <w:lang w:val="en-US"/>
        </w:rPr>
        <w:t>anƒd</w:t>
      </w:r>
      <w:proofErr w:type="spellEnd"/>
      <w:r>
        <w:rPr>
          <w:spacing w:val="-4"/>
          <w:w w:val="105"/>
          <w:lang w:val="en-US"/>
        </w:rPr>
        <w:t xml:space="preserve"> </w:t>
      </w:r>
      <w:r>
        <w:rPr>
          <w:w w:val="105"/>
          <w:lang w:val="en-US"/>
        </w:rPr>
        <w:t>Vello</w:t>
      </w:r>
      <w:r>
        <w:rPr>
          <w:spacing w:val="-3"/>
          <w:w w:val="105"/>
          <w:lang w:val="en-US"/>
        </w:rPr>
        <w:t xml:space="preserve"> </w:t>
      </w:r>
      <w:proofErr w:type="spellStart"/>
      <w:r>
        <w:rPr>
          <w:w w:val="105"/>
          <w:lang w:val="en-US"/>
        </w:rPr>
        <w:t>Sermat</w:t>
      </w:r>
      <w:proofErr w:type="spellEnd"/>
      <w:r>
        <w:rPr>
          <w:w w:val="105"/>
          <w:lang w:val="en-US"/>
        </w:rPr>
        <w:t>,</w:t>
      </w:r>
      <w:r>
        <w:rPr>
          <w:spacing w:val="-4"/>
          <w:w w:val="105"/>
          <w:lang w:val="en-US"/>
        </w:rPr>
        <w:t xml:space="preserve"> </w:t>
      </w:r>
      <w:r>
        <w:rPr>
          <w:w w:val="105"/>
          <w:lang w:val="en-US"/>
        </w:rPr>
        <w:t>R.</w:t>
      </w:r>
      <w:r>
        <w:rPr>
          <w:spacing w:val="-3"/>
          <w:w w:val="105"/>
          <w:lang w:val="en-US"/>
        </w:rPr>
        <w:t xml:space="preserve"> </w:t>
      </w:r>
      <w:r>
        <w:rPr>
          <w:w w:val="105"/>
          <w:lang w:val="en-US"/>
        </w:rPr>
        <w:t>P.</w:t>
      </w:r>
      <w:r>
        <w:rPr>
          <w:spacing w:val="-3"/>
          <w:w w:val="105"/>
          <w:lang w:val="en-US"/>
        </w:rPr>
        <w:t xml:space="preserve"> </w:t>
      </w:r>
      <w:r>
        <w:rPr>
          <w:w w:val="105"/>
          <w:lang w:val="en-US"/>
        </w:rPr>
        <w:t>A.</w:t>
      </w:r>
      <w:r>
        <w:rPr>
          <w:spacing w:val="-4"/>
          <w:w w:val="105"/>
          <w:lang w:val="en-US"/>
        </w:rPr>
        <w:t xml:space="preserve"> </w:t>
      </w:r>
      <w:r>
        <w:rPr>
          <w:w w:val="105"/>
          <w:lang w:val="en-US"/>
        </w:rPr>
        <w:t>(1962).</w:t>
      </w:r>
      <w:r>
        <w:rPr>
          <w:spacing w:val="-3"/>
          <w:w w:val="105"/>
          <w:lang w:val="en-US"/>
        </w:rPr>
        <w:t xml:space="preserve"> </w:t>
      </w:r>
      <w:r>
        <w:rPr>
          <w:w w:val="105"/>
          <w:lang w:val="en-US"/>
        </w:rPr>
        <w:t>Multidimensional</w:t>
      </w:r>
      <w:r>
        <w:rPr>
          <w:spacing w:val="-4"/>
          <w:w w:val="105"/>
          <w:lang w:val="en-US"/>
        </w:rPr>
        <w:t xml:space="preserve"> </w:t>
      </w:r>
      <w:r>
        <w:rPr>
          <w:w w:val="105"/>
          <w:lang w:val="en-US"/>
        </w:rPr>
        <w:t>scaling</w:t>
      </w:r>
      <w:r>
        <w:rPr>
          <w:spacing w:val="-3"/>
          <w:w w:val="105"/>
          <w:lang w:val="en-US"/>
        </w:rPr>
        <w:t xml:space="preserve"> </w:t>
      </w:r>
      <w:r>
        <w:rPr>
          <w:w w:val="105"/>
          <w:lang w:val="en-US"/>
        </w:rPr>
        <w:t>of</w:t>
      </w:r>
      <w:r>
        <w:rPr>
          <w:spacing w:val="-3"/>
          <w:w w:val="105"/>
          <w:lang w:val="en-US"/>
        </w:rPr>
        <w:t xml:space="preserve"> </w:t>
      </w:r>
      <w:r>
        <w:rPr>
          <w:w w:val="105"/>
          <w:lang w:val="en-US"/>
        </w:rPr>
        <w:t>facial</w:t>
      </w:r>
      <w:r>
        <w:rPr>
          <w:spacing w:val="-4"/>
          <w:w w:val="105"/>
          <w:lang w:val="en-US"/>
        </w:rPr>
        <w:t xml:space="preserve"> </w:t>
      </w:r>
      <w:r>
        <w:rPr>
          <w:spacing w:val="-2"/>
          <w:w w:val="105"/>
          <w:lang w:val="en-US"/>
        </w:rPr>
        <w:t>expressions.</w:t>
      </w:r>
    </w:p>
    <w:p w14:paraId="580B155B" w14:textId="77777777" w:rsidR="00C91026" w:rsidRDefault="00A75B0C">
      <w:pPr>
        <w:spacing w:before="54" w:line="285" w:lineRule="auto"/>
        <w:ind w:left="709" w:right="1876" w:hanging="17"/>
        <w:rPr>
          <w:sz w:val="24"/>
          <w:lang w:val="en-US"/>
        </w:rPr>
      </w:pPr>
      <w:r>
        <w:rPr>
          <w:rFonts w:ascii="Palatino Linotype"/>
          <w:i/>
          <w:w w:val="105"/>
          <w:sz w:val="24"/>
          <w:lang w:val="en-US"/>
        </w:rPr>
        <w:t>Journal</w:t>
      </w:r>
      <w:r>
        <w:rPr>
          <w:rFonts w:ascii="Palatino Linotype"/>
          <w:i/>
          <w:spacing w:val="-10"/>
          <w:w w:val="105"/>
          <w:sz w:val="24"/>
          <w:lang w:val="en-US"/>
        </w:rPr>
        <w:t xml:space="preserve"> </w:t>
      </w:r>
      <w:r>
        <w:rPr>
          <w:rFonts w:ascii="Palatino Linotype"/>
          <w:i/>
          <w:w w:val="105"/>
          <w:sz w:val="24"/>
          <w:lang w:val="en-US"/>
        </w:rPr>
        <w:t>of</w:t>
      </w:r>
      <w:r>
        <w:rPr>
          <w:rFonts w:ascii="Palatino Linotype"/>
          <w:i/>
          <w:spacing w:val="-9"/>
          <w:w w:val="105"/>
          <w:sz w:val="24"/>
          <w:lang w:val="en-US"/>
        </w:rPr>
        <w:t xml:space="preserve"> </w:t>
      </w:r>
      <w:r>
        <w:rPr>
          <w:rFonts w:ascii="Palatino Linotype"/>
          <w:i/>
          <w:w w:val="105"/>
          <w:sz w:val="24"/>
          <w:lang w:val="en-US"/>
        </w:rPr>
        <w:t>Experimental</w:t>
      </w:r>
      <w:r>
        <w:rPr>
          <w:rFonts w:ascii="Palatino Linotype"/>
          <w:i/>
          <w:spacing w:val="-9"/>
          <w:w w:val="105"/>
          <w:sz w:val="24"/>
          <w:lang w:val="en-US"/>
        </w:rPr>
        <w:t xml:space="preserve"> </w:t>
      </w:r>
      <w:r>
        <w:rPr>
          <w:rFonts w:ascii="Palatino Linotype"/>
          <w:i/>
          <w:w w:val="105"/>
          <w:sz w:val="24"/>
          <w:lang w:val="en-US"/>
        </w:rPr>
        <w:t>Psychology</w:t>
      </w:r>
      <w:r>
        <w:rPr>
          <w:w w:val="105"/>
          <w:sz w:val="24"/>
          <w:lang w:val="en-US"/>
        </w:rPr>
        <w:t>,</w:t>
      </w:r>
      <w:r>
        <w:rPr>
          <w:spacing w:val="-13"/>
          <w:w w:val="105"/>
          <w:sz w:val="24"/>
          <w:lang w:val="en-US"/>
        </w:rPr>
        <w:t xml:space="preserve"> </w:t>
      </w:r>
      <w:r>
        <w:rPr>
          <w:rFonts w:ascii="Palatino Linotype"/>
          <w:i/>
          <w:w w:val="105"/>
          <w:sz w:val="24"/>
          <w:lang w:val="en-US"/>
        </w:rPr>
        <w:t>63</w:t>
      </w:r>
      <w:r>
        <w:rPr>
          <w:w w:val="105"/>
          <w:sz w:val="24"/>
          <w:lang w:val="en-US"/>
        </w:rPr>
        <w:t>,</w:t>
      </w:r>
      <w:r>
        <w:rPr>
          <w:spacing w:val="-13"/>
          <w:w w:val="105"/>
          <w:sz w:val="24"/>
          <w:lang w:val="en-US"/>
        </w:rPr>
        <w:t xml:space="preserve"> </w:t>
      </w:r>
      <w:r>
        <w:rPr>
          <w:w w:val="105"/>
          <w:sz w:val="24"/>
          <w:lang w:val="en-US"/>
        </w:rPr>
        <w:t xml:space="preserve">546-554. </w:t>
      </w:r>
      <w:hyperlink r:id="rId25">
        <w:r>
          <w:rPr>
            <w:spacing w:val="-2"/>
            <w:w w:val="105"/>
            <w:sz w:val="24"/>
            <w:lang w:val="en-US"/>
          </w:rPr>
          <w:t>https://doi.org/10.1037/h0042280</w:t>
        </w:r>
      </w:hyperlink>
    </w:p>
    <w:p w14:paraId="3C3F3AF8" w14:textId="77777777" w:rsidR="00C91026" w:rsidRDefault="00A75B0C">
      <w:pPr>
        <w:pStyle w:val="Corpsdetexte"/>
        <w:spacing w:before="151" w:line="280" w:lineRule="auto"/>
        <w:ind w:left="691" w:right="522" w:hanging="549"/>
        <w:rPr>
          <w:lang w:val="en-US"/>
        </w:rPr>
      </w:pPr>
      <w:bookmarkStart w:id="103" w:name="_bookmark34"/>
      <w:bookmarkEnd w:id="103"/>
      <w:r>
        <w:rPr>
          <w:w w:val="105"/>
          <w:lang w:val="en-US"/>
        </w:rPr>
        <w:t xml:space="preserve">Arkadan, F., Macdonald, E. K., &amp; Wilson, H. N. (2024). Customer experience orientation : Conceptual model, propositions, and research directions. </w:t>
      </w:r>
      <w:r>
        <w:rPr>
          <w:rFonts w:ascii="Palatino Linotype"/>
          <w:i/>
          <w:w w:val="105"/>
          <w:lang w:val="en-US"/>
        </w:rPr>
        <w:t>Journal of the Academy of Marketing Science</w:t>
      </w:r>
      <w:r>
        <w:rPr>
          <w:w w:val="105"/>
          <w:lang w:val="en-US"/>
        </w:rPr>
        <w:t xml:space="preserve">, </w:t>
      </w:r>
      <w:r>
        <w:rPr>
          <w:rFonts w:ascii="Palatino Linotype"/>
          <w:i/>
          <w:w w:val="105"/>
          <w:lang w:val="en-US"/>
        </w:rPr>
        <w:t>52</w:t>
      </w:r>
      <w:r>
        <w:rPr>
          <w:w w:val="105"/>
          <w:lang w:val="en-US"/>
        </w:rPr>
        <w:t xml:space="preserve">, 1560-1584. </w:t>
      </w:r>
      <w:hyperlink r:id="rId26">
        <w:r>
          <w:rPr>
            <w:spacing w:val="-2"/>
            <w:w w:val="105"/>
            <w:lang w:val="en-US"/>
          </w:rPr>
          <w:t>https://doi.org/10.1007/s11747-024-01031-y</w:t>
        </w:r>
      </w:hyperlink>
    </w:p>
    <w:p w14:paraId="60C6200C" w14:textId="77777777" w:rsidR="00C91026" w:rsidRDefault="00A75B0C">
      <w:pPr>
        <w:spacing w:before="123"/>
        <w:ind w:left="142"/>
        <w:rPr>
          <w:sz w:val="24"/>
          <w:lang w:val="en-US"/>
        </w:rPr>
      </w:pPr>
      <w:bookmarkStart w:id="104" w:name="_bookmark35"/>
      <w:bookmarkEnd w:id="104"/>
      <w:r>
        <w:rPr>
          <w:w w:val="105"/>
          <w:sz w:val="24"/>
          <w:lang w:val="en-US"/>
        </w:rPr>
        <w:t>Arnold,</w:t>
      </w:r>
      <w:r>
        <w:rPr>
          <w:spacing w:val="1"/>
          <w:w w:val="105"/>
          <w:sz w:val="24"/>
          <w:lang w:val="en-US"/>
        </w:rPr>
        <w:t xml:space="preserve"> </w:t>
      </w:r>
      <w:r>
        <w:rPr>
          <w:w w:val="105"/>
          <w:sz w:val="24"/>
          <w:lang w:val="en-US"/>
        </w:rPr>
        <w:t>M.</w:t>
      </w:r>
      <w:r>
        <w:rPr>
          <w:spacing w:val="1"/>
          <w:w w:val="105"/>
          <w:sz w:val="24"/>
          <w:lang w:val="en-US"/>
        </w:rPr>
        <w:t xml:space="preserve"> </w:t>
      </w:r>
      <w:r>
        <w:rPr>
          <w:w w:val="105"/>
          <w:sz w:val="24"/>
          <w:lang w:val="en-US"/>
        </w:rPr>
        <w:t>B.</w:t>
      </w:r>
      <w:r>
        <w:rPr>
          <w:spacing w:val="1"/>
          <w:w w:val="105"/>
          <w:sz w:val="24"/>
          <w:lang w:val="en-US"/>
        </w:rPr>
        <w:t xml:space="preserve"> </w:t>
      </w:r>
      <w:r>
        <w:rPr>
          <w:w w:val="105"/>
          <w:sz w:val="24"/>
          <w:lang w:val="en-US"/>
        </w:rPr>
        <w:t>(1960).</w:t>
      </w:r>
      <w:r>
        <w:rPr>
          <w:spacing w:val="1"/>
          <w:w w:val="105"/>
          <w:sz w:val="24"/>
          <w:lang w:val="en-US"/>
        </w:rPr>
        <w:t xml:space="preserve"> </w:t>
      </w:r>
      <w:r>
        <w:rPr>
          <w:rFonts w:ascii="Palatino Linotype"/>
          <w:i/>
          <w:w w:val="105"/>
          <w:sz w:val="24"/>
          <w:lang w:val="en-US"/>
        </w:rPr>
        <w:t>Emotion</w:t>
      </w:r>
      <w:r>
        <w:rPr>
          <w:rFonts w:ascii="Palatino Linotype"/>
          <w:i/>
          <w:spacing w:val="6"/>
          <w:w w:val="105"/>
          <w:sz w:val="24"/>
          <w:lang w:val="en-US"/>
        </w:rPr>
        <w:t xml:space="preserve"> </w:t>
      </w:r>
      <w:r>
        <w:rPr>
          <w:rFonts w:ascii="Palatino Linotype"/>
          <w:i/>
          <w:w w:val="105"/>
          <w:sz w:val="24"/>
          <w:lang w:val="en-US"/>
        </w:rPr>
        <w:t>and</w:t>
      </w:r>
      <w:r>
        <w:rPr>
          <w:rFonts w:ascii="Palatino Linotype"/>
          <w:i/>
          <w:spacing w:val="6"/>
          <w:w w:val="105"/>
          <w:sz w:val="24"/>
          <w:lang w:val="en-US"/>
        </w:rPr>
        <w:t xml:space="preserve"> </w:t>
      </w:r>
      <w:r>
        <w:rPr>
          <w:rFonts w:ascii="Palatino Linotype"/>
          <w:i/>
          <w:w w:val="105"/>
          <w:sz w:val="24"/>
          <w:lang w:val="en-US"/>
        </w:rPr>
        <w:t>personality.</w:t>
      </w:r>
      <w:r>
        <w:rPr>
          <w:rFonts w:ascii="Palatino Linotype"/>
          <w:i/>
          <w:spacing w:val="1"/>
          <w:w w:val="105"/>
          <w:sz w:val="24"/>
          <w:lang w:val="en-US"/>
        </w:rPr>
        <w:t xml:space="preserve"> </w:t>
      </w:r>
      <w:r>
        <w:rPr>
          <w:w w:val="105"/>
          <w:sz w:val="24"/>
          <w:lang w:val="en-US"/>
        </w:rPr>
        <w:t>Columbia</w:t>
      </w:r>
      <w:r>
        <w:rPr>
          <w:spacing w:val="1"/>
          <w:w w:val="105"/>
          <w:sz w:val="24"/>
          <w:lang w:val="en-US"/>
        </w:rPr>
        <w:t xml:space="preserve"> </w:t>
      </w:r>
      <w:r>
        <w:rPr>
          <w:w w:val="105"/>
          <w:sz w:val="24"/>
          <w:lang w:val="en-US"/>
        </w:rPr>
        <w:t>University</w:t>
      </w:r>
      <w:r>
        <w:rPr>
          <w:spacing w:val="1"/>
          <w:w w:val="105"/>
          <w:sz w:val="24"/>
          <w:lang w:val="en-US"/>
        </w:rPr>
        <w:t xml:space="preserve"> </w:t>
      </w:r>
      <w:r>
        <w:rPr>
          <w:spacing w:val="-2"/>
          <w:w w:val="105"/>
          <w:sz w:val="24"/>
          <w:lang w:val="en-US"/>
        </w:rPr>
        <w:t>Press.</w:t>
      </w:r>
    </w:p>
    <w:p w14:paraId="2BC8520A" w14:textId="77777777" w:rsidR="00C91026" w:rsidRDefault="00A75B0C">
      <w:pPr>
        <w:pStyle w:val="Corpsdetexte"/>
        <w:spacing w:before="182" w:line="288" w:lineRule="auto"/>
        <w:ind w:left="709" w:right="341" w:hanging="567"/>
        <w:rPr>
          <w:lang w:val="en-US"/>
        </w:rPr>
      </w:pPr>
      <w:bookmarkStart w:id="105" w:name="_bookmark36"/>
      <w:bookmarkEnd w:id="105"/>
      <w:r>
        <w:rPr>
          <w:w w:val="105"/>
          <w:lang w:val="en-US"/>
        </w:rPr>
        <w:t xml:space="preserve">Arora, S. D., &amp; Chakraborty, A. (2020). Legitimate and illegitimate consumer complaining behavior : a review and taxonomy. </w:t>
      </w:r>
      <w:r>
        <w:rPr>
          <w:rFonts w:ascii="Palatino Linotype"/>
          <w:i/>
          <w:w w:val="105"/>
          <w:lang w:val="en-US"/>
        </w:rPr>
        <w:t>Journal of Services Marketing</w:t>
      </w:r>
      <w:r>
        <w:rPr>
          <w:w w:val="105"/>
          <w:lang w:val="en-US"/>
        </w:rPr>
        <w:t xml:space="preserve">, </w:t>
      </w:r>
      <w:r>
        <w:rPr>
          <w:rFonts w:ascii="Palatino Linotype"/>
          <w:i/>
          <w:w w:val="105"/>
          <w:lang w:val="en-US"/>
        </w:rPr>
        <w:t>34</w:t>
      </w:r>
      <w:r>
        <w:rPr>
          <w:w w:val="105"/>
          <w:lang w:val="en-US"/>
        </w:rPr>
        <w:t xml:space="preserve">, 921-937. </w:t>
      </w:r>
      <w:hyperlink r:id="rId27">
        <w:r>
          <w:rPr>
            <w:w w:val="105"/>
            <w:lang w:val="en-US"/>
          </w:rPr>
          <w:t>https://doi.org/10.1108/JSM-12-2019-0490</w:t>
        </w:r>
      </w:hyperlink>
    </w:p>
    <w:p w14:paraId="3F000FC4" w14:textId="77777777" w:rsidR="00C91026" w:rsidRDefault="00A75B0C">
      <w:pPr>
        <w:pStyle w:val="Corpsdetexte"/>
        <w:spacing w:before="144" w:line="300" w:lineRule="auto"/>
        <w:ind w:left="687" w:right="341" w:hanging="546"/>
        <w:rPr>
          <w:lang w:val="en-US"/>
        </w:rPr>
      </w:pPr>
      <w:bookmarkStart w:id="106" w:name="_bookmark37"/>
      <w:bookmarkEnd w:id="106"/>
      <w:r>
        <w:rPr>
          <w:w w:val="105"/>
          <w:lang w:val="en-US"/>
        </w:rPr>
        <w:t xml:space="preserve">Balo, B. K., Jaakkola, E., Aleem, M., &amp; Sandberg, B. (2025). The emergence and influence of the customer experience in the context of sustainable consumption. </w:t>
      </w:r>
      <w:r>
        <w:rPr>
          <w:rFonts w:ascii="Palatino Linotype"/>
          <w:i/>
          <w:w w:val="105"/>
          <w:lang w:val="en-US"/>
        </w:rPr>
        <w:t>AMS Review</w:t>
      </w:r>
      <w:r>
        <w:rPr>
          <w:w w:val="105"/>
          <w:lang w:val="en-US"/>
        </w:rPr>
        <w:t xml:space="preserve">. </w:t>
      </w:r>
      <w:hyperlink r:id="rId28">
        <w:r>
          <w:rPr>
            <w:w w:val="105"/>
            <w:lang w:val="en-US"/>
          </w:rPr>
          <w:t>https://doi.org/10.1007/s13162-025-00324-x</w:t>
        </w:r>
      </w:hyperlink>
    </w:p>
    <w:p w14:paraId="0069ACA5" w14:textId="77777777" w:rsidR="00C91026" w:rsidRDefault="00A75B0C">
      <w:pPr>
        <w:spacing w:before="73" w:line="266" w:lineRule="auto"/>
        <w:ind w:left="697" w:right="341" w:hanging="555"/>
        <w:rPr>
          <w:sz w:val="24"/>
          <w:lang w:val="en-US"/>
        </w:rPr>
      </w:pPr>
      <w:bookmarkStart w:id="107" w:name="_bookmark38"/>
      <w:bookmarkEnd w:id="107"/>
      <w:r>
        <w:rPr>
          <w:w w:val="105"/>
          <w:sz w:val="24"/>
          <w:lang w:val="en-US"/>
        </w:rPr>
        <w:t>Barrett, L. F. (2006). Are Emotions Natural Kinds</w:t>
      </w:r>
      <w:r>
        <w:rPr>
          <w:spacing w:val="-25"/>
          <w:w w:val="105"/>
          <w:sz w:val="24"/>
          <w:lang w:val="en-US"/>
        </w:rPr>
        <w:t xml:space="preserve"> </w:t>
      </w:r>
      <w:r>
        <w:rPr>
          <w:w w:val="105"/>
          <w:sz w:val="24"/>
          <w:lang w:val="en-US"/>
        </w:rPr>
        <w:t xml:space="preserve">? </w:t>
      </w:r>
      <w:r>
        <w:rPr>
          <w:rFonts w:ascii="Palatino Linotype"/>
          <w:i/>
          <w:w w:val="105"/>
          <w:sz w:val="24"/>
          <w:lang w:val="en-US"/>
        </w:rPr>
        <w:t>Perspectives on Psychological Science</w:t>
      </w:r>
      <w:r>
        <w:rPr>
          <w:w w:val="105"/>
          <w:sz w:val="24"/>
          <w:lang w:val="en-US"/>
        </w:rPr>
        <w:t xml:space="preserve">, </w:t>
      </w:r>
      <w:r>
        <w:rPr>
          <w:rFonts w:ascii="Palatino Linotype"/>
          <w:i/>
          <w:w w:val="105"/>
          <w:sz w:val="24"/>
          <w:lang w:val="en-US"/>
        </w:rPr>
        <w:t>1</w:t>
      </w:r>
      <w:r>
        <w:rPr>
          <w:w w:val="105"/>
          <w:sz w:val="24"/>
          <w:lang w:val="en-US"/>
        </w:rPr>
        <w:t xml:space="preserve">, 28-58. </w:t>
      </w:r>
      <w:hyperlink r:id="rId29">
        <w:r>
          <w:rPr>
            <w:w w:val="105"/>
            <w:sz w:val="24"/>
            <w:lang w:val="en-US"/>
          </w:rPr>
          <w:t>https://doi.org/10.1111/j.1745-6916.2006.00003.x</w:t>
        </w:r>
      </w:hyperlink>
    </w:p>
    <w:p w14:paraId="7110F2A1" w14:textId="77777777" w:rsidR="00C91026" w:rsidRDefault="00A75B0C">
      <w:pPr>
        <w:pStyle w:val="Corpsdetexte"/>
        <w:spacing w:before="118" w:line="285" w:lineRule="auto"/>
        <w:ind w:left="709" w:hanging="567"/>
        <w:rPr>
          <w:lang w:val="en-US"/>
        </w:rPr>
      </w:pPr>
      <w:bookmarkStart w:id="108" w:name="_bookmark39"/>
      <w:bookmarkEnd w:id="108"/>
      <w:r>
        <w:rPr>
          <w:w w:val="105"/>
          <w:lang w:val="en-US"/>
        </w:rPr>
        <w:t xml:space="preserve">Barrett, L. F. (2012). Emotions are real. </w:t>
      </w:r>
      <w:r>
        <w:rPr>
          <w:rFonts w:ascii="Palatino Linotype"/>
          <w:i/>
          <w:w w:val="105"/>
          <w:lang w:val="en-US"/>
        </w:rPr>
        <w:t>Emotion</w:t>
      </w:r>
      <w:r>
        <w:rPr>
          <w:w w:val="105"/>
          <w:lang w:val="en-US"/>
        </w:rPr>
        <w:t xml:space="preserve">, </w:t>
      </w:r>
      <w:r>
        <w:rPr>
          <w:rFonts w:ascii="Palatino Linotype"/>
          <w:i/>
          <w:w w:val="105"/>
          <w:lang w:val="en-US"/>
        </w:rPr>
        <w:t>12</w:t>
      </w:r>
      <w:r>
        <w:rPr>
          <w:w w:val="105"/>
          <w:lang w:val="en-US"/>
        </w:rPr>
        <w:t xml:space="preserve">, 413-429. </w:t>
      </w:r>
      <w:hyperlink r:id="rId30">
        <w:r>
          <w:rPr>
            <w:spacing w:val="-2"/>
            <w:w w:val="105"/>
            <w:lang w:val="en-US"/>
          </w:rPr>
          <w:t>https://doi.org/10.1037/a0027555</w:t>
        </w:r>
      </w:hyperlink>
    </w:p>
    <w:p w14:paraId="32390FA3" w14:textId="77777777" w:rsidR="00C91026" w:rsidRDefault="00A75B0C">
      <w:pPr>
        <w:pStyle w:val="Corpsdetexte"/>
        <w:spacing w:before="150" w:line="276" w:lineRule="auto"/>
        <w:ind w:left="685" w:right="341" w:hanging="544"/>
        <w:rPr>
          <w:lang w:val="en-US"/>
        </w:rPr>
      </w:pPr>
      <w:bookmarkStart w:id="109" w:name="_bookmark40"/>
      <w:bookmarkEnd w:id="109"/>
      <w:r>
        <w:rPr>
          <w:w w:val="105"/>
          <w:lang w:val="en-US"/>
        </w:rPr>
        <w:t xml:space="preserve">Best, A., &amp; Andreasen, A. R. (1977). Consumer Response to Unsatisfactory Purchases : A Survey of Perceiving Defects, Voicing Complaints, and Obtaining Redress. </w:t>
      </w:r>
      <w:r>
        <w:rPr>
          <w:rFonts w:ascii="Palatino Linotype"/>
          <w:i/>
          <w:w w:val="105"/>
          <w:lang w:val="en-US"/>
        </w:rPr>
        <w:t>Law &amp; Society Review</w:t>
      </w:r>
      <w:r>
        <w:rPr>
          <w:w w:val="105"/>
          <w:lang w:val="en-US"/>
        </w:rPr>
        <w:t xml:space="preserve">, </w:t>
      </w:r>
      <w:r>
        <w:rPr>
          <w:rFonts w:ascii="Palatino Linotype"/>
          <w:i/>
          <w:w w:val="105"/>
          <w:lang w:val="en-US"/>
        </w:rPr>
        <w:t>11</w:t>
      </w:r>
      <w:r>
        <w:rPr>
          <w:w w:val="105"/>
          <w:lang w:val="en-US"/>
        </w:rPr>
        <w:t xml:space="preserve">, 701-742. </w:t>
      </w:r>
      <w:hyperlink r:id="rId31">
        <w:r>
          <w:rPr>
            <w:w w:val="105"/>
            <w:lang w:val="en-US"/>
          </w:rPr>
          <w:t>https://doi.org/10.2307/3053179</w:t>
        </w:r>
      </w:hyperlink>
    </w:p>
    <w:p w14:paraId="5219BFBF" w14:textId="77777777" w:rsidR="00C91026" w:rsidRDefault="00A75B0C">
      <w:pPr>
        <w:pStyle w:val="Corpsdetexte"/>
        <w:spacing w:before="133" w:line="288" w:lineRule="auto"/>
        <w:ind w:left="709" w:right="341" w:hanging="567"/>
        <w:rPr>
          <w:lang w:val="en-US"/>
        </w:rPr>
      </w:pPr>
      <w:bookmarkStart w:id="110" w:name="_bookmark41"/>
      <w:bookmarkEnd w:id="110"/>
      <w:r>
        <w:rPr>
          <w:w w:val="105"/>
          <w:lang w:val="en-US"/>
        </w:rPr>
        <w:t xml:space="preserve">Blodgett, J. G., Hill, D. J., &amp; Tax, S. S. (1997). The effects of distributive, procedural, and interactional justice on </w:t>
      </w:r>
      <w:proofErr w:type="spellStart"/>
      <w:r>
        <w:rPr>
          <w:w w:val="105"/>
          <w:lang w:val="en-US"/>
        </w:rPr>
        <w:t>postcomplaint</w:t>
      </w:r>
      <w:proofErr w:type="spellEnd"/>
      <w:r>
        <w:rPr>
          <w:w w:val="105"/>
          <w:lang w:val="en-US"/>
        </w:rPr>
        <w:t xml:space="preserve"> behavior. </w:t>
      </w:r>
      <w:r>
        <w:rPr>
          <w:rFonts w:ascii="Palatino Linotype"/>
          <w:i/>
          <w:w w:val="105"/>
          <w:lang w:val="en-US"/>
        </w:rPr>
        <w:t>Journal</w:t>
      </w:r>
      <w:r>
        <w:rPr>
          <w:rFonts w:ascii="Palatino Linotype"/>
          <w:i/>
          <w:spacing w:val="40"/>
          <w:w w:val="105"/>
          <w:lang w:val="en-US"/>
        </w:rPr>
        <w:t xml:space="preserve"> </w:t>
      </w:r>
      <w:r>
        <w:rPr>
          <w:rFonts w:ascii="Palatino Linotype"/>
          <w:i/>
          <w:w w:val="105"/>
          <w:lang w:val="en-US"/>
        </w:rPr>
        <w:t>of</w:t>
      </w:r>
      <w:r>
        <w:rPr>
          <w:rFonts w:ascii="Palatino Linotype"/>
          <w:i/>
          <w:spacing w:val="40"/>
          <w:w w:val="105"/>
          <w:lang w:val="en-US"/>
        </w:rPr>
        <w:t xml:space="preserve"> </w:t>
      </w:r>
      <w:r>
        <w:rPr>
          <w:rFonts w:ascii="Palatino Linotype"/>
          <w:i/>
          <w:w w:val="105"/>
          <w:lang w:val="en-US"/>
        </w:rPr>
        <w:t>Retailing</w:t>
      </w:r>
      <w:r>
        <w:rPr>
          <w:w w:val="105"/>
          <w:lang w:val="en-US"/>
        </w:rPr>
        <w:t xml:space="preserve">, </w:t>
      </w:r>
      <w:r>
        <w:rPr>
          <w:rFonts w:ascii="Palatino Linotype"/>
          <w:i/>
          <w:w w:val="105"/>
          <w:lang w:val="en-US"/>
        </w:rPr>
        <w:t>73</w:t>
      </w:r>
      <w:r>
        <w:rPr>
          <w:w w:val="105"/>
          <w:lang w:val="en-US"/>
        </w:rPr>
        <w:t>,</w:t>
      </w:r>
    </w:p>
    <w:p w14:paraId="40DDF2EE" w14:textId="77777777" w:rsidR="00C91026" w:rsidRDefault="00A75B0C">
      <w:pPr>
        <w:pStyle w:val="Corpsdetexte"/>
        <w:spacing w:line="273" w:lineRule="exact"/>
        <w:ind w:left="697"/>
        <w:rPr>
          <w:lang w:val="en-US"/>
        </w:rPr>
      </w:pPr>
      <w:r>
        <w:rPr>
          <w:lang w:val="en-US"/>
        </w:rPr>
        <w:t>185-210.</w:t>
      </w:r>
      <w:r>
        <w:rPr>
          <w:spacing w:val="60"/>
          <w:w w:val="150"/>
          <w:lang w:val="en-US"/>
        </w:rPr>
        <w:t xml:space="preserve">  </w:t>
      </w:r>
      <w:hyperlink r:id="rId32">
        <w:r>
          <w:rPr>
            <w:lang w:val="en-US"/>
          </w:rPr>
          <w:t>https://doi.org/10.1016/S0022-4359(97)90003-</w:t>
        </w:r>
        <w:r>
          <w:rPr>
            <w:spacing w:val="-10"/>
            <w:lang w:val="en-US"/>
          </w:rPr>
          <w:t>8</w:t>
        </w:r>
      </w:hyperlink>
    </w:p>
    <w:p w14:paraId="1DBD678F" w14:textId="77777777" w:rsidR="00C91026" w:rsidRDefault="00A75B0C">
      <w:pPr>
        <w:spacing w:before="203" w:line="276" w:lineRule="auto"/>
        <w:ind w:left="691" w:right="476" w:hanging="549"/>
        <w:rPr>
          <w:sz w:val="24"/>
          <w:lang w:val="en-US"/>
        </w:rPr>
      </w:pPr>
      <w:bookmarkStart w:id="111" w:name="_bookmark42"/>
      <w:bookmarkEnd w:id="111"/>
      <w:r>
        <w:rPr>
          <w:w w:val="105"/>
          <w:sz w:val="24"/>
          <w:lang w:val="en-US"/>
        </w:rPr>
        <w:t xml:space="preserve">Boote, J. (1998). Towards a Comprehensive Taxonomy and Model of Consumer Complaining </w:t>
      </w:r>
      <w:proofErr w:type="spellStart"/>
      <w:r>
        <w:rPr>
          <w:w w:val="105"/>
          <w:sz w:val="24"/>
          <w:lang w:val="en-US"/>
        </w:rPr>
        <w:t>Behaviour</w:t>
      </w:r>
      <w:proofErr w:type="spellEnd"/>
      <w:r>
        <w:rPr>
          <w:w w:val="105"/>
          <w:sz w:val="24"/>
          <w:lang w:val="en-US"/>
        </w:rPr>
        <w:t xml:space="preserve">. </w:t>
      </w:r>
      <w:r>
        <w:rPr>
          <w:rFonts w:ascii="Palatino Linotype"/>
          <w:i/>
          <w:w w:val="105"/>
          <w:sz w:val="24"/>
          <w:lang w:val="en-US"/>
        </w:rPr>
        <w:t>The Journal of Consumer Satisfaction, Dissatisfaction and Complaining Behavior</w:t>
      </w:r>
      <w:r>
        <w:rPr>
          <w:w w:val="105"/>
          <w:sz w:val="24"/>
          <w:lang w:val="en-US"/>
        </w:rPr>
        <w:t xml:space="preserve">, </w:t>
      </w:r>
      <w:r>
        <w:rPr>
          <w:rFonts w:ascii="Palatino Linotype"/>
          <w:i/>
          <w:w w:val="105"/>
          <w:sz w:val="24"/>
          <w:lang w:val="en-US"/>
        </w:rPr>
        <w:t>11</w:t>
      </w:r>
      <w:r>
        <w:rPr>
          <w:w w:val="105"/>
          <w:sz w:val="24"/>
          <w:lang w:val="en-US"/>
        </w:rPr>
        <w:t>.</w:t>
      </w:r>
    </w:p>
    <w:p w14:paraId="063A9D4A" w14:textId="77777777" w:rsidR="00C91026" w:rsidRDefault="00A75B0C">
      <w:pPr>
        <w:pStyle w:val="Corpsdetexte"/>
        <w:spacing w:before="133" w:line="288" w:lineRule="auto"/>
        <w:ind w:left="709" w:right="202" w:hanging="567"/>
        <w:rPr>
          <w:lang w:val="en-US"/>
        </w:rPr>
      </w:pPr>
      <w:bookmarkStart w:id="112" w:name="_bookmark43"/>
      <w:bookmarkEnd w:id="112"/>
      <w:r>
        <w:rPr>
          <w:w w:val="105"/>
          <w:lang w:val="en-US"/>
        </w:rPr>
        <w:t>Brakus,</w:t>
      </w:r>
      <w:r>
        <w:rPr>
          <w:spacing w:val="16"/>
          <w:w w:val="105"/>
          <w:lang w:val="en-US"/>
        </w:rPr>
        <w:t xml:space="preserve"> </w:t>
      </w:r>
      <w:r>
        <w:rPr>
          <w:w w:val="105"/>
          <w:lang w:val="en-US"/>
        </w:rPr>
        <w:t>J.</w:t>
      </w:r>
      <w:r>
        <w:rPr>
          <w:spacing w:val="16"/>
          <w:w w:val="105"/>
          <w:lang w:val="en-US"/>
        </w:rPr>
        <w:t xml:space="preserve"> </w:t>
      </w:r>
      <w:r>
        <w:rPr>
          <w:w w:val="105"/>
          <w:lang w:val="en-US"/>
        </w:rPr>
        <w:t>J.</w:t>
      </w:r>
      <w:r>
        <w:rPr>
          <w:spacing w:val="16"/>
          <w:w w:val="105"/>
          <w:lang w:val="en-US"/>
        </w:rPr>
        <w:t xml:space="preserve"> </w:t>
      </w:r>
      <w:r>
        <w:rPr>
          <w:w w:val="105"/>
          <w:lang w:val="en-US"/>
        </w:rPr>
        <w:t>K.,</w:t>
      </w:r>
      <w:r>
        <w:rPr>
          <w:spacing w:val="16"/>
          <w:w w:val="105"/>
          <w:lang w:val="en-US"/>
        </w:rPr>
        <w:t xml:space="preserve"> </w:t>
      </w:r>
      <w:r>
        <w:rPr>
          <w:w w:val="105"/>
          <w:lang w:val="en-US"/>
        </w:rPr>
        <w:t>Schmitt,</w:t>
      </w:r>
      <w:r>
        <w:rPr>
          <w:spacing w:val="16"/>
          <w:w w:val="105"/>
          <w:lang w:val="en-US"/>
        </w:rPr>
        <w:t xml:space="preserve"> </w:t>
      </w:r>
      <w:r>
        <w:rPr>
          <w:w w:val="105"/>
          <w:lang w:val="en-US"/>
        </w:rPr>
        <w:t>B.</w:t>
      </w:r>
      <w:r>
        <w:rPr>
          <w:spacing w:val="16"/>
          <w:w w:val="105"/>
          <w:lang w:val="en-US"/>
        </w:rPr>
        <w:t xml:space="preserve"> </w:t>
      </w:r>
      <w:r>
        <w:rPr>
          <w:w w:val="105"/>
          <w:lang w:val="en-US"/>
        </w:rPr>
        <w:t>H.,</w:t>
      </w:r>
      <w:r>
        <w:rPr>
          <w:spacing w:val="16"/>
          <w:w w:val="105"/>
          <w:lang w:val="en-US"/>
        </w:rPr>
        <w:t xml:space="preserve"> </w:t>
      </w:r>
      <w:r>
        <w:rPr>
          <w:w w:val="105"/>
          <w:lang w:val="en-US"/>
        </w:rPr>
        <w:t>&amp;</w:t>
      </w:r>
      <w:r>
        <w:rPr>
          <w:spacing w:val="16"/>
          <w:w w:val="105"/>
          <w:lang w:val="en-US"/>
        </w:rPr>
        <w:t xml:space="preserve"> </w:t>
      </w:r>
      <w:proofErr w:type="spellStart"/>
      <w:r>
        <w:rPr>
          <w:w w:val="105"/>
          <w:lang w:val="en-US"/>
        </w:rPr>
        <w:t>Zarantonello</w:t>
      </w:r>
      <w:proofErr w:type="spellEnd"/>
      <w:r>
        <w:rPr>
          <w:w w:val="105"/>
          <w:lang w:val="en-US"/>
        </w:rPr>
        <w:t>,</w:t>
      </w:r>
      <w:r>
        <w:rPr>
          <w:spacing w:val="16"/>
          <w:w w:val="105"/>
          <w:lang w:val="en-US"/>
        </w:rPr>
        <w:t xml:space="preserve"> </w:t>
      </w:r>
      <w:r>
        <w:rPr>
          <w:w w:val="105"/>
          <w:lang w:val="en-US"/>
        </w:rPr>
        <w:t>L.</w:t>
      </w:r>
      <w:r>
        <w:rPr>
          <w:spacing w:val="16"/>
          <w:w w:val="105"/>
          <w:lang w:val="en-US"/>
        </w:rPr>
        <w:t xml:space="preserve"> </w:t>
      </w:r>
      <w:r>
        <w:rPr>
          <w:w w:val="105"/>
          <w:lang w:val="en-US"/>
        </w:rPr>
        <w:t>(2009).</w:t>
      </w:r>
      <w:r>
        <w:rPr>
          <w:spacing w:val="16"/>
          <w:w w:val="105"/>
          <w:lang w:val="en-US"/>
        </w:rPr>
        <w:t xml:space="preserve"> </w:t>
      </w:r>
      <w:r>
        <w:rPr>
          <w:w w:val="105"/>
          <w:lang w:val="en-US"/>
        </w:rPr>
        <w:t>Brand</w:t>
      </w:r>
      <w:r>
        <w:rPr>
          <w:spacing w:val="16"/>
          <w:w w:val="105"/>
          <w:lang w:val="en-US"/>
        </w:rPr>
        <w:t xml:space="preserve"> </w:t>
      </w:r>
      <w:r>
        <w:rPr>
          <w:w w:val="105"/>
          <w:lang w:val="en-US"/>
        </w:rPr>
        <w:t>Experience</w:t>
      </w:r>
      <w:r>
        <w:rPr>
          <w:spacing w:val="16"/>
          <w:w w:val="105"/>
          <w:lang w:val="en-US"/>
        </w:rPr>
        <w:t xml:space="preserve"> </w:t>
      </w:r>
      <w:r>
        <w:rPr>
          <w:w w:val="105"/>
          <w:lang w:val="en-US"/>
        </w:rPr>
        <w:t>:</w:t>
      </w:r>
      <w:r>
        <w:rPr>
          <w:spacing w:val="16"/>
          <w:w w:val="105"/>
          <w:lang w:val="en-US"/>
        </w:rPr>
        <w:t xml:space="preserve"> </w:t>
      </w:r>
      <w:r>
        <w:rPr>
          <w:w w:val="105"/>
          <w:lang w:val="en-US"/>
        </w:rPr>
        <w:t>What</w:t>
      </w:r>
      <w:r>
        <w:rPr>
          <w:spacing w:val="16"/>
          <w:w w:val="105"/>
          <w:lang w:val="en-US"/>
        </w:rPr>
        <w:t xml:space="preserve"> </w:t>
      </w:r>
      <w:r>
        <w:rPr>
          <w:w w:val="105"/>
          <w:lang w:val="en-US"/>
        </w:rPr>
        <w:t>Is It</w:t>
      </w:r>
      <w:r>
        <w:rPr>
          <w:spacing w:val="-25"/>
          <w:w w:val="105"/>
          <w:lang w:val="en-US"/>
        </w:rPr>
        <w:t xml:space="preserve"> </w:t>
      </w:r>
      <w:r>
        <w:rPr>
          <w:w w:val="105"/>
          <w:lang w:val="en-US"/>
        </w:rPr>
        <w:t>?</w:t>
      </w:r>
      <w:r>
        <w:rPr>
          <w:spacing w:val="-13"/>
          <w:w w:val="105"/>
          <w:lang w:val="en-US"/>
        </w:rPr>
        <w:t xml:space="preserve"> </w:t>
      </w:r>
      <w:r>
        <w:rPr>
          <w:w w:val="105"/>
          <w:lang w:val="en-US"/>
        </w:rPr>
        <w:t>How</w:t>
      </w:r>
      <w:r>
        <w:rPr>
          <w:spacing w:val="4"/>
          <w:w w:val="105"/>
          <w:lang w:val="en-US"/>
        </w:rPr>
        <w:t xml:space="preserve"> </w:t>
      </w:r>
      <w:r>
        <w:rPr>
          <w:w w:val="105"/>
          <w:lang w:val="en-US"/>
        </w:rPr>
        <w:t>Is</w:t>
      </w:r>
      <w:r>
        <w:rPr>
          <w:spacing w:val="3"/>
          <w:w w:val="105"/>
          <w:lang w:val="en-US"/>
        </w:rPr>
        <w:t xml:space="preserve"> </w:t>
      </w:r>
      <w:r>
        <w:rPr>
          <w:w w:val="105"/>
          <w:lang w:val="en-US"/>
        </w:rPr>
        <w:t>It</w:t>
      </w:r>
      <w:r>
        <w:rPr>
          <w:spacing w:val="4"/>
          <w:w w:val="105"/>
          <w:lang w:val="en-US"/>
        </w:rPr>
        <w:t xml:space="preserve"> </w:t>
      </w:r>
      <w:r>
        <w:rPr>
          <w:w w:val="105"/>
          <w:lang w:val="en-US"/>
        </w:rPr>
        <w:t>Measured</w:t>
      </w:r>
      <w:r>
        <w:rPr>
          <w:spacing w:val="-25"/>
          <w:w w:val="105"/>
          <w:lang w:val="en-US"/>
        </w:rPr>
        <w:t xml:space="preserve"> </w:t>
      </w:r>
      <w:r>
        <w:rPr>
          <w:w w:val="105"/>
          <w:lang w:val="en-US"/>
        </w:rPr>
        <w:t>?</w:t>
      </w:r>
      <w:r>
        <w:rPr>
          <w:spacing w:val="3"/>
          <w:w w:val="105"/>
          <w:lang w:val="en-US"/>
        </w:rPr>
        <w:t xml:space="preserve"> </w:t>
      </w:r>
      <w:r>
        <w:rPr>
          <w:w w:val="105"/>
          <w:lang w:val="en-US"/>
        </w:rPr>
        <w:t>Does</w:t>
      </w:r>
      <w:r>
        <w:rPr>
          <w:spacing w:val="4"/>
          <w:w w:val="105"/>
          <w:lang w:val="en-US"/>
        </w:rPr>
        <w:t xml:space="preserve"> </w:t>
      </w:r>
      <w:r>
        <w:rPr>
          <w:w w:val="105"/>
          <w:lang w:val="en-US"/>
        </w:rPr>
        <w:t>It</w:t>
      </w:r>
      <w:r>
        <w:rPr>
          <w:spacing w:val="3"/>
          <w:w w:val="105"/>
          <w:lang w:val="en-US"/>
        </w:rPr>
        <w:t xml:space="preserve"> </w:t>
      </w:r>
      <w:r>
        <w:rPr>
          <w:w w:val="105"/>
          <w:lang w:val="en-US"/>
        </w:rPr>
        <w:t>Affect</w:t>
      </w:r>
      <w:r>
        <w:rPr>
          <w:spacing w:val="4"/>
          <w:w w:val="105"/>
          <w:lang w:val="en-US"/>
        </w:rPr>
        <w:t xml:space="preserve"> </w:t>
      </w:r>
      <w:r>
        <w:rPr>
          <w:w w:val="105"/>
          <w:lang w:val="en-US"/>
        </w:rPr>
        <w:t>Loyalty</w:t>
      </w:r>
      <w:r>
        <w:rPr>
          <w:spacing w:val="-25"/>
          <w:w w:val="105"/>
          <w:lang w:val="en-US"/>
        </w:rPr>
        <w:t xml:space="preserve"> </w:t>
      </w:r>
      <w:r>
        <w:rPr>
          <w:w w:val="105"/>
          <w:lang w:val="en-US"/>
        </w:rPr>
        <w:t>?</w:t>
      </w:r>
      <w:r>
        <w:rPr>
          <w:spacing w:val="3"/>
          <w:w w:val="105"/>
          <w:lang w:val="en-US"/>
        </w:rPr>
        <w:t xml:space="preserve"> </w:t>
      </w:r>
      <w:r>
        <w:rPr>
          <w:rFonts w:ascii="Palatino Linotype"/>
          <w:i/>
          <w:w w:val="105"/>
          <w:lang w:val="en-US"/>
        </w:rPr>
        <w:t>Journal</w:t>
      </w:r>
      <w:r>
        <w:rPr>
          <w:rFonts w:ascii="Palatino Linotype"/>
          <w:i/>
          <w:spacing w:val="9"/>
          <w:w w:val="105"/>
          <w:lang w:val="en-US"/>
        </w:rPr>
        <w:t xml:space="preserve"> </w:t>
      </w:r>
      <w:r>
        <w:rPr>
          <w:rFonts w:ascii="Palatino Linotype"/>
          <w:i/>
          <w:w w:val="105"/>
          <w:lang w:val="en-US"/>
        </w:rPr>
        <w:t>of</w:t>
      </w:r>
      <w:r>
        <w:rPr>
          <w:rFonts w:ascii="Palatino Linotype"/>
          <w:i/>
          <w:spacing w:val="8"/>
          <w:w w:val="105"/>
          <w:lang w:val="en-US"/>
        </w:rPr>
        <w:t xml:space="preserve"> </w:t>
      </w:r>
      <w:r>
        <w:rPr>
          <w:rFonts w:ascii="Palatino Linotype"/>
          <w:i/>
          <w:w w:val="105"/>
          <w:lang w:val="en-US"/>
        </w:rPr>
        <w:t>Marketing</w:t>
      </w:r>
      <w:r>
        <w:rPr>
          <w:w w:val="105"/>
          <w:lang w:val="en-US"/>
        </w:rPr>
        <w:t>,</w:t>
      </w:r>
      <w:r>
        <w:rPr>
          <w:spacing w:val="4"/>
          <w:w w:val="105"/>
          <w:lang w:val="en-US"/>
        </w:rPr>
        <w:t xml:space="preserve"> </w:t>
      </w:r>
      <w:r>
        <w:rPr>
          <w:rFonts w:ascii="Palatino Linotype"/>
          <w:i/>
          <w:w w:val="105"/>
          <w:lang w:val="en-US"/>
        </w:rPr>
        <w:t>73</w:t>
      </w:r>
      <w:r>
        <w:rPr>
          <w:w w:val="105"/>
          <w:lang w:val="en-US"/>
        </w:rPr>
        <w:t>,</w:t>
      </w:r>
      <w:r>
        <w:rPr>
          <w:spacing w:val="3"/>
          <w:w w:val="105"/>
          <w:lang w:val="en-US"/>
        </w:rPr>
        <w:t xml:space="preserve"> </w:t>
      </w:r>
      <w:r>
        <w:rPr>
          <w:w w:val="105"/>
          <w:lang w:val="en-US"/>
        </w:rPr>
        <w:t>52-</w:t>
      </w:r>
      <w:r>
        <w:rPr>
          <w:spacing w:val="-5"/>
          <w:w w:val="105"/>
          <w:lang w:val="en-US"/>
        </w:rPr>
        <w:t>68.</w:t>
      </w:r>
    </w:p>
    <w:p w14:paraId="11B0C62D" w14:textId="77777777" w:rsidR="00C91026" w:rsidRDefault="00C91026">
      <w:pPr>
        <w:pStyle w:val="Corpsdetexte"/>
        <w:spacing w:line="288" w:lineRule="auto"/>
        <w:rPr>
          <w:lang w:val="en-US"/>
        </w:rPr>
        <w:sectPr w:rsidR="00C91026">
          <w:pgSz w:w="11910" w:h="16840"/>
          <w:pgMar w:top="1280" w:right="1133" w:bottom="1080" w:left="1275" w:header="0" w:footer="889" w:gutter="0"/>
          <w:cols w:space="720"/>
        </w:sectPr>
      </w:pPr>
    </w:p>
    <w:p w14:paraId="45AF58DB" w14:textId="77777777" w:rsidR="00C91026" w:rsidRDefault="00A75B0C">
      <w:pPr>
        <w:pStyle w:val="Corpsdetexte"/>
        <w:spacing w:before="134" w:line="288" w:lineRule="auto"/>
        <w:ind w:left="692" w:right="474" w:hanging="551"/>
        <w:jc w:val="both"/>
        <w:rPr>
          <w:lang w:val="en-US"/>
        </w:rPr>
      </w:pPr>
      <w:bookmarkStart w:id="113" w:name="_bookmark44"/>
      <w:bookmarkEnd w:id="113"/>
      <w:r>
        <w:rPr>
          <w:w w:val="105"/>
          <w:lang w:val="en-US"/>
        </w:rPr>
        <w:lastRenderedPageBreak/>
        <w:t xml:space="preserve">Brown, T. J., Barry, T. E., Dacin, P. A., &amp; Gunst, R. F. (2005). Spreading the Word : Investigating Antecedents of Consumers’ Positive Word-of-Mouth Intentions and Behaviors in a Retailing Context. </w:t>
      </w:r>
      <w:r>
        <w:rPr>
          <w:rFonts w:ascii="Palatino Linotype" w:hAnsi="Palatino Linotype"/>
          <w:i/>
          <w:w w:val="105"/>
          <w:lang w:val="en-US"/>
        </w:rPr>
        <w:t>Journal of the Academy of Marketing Science</w:t>
      </w:r>
      <w:r>
        <w:rPr>
          <w:w w:val="105"/>
          <w:lang w:val="en-US"/>
        </w:rPr>
        <w:t xml:space="preserve">, </w:t>
      </w:r>
      <w:r>
        <w:rPr>
          <w:rFonts w:ascii="Palatino Linotype" w:hAnsi="Palatino Linotype"/>
          <w:i/>
          <w:w w:val="105"/>
          <w:lang w:val="en-US"/>
        </w:rPr>
        <w:t>33</w:t>
      </w:r>
      <w:r>
        <w:rPr>
          <w:w w:val="105"/>
          <w:lang w:val="en-US"/>
        </w:rPr>
        <w:t xml:space="preserve">, 123-138. </w:t>
      </w:r>
      <w:hyperlink r:id="rId33">
        <w:r>
          <w:rPr>
            <w:w w:val="105"/>
            <w:lang w:val="en-US"/>
          </w:rPr>
          <w:t>https://doi.org/10.1177/0092070304268417</w:t>
        </w:r>
      </w:hyperlink>
    </w:p>
    <w:p w14:paraId="72F09F59" w14:textId="77777777" w:rsidR="00C91026" w:rsidRDefault="00A75B0C">
      <w:pPr>
        <w:pStyle w:val="Corpsdetexte"/>
        <w:spacing w:before="115" w:line="288" w:lineRule="auto"/>
        <w:ind w:left="709" w:right="202" w:hanging="567"/>
        <w:rPr>
          <w:lang w:val="en-US"/>
        </w:rPr>
      </w:pPr>
      <w:bookmarkStart w:id="114" w:name="_bookmark45"/>
      <w:bookmarkEnd w:id="114"/>
      <w:r>
        <w:rPr>
          <w:w w:val="105"/>
          <w:lang w:val="en-US"/>
        </w:rPr>
        <w:t xml:space="preserve">Cambria, E., Poria, S., </w:t>
      </w:r>
      <w:proofErr w:type="spellStart"/>
      <w:r>
        <w:rPr>
          <w:w w:val="105"/>
          <w:lang w:val="en-US"/>
        </w:rPr>
        <w:t>Gelbukh</w:t>
      </w:r>
      <w:proofErr w:type="spellEnd"/>
      <w:r>
        <w:rPr>
          <w:w w:val="105"/>
          <w:lang w:val="en-US"/>
        </w:rPr>
        <w:t xml:space="preserve">, A., &amp; Thelwall, M. (2017). Sentiment Analysis Is a Big Suitcase. </w:t>
      </w:r>
      <w:r>
        <w:rPr>
          <w:rFonts w:ascii="Palatino Linotype"/>
          <w:i/>
          <w:w w:val="105"/>
          <w:lang w:val="en-US"/>
        </w:rPr>
        <w:t>IEEE Intelligent Systems</w:t>
      </w:r>
      <w:r>
        <w:rPr>
          <w:w w:val="105"/>
          <w:lang w:val="en-US"/>
        </w:rPr>
        <w:t xml:space="preserve">, </w:t>
      </w:r>
      <w:r>
        <w:rPr>
          <w:rFonts w:ascii="Palatino Linotype"/>
          <w:i/>
          <w:w w:val="105"/>
          <w:lang w:val="en-US"/>
        </w:rPr>
        <w:t>32</w:t>
      </w:r>
      <w:r>
        <w:rPr>
          <w:w w:val="105"/>
          <w:lang w:val="en-US"/>
        </w:rPr>
        <w:t xml:space="preserve">, 74-80. </w:t>
      </w:r>
      <w:hyperlink r:id="rId34">
        <w:r>
          <w:rPr>
            <w:spacing w:val="-2"/>
            <w:w w:val="105"/>
            <w:lang w:val="en-US"/>
          </w:rPr>
          <w:t>https://doi.org/10.1109/MIS.2017.4531228</w:t>
        </w:r>
      </w:hyperlink>
    </w:p>
    <w:p w14:paraId="141E18B7" w14:textId="77777777" w:rsidR="00C91026" w:rsidRDefault="00A75B0C">
      <w:pPr>
        <w:pStyle w:val="Corpsdetexte"/>
        <w:spacing w:before="144" w:line="288" w:lineRule="auto"/>
        <w:ind w:left="709" w:right="412" w:hanging="567"/>
        <w:rPr>
          <w:lang w:val="en-US"/>
        </w:rPr>
      </w:pPr>
      <w:bookmarkStart w:id="115" w:name="_bookmark46"/>
      <w:bookmarkEnd w:id="115"/>
      <w:proofErr w:type="spellStart"/>
      <w:r>
        <w:rPr>
          <w:w w:val="105"/>
          <w:lang w:val="en-US"/>
        </w:rPr>
        <w:t>Celeghin</w:t>
      </w:r>
      <w:proofErr w:type="spellEnd"/>
      <w:r>
        <w:rPr>
          <w:w w:val="105"/>
          <w:lang w:val="en-US"/>
        </w:rPr>
        <w:t xml:space="preserve">, A., Diano, M., Bagnis, A., Viola, M., &amp; </w:t>
      </w:r>
      <w:proofErr w:type="spellStart"/>
      <w:r>
        <w:rPr>
          <w:w w:val="105"/>
          <w:lang w:val="en-US"/>
        </w:rPr>
        <w:t>Tamietto</w:t>
      </w:r>
      <w:proofErr w:type="spellEnd"/>
      <w:r>
        <w:rPr>
          <w:w w:val="105"/>
          <w:lang w:val="en-US"/>
        </w:rPr>
        <w:t xml:space="preserve">, M. (2017). Basic Emotions in Human Neuroscience : Neuroimaging and Beyond. </w:t>
      </w:r>
      <w:r>
        <w:rPr>
          <w:rFonts w:ascii="Palatino Linotype"/>
          <w:i/>
          <w:w w:val="105"/>
          <w:lang w:val="en-US"/>
        </w:rPr>
        <w:t>Frontiers in Psychology</w:t>
      </w:r>
      <w:r>
        <w:rPr>
          <w:w w:val="105"/>
          <w:lang w:val="en-US"/>
        </w:rPr>
        <w:t xml:space="preserve">, </w:t>
      </w:r>
      <w:r>
        <w:rPr>
          <w:rFonts w:ascii="Palatino Linotype"/>
          <w:i/>
          <w:w w:val="105"/>
          <w:lang w:val="en-US"/>
        </w:rPr>
        <w:t>8</w:t>
      </w:r>
      <w:r>
        <w:rPr>
          <w:w w:val="105"/>
          <w:lang w:val="en-US"/>
        </w:rPr>
        <w:t xml:space="preserve">. </w:t>
      </w:r>
      <w:hyperlink r:id="rId35">
        <w:r>
          <w:rPr>
            <w:spacing w:val="-2"/>
            <w:w w:val="105"/>
            <w:lang w:val="en-US"/>
          </w:rPr>
          <w:t>https://doi.org/10.3389/fpsyg.2017.01432</w:t>
        </w:r>
      </w:hyperlink>
    </w:p>
    <w:p w14:paraId="61A6CFDD" w14:textId="77777777" w:rsidR="00C91026" w:rsidRDefault="00A75B0C">
      <w:pPr>
        <w:pStyle w:val="Corpsdetexte"/>
        <w:spacing w:before="144" w:line="312" w:lineRule="auto"/>
        <w:ind w:left="709" w:right="1126" w:hanging="567"/>
        <w:rPr>
          <w:lang w:val="en-US"/>
        </w:rPr>
      </w:pPr>
      <w:bookmarkStart w:id="116" w:name="_bookmark47"/>
      <w:bookmarkEnd w:id="116"/>
      <w:r>
        <w:rPr>
          <w:w w:val="105"/>
          <w:lang w:val="en-US"/>
        </w:rPr>
        <w:t xml:space="preserve">Clore, G., &amp; </w:t>
      </w:r>
      <w:proofErr w:type="spellStart"/>
      <w:r>
        <w:rPr>
          <w:w w:val="105"/>
          <w:lang w:val="en-US"/>
        </w:rPr>
        <w:t>Ortony</w:t>
      </w:r>
      <w:proofErr w:type="spellEnd"/>
      <w:r>
        <w:rPr>
          <w:w w:val="105"/>
          <w:lang w:val="en-US"/>
        </w:rPr>
        <w:t xml:space="preserve">, A. (1988, </w:t>
      </w:r>
      <w:proofErr w:type="spellStart"/>
      <w:r>
        <w:rPr>
          <w:w w:val="105"/>
          <w:lang w:val="en-US"/>
        </w:rPr>
        <w:t>janvier</w:t>
      </w:r>
      <w:proofErr w:type="spellEnd"/>
      <w:r>
        <w:rPr>
          <w:w w:val="105"/>
          <w:lang w:val="en-US"/>
        </w:rPr>
        <w:t xml:space="preserve">). The Semantics of the Affective Lexicon. </w:t>
      </w:r>
      <w:hyperlink r:id="rId36">
        <w:r>
          <w:rPr>
            <w:spacing w:val="-2"/>
            <w:w w:val="105"/>
            <w:lang w:val="en-US"/>
          </w:rPr>
          <w:t>https://doi.org/10.1007/978-94-009-2792-6_15</w:t>
        </w:r>
      </w:hyperlink>
    </w:p>
    <w:p w14:paraId="578131A4" w14:textId="77777777" w:rsidR="00C91026" w:rsidRDefault="00A75B0C">
      <w:pPr>
        <w:pStyle w:val="Corpsdetexte"/>
        <w:spacing w:before="91" w:line="285" w:lineRule="auto"/>
        <w:ind w:left="709" w:right="794" w:hanging="567"/>
        <w:rPr>
          <w:lang w:val="en-US"/>
        </w:rPr>
      </w:pPr>
      <w:bookmarkStart w:id="117" w:name="_bookmark48"/>
      <w:bookmarkEnd w:id="117"/>
      <w:r>
        <w:rPr>
          <w:w w:val="105"/>
          <w:lang w:val="en-US"/>
        </w:rPr>
        <w:t xml:space="preserve">Clough, P. T. (2007). Introduction. In </w:t>
      </w:r>
      <w:r>
        <w:rPr>
          <w:rFonts w:ascii="Palatino Linotype"/>
          <w:i/>
          <w:w w:val="105"/>
          <w:lang w:val="en-US"/>
        </w:rPr>
        <w:t>The Affective Turn</w:t>
      </w:r>
      <w:r>
        <w:rPr>
          <w:w w:val="105"/>
          <w:lang w:val="en-US"/>
        </w:rPr>
        <w:t xml:space="preserve">. Duke University Press. </w:t>
      </w:r>
      <w:hyperlink r:id="rId37">
        <w:r>
          <w:rPr>
            <w:spacing w:val="-2"/>
            <w:w w:val="105"/>
            <w:lang w:val="en-US"/>
          </w:rPr>
          <w:t>https://doi.org/10.2307/j.ctv11316pw.5</w:t>
        </w:r>
      </w:hyperlink>
    </w:p>
    <w:p w14:paraId="125A510C" w14:textId="77777777" w:rsidR="00C91026" w:rsidRDefault="00A75B0C">
      <w:pPr>
        <w:spacing w:before="123"/>
        <w:ind w:left="142"/>
        <w:rPr>
          <w:sz w:val="24"/>
          <w:lang w:val="en-US"/>
        </w:rPr>
      </w:pPr>
      <w:bookmarkStart w:id="118" w:name="_bookmark49"/>
      <w:bookmarkEnd w:id="118"/>
      <w:r>
        <w:rPr>
          <w:w w:val="105"/>
          <w:sz w:val="24"/>
          <w:lang w:val="en-US"/>
        </w:rPr>
        <w:t>Darwin,</w:t>
      </w:r>
      <w:r>
        <w:rPr>
          <w:spacing w:val="4"/>
          <w:w w:val="105"/>
          <w:sz w:val="24"/>
          <w:lang w:val="en-US"/>
        </w:rPr>
        <w:t xml:space="preserve"> </w:t>
      </w:r>
      <w:r>
        <w:rPr>
          <w:w w:val="105"/>
          <w:sz w:val="24"/>
          <w:lang w:val="en-US"/>
        </w:rPr>
        <w:t>C.</w:t>
      </w:r>
      <w:r>
        <w:rPr>
          <w:spacing w:val="5"/>
          <w:w w:val="105"/>
          <w:sz w:val="24"/>
          <w:lang w:val="en-US"/>
        </w:rPr>
        <w:t xml:space="preserve"> </w:t>
      </w:r>
      <w:r>
        <w:rPr>
          <w:w w:val="105"/>
          <w:sz w:val="24"/>
          <w:lang w:val="en-US"/>
        </w:rPr>
        <w:t>(1872).</w:t>
      </w:r>
      <w:r>
        <w:rPr>
          <w:spacing w:val="4"/>
          <w:w w:val="105"/>
          <w:sz w:val="24"/>
          <w:lang w:val="en-US"/>
        </w:rPr>
        <w:t xml:space="preserve"> </w:t>
      </w:r>
      <w:r>
        <w:rPr>
          <w:rFonts w:ascii="Palatino Linotype"/>
          <w:i/>
          <w:w w:val="105"/>
          <w:sz w:val="24"/>
          <w:lang w:val="en-US"/>
        </w:rPr>
        <w:t>The</w:t>
      </w:r>
      <w:r>
        <w:rPr>
          <w:rFonts w:ascii="Palatino Linotype"/>
          <w:i/>
          <w:spacing w:val="10"/>
          <w:w w:val="105"/>
          <w:sz w:val="24"/>
          <w:lang w:val="en-US"/>
        </w:rPr>
        <w:t xml:space="preserve"> </w:t>
      </w:r>
      <w:r>
        <w:rPr>
          <w:rFonts w:ascii="Palatino Linotype"/>
          <w:i/>
          <w:w w:val="105"/>
          <w:sz w:val="24"/>
          <w:lang w:val="en-US"/>
        </w:rPr>
        <w:t>Expression</w:t>
      </w:r>
      <w:r>
        <w:rPr>
          <w:rFonts w:ascii="Palatino Linotype"/>
          <w:i/>
          <w:spacing w:val="10"/>
          <w:w w:val="105"/>
          <w:sz w:val="24"/>
          <w:lang w:val="en-US"/>
        </w:rPr>
        <w:t xml:space="preserve"> </w:t>
      </w:r>
      <w:r>
        <w:rPr>
          <w:rFonts w:ascii="Palatino Linotype"/>
          <w:i/>
          <w:w w:val="105"/>
          <w:sz w:val="24"/>
          <w:lang w:val="en-US"/>
        </w:rPr>
        <w:t>of</w:t>
      </w:r>
      <w:r>
        <w:rPr>
          <w:rFonts w:ascii="Palatino Linotype"/>
          <w:i/>
          <w:spacing w:val="10"/>
          <w:w w:val="105"/>
          <w:sz w:val="24"/>
          <w:lang w:val="en-US"/>
        </w:rPr>
        <w:t xml:space="preserve"> </w:t>
      </w:r>
      <w:r>
        <w:rPr>
          <w:rFonts w:ascii="Palatino Linotype"/>
          <w:i/>
          <w:w w:val="105"/>
          <w:sz w:val="24"/>
          <w:lang w:val="en-US"/>
        </w:rPr>
        <w:t>the</w:t>
      </w:r>
      <w:r>
        <w:rPr>
          <w:rFonts w:ascii="Palatino Linotype"/>
          <w:i/>
          <w:spacing w:val="10"/>
          <w:w w:val="105"/>
          <w:sz w:val="24"/>
          <w:lang w:val="en-US"/>
        </w:rPr>
        <w:t xml:space="preserve"> </w:t>
      </w:r>
      <w:r>
        <w:rPr>
          <w:rFonts w:ascii="Palatino Linotype"/>
          <w:i/>
          <w:w w:val="105"/>
          <w:sz w:val="24"/>
          <w:lang w:val="en-US"/>
        </w:rPr>
        <w:t>Emotions</w:t>
      </w:r>
      <w:r>
        <w:rPr>
          <w:rFonts w:ascii="Palatino Linotype"/>
          <w:i/>
          <w:spacing w:val="10"/>
          <w:w w:val="105"/>
          <w:sz w:val="24"/>
          <w:lang w:val="en-US"/>
        </w:rPr>
        <w:t xml:space="preserve"> </w:t>
      </w:r>
      <w:r>
        <w:rPr>
          <w:rFonts w:ascii="Palatino Linotype"/>
          <w:i/>
          <w:w w:val="105"/>
          <w:sz w:val="24"/>
          <w:lang w:val="en-US"/>
        </w:rPr>
        <w:t>in</w:t>
      </w:r>
      <w:r>
        <w:rPr>
          <w:rFonts w:ascii="Palatino Linotype"/>
          <w:i/>
          <w:spacing w:val="10"/>
          <w:w w:val="105"/>
          <w:sz w:val="24"/>
          <w:lang w:val="en-US"/>
        </w:rPr>
        <w:t xml:space="preserve"> </w:t>
      </w:r>
      <w:r>
        <w:rPr>
          <w:rFonts w:ascii="Palatino Linotype"/>
          <w:i/>
          <w:w w:val="105"/>
          <w:sz w:val="24"/>
          <w:lang w:val="en-US"/>
        </w:rPr>
        <w:t>Man</w:t>
      </w:r>
      <w:r>
        <w:rPr>
          <w:rFonts w:ascii="Palatino Linotype"/>
          <w:i/>
          <w:spacing w:val="10"/>
          <w:w w:val="105"/>
          <w:sz w:val="24"/>
          <w:lang w:val="en-US"/>
        </w:rPr>
        <w:t xml:space="preserve"> </w:t>
      </w:r>
      <w:r>
        <w:rPr>
          <w:rFonts w:ascii="Palatino Linotype"/>
          <w:i/>
          <w:w w:val="105"/>
          <w:sz w:val="24"/>
          <w:lang w:val="en-US"/>
        </w:rPr>
        <w:t>and</w:t>
      </w:r>
      <w:r>
        <w:rPr>
          <w:rFonts w:ascii="Palatino Linotype"/>
          <w:i/>
          <w:spacing w:val="10"/>
          <w:w w:val="105"/>
          <w:sz w:val="24"/>
          <w:lang w:val="en-US"/>
        </w:rPr>
        <w:t xml:space="preserve"> </w:t>
      </w:r>
      <w:r>
        <w:rPr>
          <w:rFonts w:ascii="Palatino Linotype"/>
          <w:i/>
          <w:w w:val="105"/>
          <w:sz w:val="24"/>
          <w:lang w:val="en-US"/>
        </w:rPr>
        <w:t>Animals</w:t>
      </w:r>
      <w:r>
        <w:rPr>
          <w:w w:val="105"/>
          <w:sz w:val="24"/>
          <w:lang w:val="en-US"/>
        </w:rPr>
        <w:t>.</w:t>
      </w:r>
      <w:r>
        <w:rPr>
          <w:spacing w:val="4"/>
          <w:w w:val="105"/>
          <w:sz w:val="24"/>
          <w:lang w:val="en-US"/>
        </w:rPr>
        <w:t xml:space="preserve"> </w:t>
      </w:r>
      <w:r>
        <w:rPr>
          <w:w w:val="105"/>
          <w:sz w:val="24"/>
          <w:lang w:val="en-US"/>
        </w:rPr>
        <w:t>John</w:t>
      </w:r>
      <w:r>
        <w:rPr>
          <w:spacing w:val="5"/>
          <w:w w:val="105"/>
          <w:sz w:val="24"/>
          <w:lang w:val="en-US"/>
        </w:rPr>
        <w:t xml:space="preserve"> </w:t>
      </w:r>
      <w:r>
        <w:rPr>
          <w:spacing w:val="-2"/>
          <w:w w:val="105"/>
          <w:sz w:val="24"/>
          <w:lang w:val="en-US"/>
        </w:rPr>
        <w:t>Murray.</w:t>
      </w:r>
    </w:p>
    <w:p w14:paraId="2DE4057D" w14:textId="77777777" w:rsidR="00C91026" w:rsidRDefault="00A75B0C">
      <w:pPr>
        <w:pStyle w:val="Corpsdetexte"/>
        <w:spacing w:before="182" w:line="288" w:lineRule="auto"/>
        <w:ind w:left="709" w:right="341" w:hanging="567"/>
        <w:rPr>
          <w:lang w:val="en-US"/>
        </w:rPr>
      </w:pPr>
      <w:bookmarkStart w:id="119" w:name="_bookmark50"/>
      <w:bookmarkEnd w:id="119"/>
      <w:r>
        <w:rPr>
          <w:w w:val="105"/>
          <w:lang w:val="en-US"/>
        </w:rPr>
        <w:t xml:space="preserve">Davidow, M. (2003). Organizational Responses to Customer Complaints : What Works and What Doesn’t. </w:t>
      </w:r>
      <w:r>
        <w:rPr>
          <w:rFonts w:ascii="Palatino Linotype" w:hAnsi="Palatino Linotype"/>
          <w:i/>
          <w:w w:val="105"/>
          <w:lang w:val="en-US"/>
        </w:rPr>
        <w:t>Journal of Service Research</w:t>
      </w:r>
      <w:r>
        <w:rPr>
          <w:w w:val="105"/>
          <w:lang w:val="en-US"/>
        </w:rPr>
        <w:t xml:space="preserve">, </w:t>
      </w:r>
      <w:r>
        <w:rPr>
          <w:rFonts w:ascii="Palatino Linotype" w:hAnsi="Palatino Linotype"/>
          <w:i/>
          <w:w w:val="105"/>
          <w:lang w:val="en-US"/>
        </w:rPr>
        <w:t>5</w:t>
      </w:r>
      <w:r>
        <w:rPr>
          <w:w w:val="105"/>
          <w:lang w:val="en-US"/>
        </w:rPr>
        <w:t xml:space="preserve">, 225-250. </w:t>
      </w:r>
      <w:r>
        <w:fldChar w:fldCharType="begin"/>
      </w:r>
      <w:r>
        <w:rPr>
          <w:lang w:val="en-US"/>
          <w:rPrChange w:id="120" w:author="GUENOUN Marcel" w:date="2025-11-27T09:38:00Z">
            <w:rPr/>
          </w:rPrChange>
        </w:rPr>
        <w:instrText xml:space="preserve"> HYPERLINK "https://doi.org/10.1177/1094670502238917" \h </w:instrText>
      </w:r>
      <w:r>
        <w:fldChar w:fldCharType="separate"/>
      </w:r>
      <w:r>
        <w:rPr>
          <w:spacing w:val="-2"/>
          <w:w w:val="105"/>
          <w:lang w:val="en-US"/>
        </w:rPr>
        <w:t>https://doi.org/10.1177/1094670502238917</w:t>
      </w:r>
      <w:r>
        <w:rPr>
          <w:spacing w:val="-2"/>
          <w:w w:val="105"/>
          <w:lang w:val="en-US"/>
        </w:rPr>
        <w:fldChar w:fldCharType="end"/>
      </w:r>
    </w:p>
    <w:p w14:paraId="1FB354DE" w14:textId="77777777" w:rsidR="00C91026" w:rsidRDefault="00A75B0C">
      <w:pPr>
        <w:spacing w:before="117" w:line="285" w:lineRule="auto"/>
        <w:ind w:left="700" w:right="341" w:hanging="559"/>
        <w:rPr>
          <w:sz w:val="24"/>
          <w:lang w:val="en-US"/>
        </w:rPr>
      </w:pPr>
      <w:bookmarkStart w:id="121" w:name="_bookmark51"/>
      <w:bookmarkEnd w:id="121"/>
      <w:r>
        <w:rPr>
          <w:w w:val="105"/>
          <w:sz w:val="24"/>
          <w:lang w:val="en-US"/>
        </w:rPr>
        <w:t xml:space="preserve">Day, R. L., &amp; Landon, E. L. (1977). </w:t>
      </w:r>
      <w:r>
        <w:rPr>
          <w:rFonts w:ascii="Palatino Linotype"/>
          <w:i/>
          <w:w w:val="105"/>
          <w:sz w:val="24"/>
          <w:lang w:val="en-US"/>
        </w:rPr>
        <w:t>Consumer and Industrial Buying Behavior</w:t>
      </w:r>
      <w:r>
        <w:rPr>
          <w:w w:val="105"/>
          <w:sz w:val="24"/>
          <w:lang w:val="en-US"/>
        </w:rPr>
        <w:t>. New York : North-Holland.</w:t>
      </w:r>
    </w:p>
    <w:p w14:paraId="3DCB94ED" w14:textId="77777777" w:rsidR="00C91026" w:rsidRDefault="00A75B0C">
      <w:pPr>
        <w:spacing w:before="123" w:line="266" w:lineRule="auto"/>
        <w:ind w:left="685" w:right="341" w:hanging="543"/>
        <w:rPr>
          <w:sz w:val="24"/>
          <w:lang w:val="en-US"/>
        </w:rPr>
      </w:pPr>
      <w:bookmarkStart w:id="122" w:name="_bookmark52"/>
      <w:bookmarkEnd w:id="122"/>
      <w:r>
        <w:rPr>
          <w:w w:val="105"/>
          <w:sz w:val="24"/>
          <w:lang w:val="en-US"/>
        </w:rPr>
        <w:t xml:space="preserve">Day, R. L. (1977). Extending the Concept of Consumer Satisfaction. </w:t>
      </w:r>
      <w:r>
        <w:rPr>
          <w:rFonts w:ascii="Palatino Linotype"/>
          <w:i/>
          <w:w w:val="105"/>
          <w:sz w:val="24"/>
          <w:lang w:val="en-US"/>
        </w:rPr>
        <w:t>Advances in Consumer Research</w:t>
      </w:r>
      <w:r>
        <w:rPr>
          <w:w w:val="105"/>
          <w:sz w:val="24"/>
          <w:lang w:val="en-US"/>
        </w:rPr>
        <w:t xml:space="preserve">, </w:t>
      </w:r>
      <w:r>
        <w:rPr>
          <w:rFonts w:ascii="Palatino Linotype"/>
          <w:i/>
          <w:w w:val="105"/>
          <w:sz w:val="24"/>
          <w:lang w:val="en-US"/>
        </w:rPr>
        <w:t>4</w:t>
      </w:r>
      <w:r>
        <w:rPr>
          <w:w w:val="105"/>
          <w:sz w:val="24"/>
          <w:lang w:val="en-US"/>
        </w:rPr>
        <w:t>, 149-154.</w:t>
      </w:r>
    </w:p>
    <w:p w14:paraId="461D1E7D" w14:textId="77777777" w:rsidR="00C91026" w:rsidRDefault="00A75B0C">
      <w:pPr>
        <w:pStyle w:val="Corpsdetexte"/>
        <w:spacing w:before="146"/>
        <w:ind w:left="142"/>
        <w:rPr>
          <w:lang w:val="en-US"/>
        </w:rPr>
      </w:pPr>
      <w:bookmarkStart w:id="123" w:name="_bookmark53"/>
      <w:bookmarkEnd w:id="123"/>
      <w:r>
        <w:rPr>
          <w:w w:val="105"/>
          <w:lang w:val="en-US"/>
        </w:rPr>
        <w:t>Day,</w:t>
      </w:r>
      <w:r>
        <w:rPr>
          <w:spacing w:val="-1"/>
          <w:w w:val="105"/>
          <w:lang w:val="en-US"/>
        </w:rPr>
        <w:t xml:space="preserve"> </w:t>
      </w:r>
      <w:r>
        <w:rPr>
          <w:w w:val="105"/>
          <w:lang w:val="en-US"/>
        </w:rPr>
        <w:t>R.</w:t>
      </w:r>
      <w:r>
        <w:rPr>
          <w:spacing w:val="-1"/>
          <w:w w:val="105"/>
          <w:lang w:val="en-US"/>
        </w:rPr>
        <w:t xml:space="preserve"> </w:t>
      </w:r>
      <w:r>
        <w:rPr>
          <w:w w:val="105"/>
          <w:lang w:val="en-US"/>
        </w:rPr>
        <w:t>L. (1984).</w:t>
      </w:r>
      <w:r>
        <w:rPr>
          <w:spacing w:val="-1"/>
          <w:w w:val="105"/>
          <w:lang w:val="en-US"/>
        </w:rPr>
        <w:t xml:space="preserve"> </w:t>
      </w:r>
      <w:r>
        <w:rPr>
          <w:w w:val="105"/>
          <w:lang w:val="en-US"/>
        </w:rPr>
        <w:t>Modeling</w:t>
      </w:r>
      <w:r>
        <w:rPr>
          <w:spacing w:val="-1"/>
          <w:w w:val="105"/>
          <w:lang w:val="en-US"/>
        </w:rPr>
        <w:t xml:space="preserve"> </w:t>
      </w:r>
      <w:r>
        <w:rPr>
          <w:w w:val="105"/>
          <w:lang w:val="en-US"/>
        </w:rPr>
        <w:t>Choices Among</w:t>
      </w:r>
      <w:r>
        <w:rPr>
          <w:spacing w:val="-1"/>
          <w:w w:val="105"/>
          <w:lang w:val="en-US"/>
        </w:rPr>
        <w:t xml:space="preserve"> </w:t>
      </w:r>
      <w:r>
        <w:rPr>
          <w:w w:val="105"/>
          <w:lang w:val="en-US"/>
        </w:rPr>
        <w:t>Alternative</w:t>
      </w:r>
      <w:r>
        <w:rPr>
          <w:spacing w:val="-1"/>
          <w:w w:val="105"/>
          <w:lang w:val="en-US"/>
        </w:rPr>
        <w:t xml:space="preserve"> </w:t>
      </w:r>
      <w:r>
        <w:rPr>
          <w:w w:val="105"/>
          <w:lang w:val="en-US"/>
        </w:rPr>
        <w:t>Responses to</w:t>
      </w:r>
      <w:r>
        <w:rPr>
          <w:spacing w:val="-1"/>
          <w:w w:val="105"/>
          <w:lang w:val="en-US"/>
        </w:rPr>
        <w:t xml:space="preserve"> </w:t>
      </w:r>
      <w:r>
        <w:rPr>
          <w:spacing w:val="-2"/>
          <w:w w:val="105"/>
          <w:lang w:val="en-US"/>
        </w:rPr>
        <w:t>Dissatisfaction.</w:t>
      </w:r>
    </w:p>
    <w:p w14:paraId="66278BCE" w14:textId="77777777" w:rsidR="00C91026" w:rsidRDefault="00A75B0C">
      <w:pPr>
        <w:spacing w:before="54"/>
        <w:ind w:left="687"/>
        <w:rPr>
          <w:sz w:val="24"/>
          <w:lang w:val="en-US"/>
        </w:rPr>
      </w:pPr>
      <w:r>
        <w:rPr>
          <w:rFonts w:ascii="Palatino Linotype"/>
          <w:i/>
          <w:sz w:val="24"/>
          <w:lang w:val="en-US"/>
        </w:rPr>
        <w:t>Advances</w:t>
      </w:r>
      <w:r>
        <w:rPr>
          <w:rFonts w:ascii="Palatino Linotype"/>
          <w:i/>
          <w:spacing w:val="31"/>
          <w:sz w:val="24"/>
          <w:lang w:val="en-US"/>
        </w:rPr>
        <w:t xml:space="preserve"> </w:t>
      </w:r>
      <w:r>
        <w:rPr>
          <w:rFonts w:ascii="Palatino Linotype"/>
          <w:i/>
          <w:sz w:val="24"/>
          <w:lang w:val="en-US"/>
        </w:rPr>
        <w:t>in</w:t>
      </w:r>
      <w:r>
        <w:rPr>
          <w:rFonts w:ascii="Palatino Linotype"/>
          <w:i/>
          <w:spacing w:val="32"/>
          <w:sz w:val="24"/>
          <w:lang w:val="en-US"/>
        </w:rPr>
        <w:t xml:space="preserve"> </w:t>
      </w:r>
      <w:r>
        <w:rPr>
          <w:rFonts w:ascii="Palatino Linotype"/>
          <w:i/>
          <w:sz w:val="24"/>
          <w:lang w:val="en-US"/>
        </w:rPr>
        <w:t>consumer</w:t>
      </w:r>
      <w:r>
        <w:rPr>
          <w:rFonts w:ascii="Palatino Linotype"/>
          <w:i/>
          <w:spacing w:val="32"/>
          <w:sz w:val="24"/>
          <w:lang w:val="en-US"/>
        </w:rPr>
        <w:t xml:space="preserve"> </w:t>
      </w:r>
      <w:r>
        <w:rPr>
          <w:rFonts w:ascii="Palatino Linotype"/>
          <w:i/>
          <w:sz w:val="24"/>
          <w:lang w:val="en-US"/>
        </w:rPr>
        <w:t>research</w:t>
      </w:r>
      <w:r>
        <w:rPr>
          <w:sz w:val="24"/>
          <w:lang w:val="en-US"/>
        </w:rPr>
        <w:t>,</w:t>
      </w:r>
      <w:r>
        <w:rPr>
          <w:spacing w:val="25"/>
          <w:sz w:val="24"/>
          <w:lang w:val="en-US"/>
        </w:rPr>
        <w:t xml:space="preserve"> </w:t>
      </w:r>
      <w:r>
        <w:rPr>
          <w:rFonts w:ascii="Palatino Linotype"/>
          <w:i/>
          <w:sz w:val="24"/>
          <w:lang w:val="en-US"/>
        </w:rPr>
        <w:t>11</w:t>
      </w:r>
      <w:r>
        <w:rPr>
          <w:sz w:val="24"/>
          <w:lang w:val="en-US"/>
        </w:rPr>
        <w:t>,</w:t>
      </w:r>
      <w:r>
        <w:rPr>
          <w:spacing w:val="25"/>
          <w:sz w:val="24"/>
          <w:lang w:val="en-US"/>
        </w:rPr>
        <w:t xml:space="preserve"> </w:t>
      </w:r>
      <w:r>
        <w:rPr>
          <w:sz w:val="24"/>
          <w:lang w:val="en-US"/>
        </w:rPr>
        <w:t>496-</w:t>
      </w:r>
      <w:r>
        <w:rPr>
          <w:spacing w:val="-4"/>
          <w:sz w:val="24"/>
          <w:lang w:val="en-US"/>
        </w:rPr>
        <w:t>499.</w:t>
      </w:r>
    </w:p>
    <w:p w14:paraId="162B5B58" w14:textId="77777777" w:rsidR="00C91026" w:rsidRDefault="00A75B0C">
      <w:pPr>
        <w:spacing w:before="182" w:line="288" w:lineRule="auto"/>
        <w:ind w:left="709" w:right="202" w:hanging="567"/>
        <w:rPr>
          <w:sz w:val="24"/>
          <w:lang w:val="en-US"/>
        </w:rPr>
      </w:pPr>
      <w:bookmarkStart w:id="124" w:name="_bookmark54"/>
      <w:bookmarkEnd w:id="124"/>
      <w:r>
        <w:rPr>
          <w:w w:val="105"/>
          <w:sz w:val="24"/>
          <w:lang w:val="en-US"/>
        </w:rPr>
        <w:t xml:space="preserve">Day, R. L., &amp; Ash, S. B. (1979). Consumer Research to Dissatisfaction with Durable Products. </w:t>
      </w:r>
      <w:r>
        <w:rPr>
          <w:rFonts w:ascii="Palatino Linotype"/>
          <w:i/>
          <w:w w:val="105"/>
          <w:sz w:val="24"/>
          <w:lang w:val="en-US"/>
        </w:rPr>
        <w:t>Advances in consumer research</w:t>
      </w:r>
      <w:r>
        <w:rPr>
          <w:w w:val="105"/>
          <w:sz w:val="24"/>
          <w:lang w:val="en-US"/>
        </w:rPr>
        <w:t xml:space="preserve">, </w:t>
      </w:r>
      <w:r>
        <w:rPr>
          <w:rFonts w:ascii="Palatino Linotype"/>
          <w:i/>
          <w:w w:val="105"/>
          <w:sz w:val="24"/>
          <w:lang w:val="en-US"/>
        </w:rPr>
        <w:t>6</w:t>
      </w:r>
      <w:r>
        <w:rPr>
          <w:w w:val="105"/>
          <w:sz w:val="24"/>
          <w:lang w:val="en-US"/>
        </w:rPr>
        <w:t>, 438.</w:t>
      </w:r>
    </w:p>
    <w:p w14:paraId="185BFBF7" w14:textId="77777777" w:rsidR="00C91026" w:rsidRDefault="00A75B0C">
      <w:pPr>
        <w:pStyle w:val="Corpsdetexte"/>
        <w:spacing w:before="117" w:line="288" w:lineRule="auto"/>
        <w:ind w:left="709" w:right="202" w:hanging="567"/>
        <w:rPr>
          <w:lang w:val="en-US"/>
        </w:rPr>
      </w:pPr>
      <w:bookmarkStart w:id="125" w:name="_bookmark55"/>
      <w:bookmarkEnd w:id="125"/>
      <w:r>
        <w:rPr>
          <w:w w:val="105"/>
          <w:lang w:val="en-US"/>
        </w:rPr>
        <w:t xml:space="preserve">Day, R. L., </w:t>
      </w:r>
      <w:proofErr w:type="spellStart"/>
      <w:r>
        <w:rPr>
          <w:w w:val="105"/>
          <w:lang w:val="en-US"/>
        </w:rPr>
        <w:t>Grabicke</w:t>
      </w:r>
      <w:proofErr w:type="spellEnd"/>
      <w:r>
        <w:rPr>
          <w:w w:val="105"/>
          <w:lang w:val="en-US"/>
        </w:rPr>
        <w:t xml:space="preserve">, K., Schaetzle, T., &amp; Staubach, F. (1981). The Hidden Agenda of Consumer Complaining. </w:t>
      </w:r>
      <w:r>
        <w:rPr>
          <w:rFonts w:ascii="Palatino Linotype"/>
          <w:i/>
          <w:w w:val="105"/>
          <w:lang w:val="en-US"/>
        </w:rPr>
        <w:t>Journal of Retailing</w:t>
      </w:r>
      <w:r>
        <w:rPr>
          <w:w w:val="105"/>
          <w:lang w:val="en-US"/>
        </w:rPr>
        <w:t xml:space="preserve">, </w:t>
      </w:r>
      <w:r>
        <w:rPr>
          <w:rFonts w:ascii="Palatino Linotype"/>
          <w:i/>
          <w:w w:val="105"/>
          <w:lang w:val="en-US"/>
        </w:rPr>
        <w:t>57</w:t>
      </w:r>
      <w:r>
        <w:rPr>
          <w:w w:val="105"/>
          <w:lang w:val="en-US"/>
        </w:rPr>
        <w:t>, 86-107.</w:t>
      </w:r>
    </w:p>
    <w:p w14:paraId="1BDDE0AA" w14:textId="77777777" w:rsidR="00C91026" w:rsidRDefault="00A75B0C">
      <w:pPr>
        <w:spacing w:before="117" w:line="276" w:lineRule="auto"/>
        <w:ind w:left="693" w:right="202" w:hanging="552"/>
        <w:rPr>
          <w:sz w:val="24"/>
          <w:lang w:val="en-US"/>
        </w:rPr>
      </w:pPr>
      <w:bookmarkStart w:id="126" w:name="_bookmark56"/>
      <w:bookmarkEnd w:id="126"/>
      <w:r>
        <w:rPr>
          <w:w w:val="105"/>
          <w:sz w:val="24"/>
          <w:lang w:val="en-US"/>
        </w:rPr>
        <w:t xml:space="preserve">De Keyser, A., Lemon, K. N., Klaus, P., &amp; </w:t>
      </w:r>
      <w:proofErr w:type="spellStart"/>
      <w:r>
        <w:rPr>
          <w:w w:val="105"/>
          <w:sz w:val="24"/>
          <w:lang w:val="en-US"/>
        </w:rPr>
        <w:t>Keiningham</w:t>
      </w:r>
      <w:proofErr w:type="spellEnd"/>
      <w:r>
        <w:rPr>
          <w:w w:val="105"/>
          <w:sz w:val="24"/>
          <w:lang w:val="en-US"/>
        </w:rPr>
        <w:t xml:space="preserve">, T. L. (2015). A framework for understanding and managing the customer experience. </w:t>
      </w:r>
      <w:r>
        <w:rPr>
          <w:rFonts w:ascii="Palatino Linotype"/>
          <w:i/>
          <w:w w:val="105"/>
          <w:sz w:val="24"/>
          <w:lang w:val="en-US"/>
        </w:rPr>
        <w:t>Marketing Science Institute working paper series</w:t>
      </w:r>
      <w:r>
        <w:rPr>
          <w:w w:val="105"/>
          <w:sz w:val="24"/>
          <w:lang w:val="en-US"/>
        </w:rPr>
        <w:t xml:space="preserve">, </w:t>
      </w:r>
      <w:r>
        <w:rPr>
          <w:rFonts w:ascii="Palatino Linotype"/>
          <w:i/>
          <w:w w:val="105"/>
          <w:sz w:val="24"/>
          <w:lang w:val="en-US"/>
        </w:rPr>
        <w:t>85</w:t>
      </w:r>
      <w:r>
        <w:rPr>
          <w:w w:val="105"/>
          <w:sz w:val="24"/>
          <w:lang w:val="en-US"/>
        </w:rPr>
        <w:t>(1), 15-121.</w:t>
      </w:r>
    </w:p>
    <w:p w14:paraId="2A009A7F" w14:textId="77777777" w:rsidR="00C91026" w:rsidRDefault="00A75B0C">
      <w:pPr>
        <w:pStyle w:val="Corpsdetexte"/>
        <w:spacing w:before="133" w:line="288" w:lineRule="auto"/>
        <w:ind w:left="709" w:right="794" w:hanging="567"/>
        <w:rPr>
          <w:lang w:val="en-US"/>
        </w:rPr>
      </w:pPr>
      <w:bookmarkStart w:id="127" w:name="_bookmark57"/>
      <w:bookmarkEnd w:id="127"/>
      <w:r>
        <w:rPr>
          <w:w w:val="105"/>
          <w:lang w:val="en-US"/>
        </w:rPr>
        <w:t>Ekman, P. (1982). What emotion categories or dimensions can observers judge from facial behavior</w:t>
      </w:r>
      <w:r>
        <w:rPr>
          <w:spacing w:val="-21"/>
          <w:w w:val="105"/>
          <w:lang w:val="en-US"/>
        </w:rPr>
        <w:t xml:space="preserve"> </w:t>
      </w:r>
      <w:r>
        <w:rPr>
          <w:w w:val="105"/>
          <w:lang w:val="en-US"/>
        </w:rPr>
        <w:t>? In P. Ekman (</w:t>
      </w:r>
      <w:proofErr w:type="spellStart"/>
      <w:r>
        <w:rPr>
          <w:w w:val="105"/>
          <w:lang w:val="en-US"/>
        </w:rPr>
        <w:t>Éd</w:t>
      </w:r>
      <w:proofErr w:type="spellEnd"/>
      <w:r>
        <w:rPr>
          <w:w w:val="105"/>
          <w:lang w:val="en-US"/>
        </w:rPr>
        <w:t xml:space="preserve">.), </w:t>
      </w:r>
      <w:r>
        <w:rPr>
          <w:rFonts w:ascii="Palatino Linotype" w:hAnsi="Palatino Linotype"/>
          <w:i/>
          <w:w w:val="105"/>
          <w:lang w:val="en-US"/>
        </w:rPr>
        <w:t xml:space="preserve">Emotion in the Human Face </w:t>
      </w:r>
      <w:r>
        <w:rPr>
          <w:w w:val="105"/>
          <w:lang w:val="en-US"/>
        </w:rPr>
        <w:t>(p. 39-55).</w:t>
      </w:r>
    </w:p>
    <w:p w14:paraId="7433D193" w14:textId="77777777" w:rsidR="00C91026" w:rsidRDefault="00A75B0C">
      <w:pPr>
        <w:pStyle w:val="Corpsdetexte"/>
        <w:spacing w:line="273" w:lineRule="exact"/>
        <w:ind w:left="709"/>
        <w:rPr>
          <w:lang w:val="en-US"/>
        </w:rPr>
      </w:pPr>
      <w:r>
        <w:rPr>
          <w:w w:val="105"/>
          <w:lang w:val="en-US"/>
        </w:rPr>
        <w:t>Cambridge</w:t>
      </w:r>
      <w:r>
        <w:rPr>
          <w:spacing w:val="-5"/>
          <w:w w:val="105"/>
          <w:lang w:val="en-US"/>
        </w:rPr>
        <w:t xml:space="preserve"> </w:t>
      </w:r>
      <w:r>
        <w:rPr>
          <w:w w:val="105"/>
          <w:lang w:val="en-US"/>
        </w:rPr>
        <w:t>University</w:t>
      </w:r>
      <w:r>
        <w:rPr>
          <w:spacing w:val="-5"/>
          <w:w w:val="105"/>
          <w:lang w:val="en-US"/>
        </w:rPr>
        <w:t xml:space="preserve"> </w:t>
      </w:r>
      <w:r>
        <w:rPr>
          <w:spacing w:val="-2"/>
          <w:w w:val="105"/>
          <w:lang w:val="en-US"/>
        </w:rPr>
        <w:t>Press.</w:t>
      </w:r>
    </w:p>
    <w:p w14:paraId="02FBF3A2" w14:textId="77777777" w:rsidR="00C91026" w:rsidRDefault="00C91026">
      <w:pPr>
        <w:pStyle w:val="Corpsdetexte"/>
        <w:spacing w:line="273" w:lineRule="exact"/>
        <w:rPr>
          <w:lang w:val="en-US"/>
        </w:rPr>
        <w:sectPr w:rsidR="00C91026">
          <w:pgSz w:w="11910" w:h="16840"/>
          <w:pgMar w:top="1280" w:right="1133" w:bottom="1080" w:left="1275" w:header="0" w:footer="889" w:gutter="0"/>
          <w:cols w:space="720"/>
        </w:sectPr>
      </w:pPr>
    </w:p>
    <w:p w14:paraId="16BE51AA" w14:textId="77777777" w:rsidR="00C91026" w:rsidRDefault="00A75B0C">
      <w:pPr>
        <w:pStyle w:val="Corpsdetexte"/>
        <w:spacing w:before="106" w:line="285" w:lineRule="auto"/>
        <w:ind w:left="709" w:right="1019" w:hanging="567"/>
        <w:rPr>
          <w:lang w:val="en-US"/>
        </w:rPr>
      </w:pPr>
      <w:bookmarkStart w:id="128" w:name="_bookmark58"/>
      <w:bookmarkEnd w:id="128"/>
      <w:r>
        <w:rPr>
          <w:w w:val="105"/>
          <w:lang w:val="en-US"/>
        </w:rPr>
        <w:lastRenderedPageBreak/>
        <w:t>Ekman,</w:t>
      </w:r>
      <w:r>
        <w:rPr>
          <w:spacing w:val="-12"/>
          <w:w w:val="105"/>
          <w:lang w:val="en-US"/>
        </w:rPr>
        <w:t xml:space="preserve"> </w:t>
      </w:r>
      <w:r>
        <w:rPr>
          <w:w w:val="105"/>
          <w:lang w:val="en-US"/>
        </w:rPr>
        <w:t>P.</w:t>
      </w:r>
      <w:r>
        <w:rPr>
          <w:spacing w:val="-3"/>
          <w:w w:val="105"/>
          <w:lang w:val="en-US"/>
        </w:rPr>
        <w:t xml:space="preserve"> </w:t>
      </w:r>
      <w:r>
        <w:rPr>
          <w:w w:val="105"/>
          <w:lang w:val="en-US"/>
        </w:rPr>
        <w:t>(1992a).</w:t>
      </w:r>
      <w:r>
        <w:rPr>
          <w:spacing w:val="-3"/>
          <w:w w:val="105"/>
          <w:lang w:val="en-US"/>
        </w:rPr>
        <w:t xml:space="preserve"> </w:t>
      </w:r>
      <w:r>
        <w:rPr>
          <w:w w:val="105"/>
          <w:lang w:val="en-US"/>
        </w:rPr>
        <w:t>Are</w:t>
      </w:r>
      <w:r>
        <w:rPr>
          <w:spacing w:val="-3"/>
          <w:w w:val="105"/>
          <w:lang w:val="en-US"/>
        </w:rPr>
        <w:t xml:space="preserve"> </w:t>
      </w:r>
      <w:r>
        <w:rPr>
          <w:w w:val="105"/>
          <w:lang w:val="en-US"/>
        </w:rPr>
        <w:t>there</w:t>
      </w:r>
      <w:r>
        <w:rPr>
          <w:spacing w:val="-3"/>
          <w:w w:val="105"/>
          <w:lang w:val="en-US"/>
        </w:rPr>
        <w:t xml:space="preserve"> </w:t>
      </w:r>
      <w:r>
        <w:rPr>
          <w:w w:val="105"/>
          <w:lang w:val="en-US"/>
        </w:rPr>
        <w:t>basic</w:t>
      </w:r>
      <w:r>
        <w:rPr>
          <w:spacing w:val="-3"/>
          <w:w w:val="105"/>
          <w:lang w:val="en-US"/>
        </w:rPr>
        <w:t xml:space="preserve"> </w:t>
      </w:r>
      <w:r>
        <w:rPr>
          <w:w w:val="105"/>
          <w:lang w:val="en-US"/>
        </w:rPr>
        <w:t>emotions</w:t>
      </w:r>
      <w:r>
        <w:rPr>
          <w:spacing w:val="-25"/>
          <w:w w:val="105"/>
          <w:lang w:val="en-US"/>
        </w:rPr>
        <w:t xml:space="preserve"> </w:t>
      </w:r>
      <w:r>
        <w:rPr>
          <w:w w:val="105"/>
          <w:lang w:val="en-US"/>
        </w:rPr>
        <w:t>?</w:t>
      </w:r>
      <w:r>
        <w:rPr>
          <w:spacing w:val="-3"/>
          <w:w w:val="105"/>
          <w:lang w:val="en-US"/>
        </w:rPr>
        <w:t xml:space="preserve"> </w:t>
      </w:r>
      <w:r>
        <w:rPr>
          <w:rFonts w:ascii="Palatino Linotype"/>
          <w:i/>
          <w:w w:val="105"/>
          <w:lang w:val="en-US"/>
        </w:rPr>
        <w:t>Psychological Review</w:t>
      </w:r>
      <w:r>
        <w:rPr>
          <w:w w:val="105"/>
          <w:lang w:val="en-US"/>
        </w:rPr>
        <w:t>,</w:t>
      </w:r>
      <w:r>
        <w:rPr>
          <w:spacing w:val="-3"/>
          <w:w w:val="105"/>
          <w:lang w:val="en-US"/>
        </w:rPr>
        <w:t xml:space="preserve"> </w:t>
      </w:r>
      <w:r>
        <w:rPr>
          <w:rFonts w:ascii="Palatino Linotype"/>
          <w:i/>
          <w:w w:val="105"/>
          <w:lang w:val="en-US"/>
        </w:rPr>
        <w:t>99</w:t>
      </w:r>
      <w:r>
        <w:rPr>
          <w:w w:val="105"/>
          <w:lang w:val="en-US"/>
        </w:rPr>
        <w:t>,</w:t>
      </w:r>
      <w:r>
        <w:rPr>
          <w:spacing w:val="-3"/>
          <w:w w:val="105"/>
          <w:lang w:val="en-US"/>
        </w:rPr>
        <w:t xml:space="preserve"> </w:t>
      </w:r>
      <w:r>
        <w:rPr>
          <w:w w:val="105"/>
          <w:lang w:val="en-US"/>
        </w:rPr>
        <w:t xml:space="preserve">550-553. </w:t>
      </w:r>
      <w:hyperlink r:id="rId38">
        <w:r>
          <w:rPr>
            <w:spacing w:val="-2"/>
            <w:w w:val="105"/>
            <w:lang w:val="en-US"/>
          </w:rPr>
          <w:t>https://doi.org/10.1037/0033-295X.99.3.550</w:t>
        </w:r>
      </w:hyperlink>
    </w:p>
    <w:p w14:paraId="1E4FA900" w14:textId="77777777" w:rsidR="00C91026" w:rsidRDefault="00A75B0C">
      <w:pPr>
        <w:pStyle w:val="Corpsdetexte"/>
        <w:spacing w:before="123" w:line="285" w:lineRule="auto"/>
        <w:ind w:left="697" w:right="469" w:hanging="556"/>
        <w:rPr>
          <w:lang w:val="en-US"/>
        </w:rPr>
      </w:pPr>
      <w:bookmarkStart w:id="129" w:name="_bookmark59"/>
      <w:bookmarkEnd w:id="129"/>
      <w:r>
        <w:rPr>
          <w:w w:val="105"/>
          <w:lang w:val="en-US"/>
        </w:rPr>
        <w:t xml:space="preserve">Ekman, P. (1992b). An Argument for Basic Emotions. </w:t>
      </w:r>
      <w:r>
        <w:rPr>
          <w:rFonts w:ascii="Palatino Linotype"/>
          <w:i/>
          <w:w w:val="105"/>
          <w:lang w:val="en-US"/>
        </w:rPr>
        <w:t>Cognition and Emotion</w:t>
      </w:r>
      <w:r>
        <w:rPr>
          <w:w w:val="105"/>
          <w:lang w:val="en-US"/>
        </w:rPr>
        <w:t xml:space="preserve">, </w:t>
      </w:r>
      <w:r>
        <w:rPr>
          <w:rFonts w:ascii="Palatino Linotype"/>
          <w:i/>
          <w:w w:val="105"/>
          <w:lang w:val="en-US"/>
        </w:rPr>
        <w:t>6</w:t>
      </w:r>
      <w:r>
        <w:rPr>
          <w:w w:val="105"/>
          <w:lang w:val="en-US"/>
        </w:rPr>
        <w:t xml:space="preserve">(3-4), 169-200. </w:t>
      </w:r>
      <w:hyperlink r:id="rId39">
        <w:r>
          <w:rPr>
            <w:w w:val="105"/>
            <w:lang w:val="en-US"/>
          </w:rPr>
          <w:t>https://doi.org/10.1080/02699939208411068</w:t>
        </w:r>
      </w:hyperlink>
    </w:p>
    <w:p w14:paraId="71131EFE" w14:textId="77777777" w:rsidR="00C91026" w:rsidRDefault="00A75B0C">
      <w:pPr>
        <w:spacing w:before="123" w:line="266" w:lineRule="auto"/>
        <w:ind w:left="685" w:hanging="543"/>
        <w:rPr>
          <w:sz w:val="24"/>
          <w:lang w:val="en-US"/>
        </w:rPr>
      </w:pPr>
      <w:bookmarkStart w:id="130" w:name="_bookmark60"/>
      <w:bookmarkEnd w:id="130"/>
      <w:r>
        <w:rPr>
          <w:w w:val="105"/>
          <w:sz w:val="24"/>
          <w:lang w:val="en-US"/>
        </w:rPr>
        <w:t>Ekman, P. (1999). Basic Emotions. In T. Dalgleish &amp; M. J. Power (</w:t>
      </w:r>
      <w:proofErr w:type="spellStart"/>
      <w:r>
        <w:rPr>
          <w:w w:val="105"/>
          <w:sz w:val="24"/>
          <w:lang w:val="en-US"/>
        </w:rPr>
        <w:t>Éd</w:t>
      </w:r>
      <w:proofErr w:type="spellEnd"/>
      <w:r>
        <w:rPr>
          <w:w w:val="105"/>
          <w:sz w:val="24"/>
          <w:lang w:val="en-US"/>
        </w:rPr>
        <w:t xml:space="preserve">.), </w:t>
      </w:r>
      <w:r>
        <w:rPr>
          <w:rFonts w:ascii="Palatino Linotype" w:hAnsi="Palatino Linotype"/>
          <w:i/>
          <w:w w:val="105"/>
          <w:sz w:val="24"/>
          <w:lang w:val="en-US"/>
        </w:rPr>
        <w:t xml:space="preserve">Handbook of Cognition and Emotion </w:t>
      </w:r>
      <w:r>
        <w:rPr>
          <w:w w:val="105"/>
          <w:sz w:val="24"/>
          <w:lang w:val="en-US"/>
        </w:rPr>
        <w:t>(p. 45-60). John Wiley &amp; Sons Ltd.</w:t>
      </w:r>
    </w:p>
    <w:p w14:paraId="0598E6BF" w14:textId="77777777" w:rsidR="00C91026" w:rsidRDefault="00A75B0C">
      <w:pPr>
        <w:pStyle w:val="Corpsdetexte"/>
        <w:spacing w:before="146"/>
        <w:ind w:left="142"/>
        <w:rPr>
          <w:lang w:val="en-US"/>
        </w:rPr>
      </w:pPr>
      <w:bookmarkStart w:id="131" w:name="_bookmark61"/>
      <w:bookmarkEnd w:id="131"/>
      <w:r>
        <w:rPr>
          <w:w w:val="105"/>
          <w:lang w:val="en-US"/>
        </w:rPr>
        <w:t>Ekman,</w:t>
      </w:r>
      <w:r>
        <w:rPr>
          <w:spacing w:val="10"/>
          <w:w w:val="105"/>
          <w:lang w:val="en-US"/>
        </w:rPr>
        <w:t xml:space="preserve"> </w:t>
      </w:r>
      <w:r>
        <w:rPr>
          <w:w w:val="105"/>
          <w:lang w:val="en-US"/>
        </w:rPr>
        <w:t>P.,</w:t>
      </w:r>
      <w:r>
        <w:rPr>
          <w:spacing w:val="11"/>
          <w:w w:val="105"/>
          <w:lang w:val="en-US"/>
        </w:rPr>
        <w:t xml:space="preserve"> </w:t>
      </w:r>
      <w:r>
        <w:rPr>
          <w:w w:val="105"/>
          <w:lang w:val="en-US"/>
        </w:rPr>
        <w:t>&amp;</w:t>
      </w:r>
      <w:r>
        <w:rPr>
          <w:spacing w:val="11"/>
          <w:w w:val="105"/>
          <w:lang w:val="en-US"/>
        </w:rPr>
        <w:t xml:space="preserve"> </w:t>
      </w:r>
      <w:r>
        <w:rPr>
          <w:w w:val="105"/>
          <w:lang w:val="en-US"/>
        </w:rPr>
        <w:t>Friesen,</w:t>
      </w:r>
      <w:r>
        <w:rPr>
          <w:spacing w:val="11"/>
          <w:w w:val="105"/>
          <w:lang w:val="en-US"/>
        </w:rPr>
        <w:t xml:space="preserve"> </w:t>
      </w:r>
      <w:r>
        <w:rPr>
          <w:w w:val="105"/>
          <w:lang w:val="en-US"/>
        </w:rPr>
        <w:t>W.</w:t>
      </w:r>
      <w:r>
        <w:rPr>
          <w:spacing w:val="11"/>
          <w:w w:val="105"/>
          <w:lang w:val="en-US"/>
        </w:rPr>
        <w:t xml:space="preserve"> </w:t>
      </w:r>
      <w:r>
        <w:rPr>
          <w:w w:val="105"/>
          <w:lang w:val="en-US"/>
        </w:rPr>
        <w:t>V.</w:t>
      </w:r>
      <w:r>
        <w:rPr>
          <w:spacing w:val="11"/>
          <w:w w:val="105"/>
          <w:lang w:val="en-US"/>
        </w:rPr>
        <w:t xml:space="preserve"> </w:t>
      </w:r>
      <w:r>
        <w:rPr>
          <w:w w:val="105"/>
          <w:lang w:val="en-US"/>
        </w:rPr>
        <w:t>(1971).</w:t>
      </w:r>
      <w:r>
        <w:rPr>
          <w:spacing w:val="11"/>
          <w:w w:val="105"/>
          <w:lang w:val="en-US"/>
        </w:rPr>
        <w:t xml:space="preserve"> </w:t>
      </w:r>
      <w:r>
        <w:rPr>
          <w:w w:val="105"/>
          <w:lang w:val="en-US"/>
        </w:rPr>
        <w:t>Constants</w:t>
      </w:r>
      <w:r>
        <w:rPr>
          <w:spacing w:val="11"/>
          <w:w w:val="105"/>
          <w:lang w:val="en-US"/>
        </w:rPr>
        <w:t xml:space="preserve"> </w:t>
      </w:r>
      <w:r>
        <w:rPr>
          <w:w w:val="105"/>
          <w:lang w:val="en-US"/>
        </w:rPr>
        <w:t>across</w:t>
      </w:r>
      <w:r>
        <w:rPr>
          <w:spacing w:val="11"/>
          <w:w w:val="105"/>
          <w:lang w:val="en-US"/>
        </w:rPr>
        <w:t xml:space="preserve"> </w:t>
      </w:r>
      <w:r>
        <w:rPr>
          <w:w w:val="105"/>
          <w:lang w:val="en-US"/>
        </w:rPr>
        <w:t>cultures</w:t>
      </w:r>
      <w:r>
        <w:rPr>
          <w:spacing w:val="11"/>
          <w:w w:val="105"/>
          <w:lang w:val="en-US"/>
        </w:rPr>
        <w:t xml:space="preserve"> </w:t>
      </w:r>
      <w:r>
        <w:rPr>
          <w:w w:val="105"/>
          <w:lang w:val="en-US"/>
        </w:rPr>
        <w:t>in</w:t>
      </w:r>
      <w:r>
        <w:rPr>
          <w:spacing w:val="11"/>
          <w:w w:val="105"/>
          <w:lang w:val="en-US"/>
        </w:rPr>
        <w:t xml:space="preserve"> </w:t>
      </w:r>
      <w:r>
        <w:rPr>
          <w:w w:val="105"/>
          <w:lang w:val="en-US"/>
        </w:rPr>
        <w:t>the</w:t>
      </w:r>
      <w:r>
        <w:rPr>
          <w:spacing w:val="11"/>
          <w:w w:val="105"/>
          <w:lang w:val="en-US"/>
        </w:rPr>
        <w:t xml:space="preserve"> </w:t>
      </w:r>
      <w:r>
        <w:rPr>
          <w:w w:val="105"/>
          <w:lang w:val="en-US"/>
        </w:rPr>
        <w:t>face</w:t>
      </w:r>
      <w:r>
        <w:rPr>
          <w:spacing w:val="11"/>
          <w:w w:val="105"/>
          <w:lang w:val="en-US"/>
        </w:rPr>
        <w:t xml:space="preserve"> </w:t>
      </w:r>
      <w:r>
        <w:rPr>
          <w:w w:val="105"/>
          <w:lang w:val="en-US"/>
        </w:rPr>
        <w:t>and</w:t>
      </w:r>
      <w:r>
        <w:rPr>
          <w:spacing w:val="10"/>
          <w:w w:val="105"/>
          <w:lang w:val="en-US"/>
        </w:rPr>
        <w:t xml:space="preserve"> </w:t>
      </w:r>
      <w:r>
        <w:rPr>
          <w:spacing w:val="-2"/>
          <w:w w:val="105"/>
          <w:lang w:val="en-US"/>
        </w:rPr>
        <w:t>emotion.</w:t>
      </w:r>
    </w:p>
    <w:p w14:paraId="55D8D339" w14:textId="77777777" w:rsidR="00C91026" w:rsidRDefault="00A75B0C">
      <w:pPr>
        <w:spacing w:before="55" w:line="285" w:lineRule="auto"/>
        <w:ind w:left="709" w:hanging="17"/>
        <w:rPr>
          <w:sz w:val="24"/>
          <w:lang w:val="en-US"/>
        </w:rPr>
      </w:pPr>
      <w:r>
        <w:rPr>
          <w:rFonts w:ascii="Palatino Linotype"/>
          <w:i/>
          <w:w w:val="105"/>
          <w:sz w:val="24"/>
          <w:lang w:val="en-US"/>
        </w:rPr>
        <w:t>Journal</w:t>
      </w:r>
      <w:r>
        <w:rPr>
          <w:rFonts w:ascii="Palatino Linotype"/>
          <w:i/>
          <w:spacing w:val="-5"/>
          <w:w w:val="105"/>
          <w:sz w:val="24"/>
          <w:lang w:val="en-US"/>
        </w:rPr>
        <w:t xml:space="preserve"> </w:t>
      </w:r>
      <w:r>
        <w:rPr>
          <w:rFonts w:ascii="Palatino Linotype"/>
          <w:i/>
          <w:w w:val="105"/>
          <w:sz w:val="24"/>
          <w:lang w:val="en-US"/>
        </w:rPr>
        <w:t>of Personality and Social Psychology</w:t>
      </w:r>
      <w:r>
        <w:rPr>
          <w:w w:val="105"/>
          <w:sz w:val="24"/>
          <w:lang w:val="en-US"/>
        </w:rPr>
        <w:t>,</w:t>
      </w:r>
      <w:r>
        <w:rPr>
          <w:spacing w:val="-3"/>
          <w:w w:val="105"/>
          <w:sz w:val="24"/>
          <w:lang w:val="en-US"/>
        </w:rPr>
        <w:t xml:space="preserve"> </w:t>
      </w:r>
      <w:r>
        <w:rPr>
          <w:rFonts w:ascii="Palatino Linotype"/>
          <w:i/>
          <w:w w:val="105"/>
          <w:sz w:val="24"/>
          <w:lang w:val="en-US"/>
        </w:rPr>
        <w:t>17</w:t>
      </w:r>
      <w:r>
        <w:rPr>
          <w:rFonts w:ascii="Palatino Linotype"/>
          <w:i/>
          <w:spacing w:val="-36"/>
          <w:w w:val="105"/>
          <w:sz w:val="24"/>
          <w:lang w:val="en-US"/>
        </w:rPr>
        <w:t xml:space="preserve"> </w:t>
      </w:r>
      <w:r>
        <w:rPr>
          <w:w w:val="105"/>
          <w:sz w:val="24"/>
          <w:lang w:val="en-US"/>
        </w:rPr>
        <w:t>(2),</w:t>
      </w:r>
      <w:r>
        <w:rPr>
          <w:spacing w:val="-3"/>
          <w:w w:val="105"/>
          <w:sz w:val="24"/>
          <w:lang w:val="en-US"/>
        </w:rPr>
        <w:t xml:space="preserve"> </w:t>
      </w:r>
      <w:r>
        <w:rPr>
          <w:w w:val="105"/>
          <w:sz w:val="24"/>
          <w:lang w:val="en-US"/>
        </w:rPr>
        <w:t xml:space="preserve">124-129. </w:t>
      </w:r>
      <w:hyperlink r:id="rId40">
        <w:r>
          <w:rPr>
            <w:spacing w:val="-2"/>
            <w:w w:val="105"/>
            <w:sz w:val="24"/>
            <w:lang w:val="en-US"/>
          </w:rPr>
          <w:t>https://doi.org/10.1037/h0030377</w:t>
        </w:r>
      </w:hyperlink>
    </w:p>
    <w:p w14:paraId="7A2C277E" w14:textId="77777777" w:rsidR="00C91026" w:rsidRDefault="00A75B0C">
      <w:pPr>
        <w:pStyle w:val="Corpsdetexte"/>
        <w:spacing w:before="123" w:line="285" w:lineRule="auto"/>
        <w:ind w:left="709" w:right="794" w:hanging="567"/>
        <w:rPr>
          <w:lang w:val="en-US"/>
        </w:rPr>
      </w:pPr>
      <w:bookmarkStart w:id="132" w:name="_bookmark62"/>
      <w:bookmarkEnd w:id="132"/>
      <w:r>
        <w:rPr>
          <w:w w:val="105"/>
          <w:lang w:val="en-US"/>
        </w:rPr>
        <w:t xml:space="preserve">Elster, J. (1998, </w:t>
      </w:r>
      <w:proofErr w:type="spellStart"/>
      <w:r>
        <w:rPr>
          <w:w w:val="105"/>
          <w:lang w:val="en-US"/>
        </w:rPr>
        <w:t>novembre</w:t>
      </w:r>
      <w:proofErr w:type="spellEnd"/>
      <w:r>
        <w:rPr>
          <w:w w:val="105"/>
          <w:lang w:val="en-US"/>
        </w:rPr>
        <w:t xml:space="preserve">). </w:t>
      </w:r>
      <w:r>
        <w:rPr>
          <w:rFonts w:ascii="Palatino Linotype"/>
          <w:i/>
          <w:w w:val="105"/>
          <w:lang w:val="en-US"/>
        </w:rPr>
        <w:t>Alchemies of the Mind</w:t>
      </w:r>
      <w:r>
        <w:rPr>
          <w:w w:val="105"/>
          <w:lang w:val="en-US"/>
        </w:rPr>
        <w:t xml:space="preserve">. Cambridge University Press. </w:t>
      </w:r>
      <w:hyperlink r:id="rId41">
        <w:r>
          <w:rPr>
            <w:spacing w:val="-2"/>
            <w:w w:val="105"/>
            <w:lang w:val="en-US"/>
          </w:rPr>
          <w:t>https://doi.org/10.1017/CBO9781139173308</w:t>
        </w:r>
      </w:hyperlink>
    </w:p>
    <w:p w14:paraId="0AF3FB4C" w14:textId="77777777" w:rsidR="00C91026" w:rsidRDefault="00A75B0C">
      <w:pPr>
        <w:spacing w:before="150" w:line="288" w:lineRule="auto"/>
        <w:ind w:left="709" w:right="794" w:hanging="567"/>
        <w:rPr>
          <w:sz w:val="24"/>
          <w:lang w:val="en-US"/>
        </w:rPr>
      </w:pPr>
      <w:bookmarkStart w:id="133" w:name="_bookmark63"/>
      <w:bookmarkEnd w:id="133"/>
      <w:r>
        <w:rPr>
          <w:w w:val="105"/>
          <w:sz w:val="24"/>
          <w:lang w:val="en-US"/>
        </w:rPr>
        <w:t xml:space="preserve">Fennell, G. (1985). Things of Heaven and Earth : Phenomenology, Marketing, and Consumer Research. </w:t>
      </w:r>
      <w:r>
        <w:rPr>
          <w:rFonts w:ascii="Palatino Linotype"/>
          <w:i/>
          <w:w w:val="105"/>
          <w:sz w:val="24"/>
          <w:lang w:val="en-US"/>
        </w:rPr>
        <w:t>Advances in consumer research</w:t>
      </w:r>
      <w:r>
        <w:rPr>
          <w:w w:val="105"/>
          <w:sz w:val="24"/>
          <w:lang w:val="en-US"/>
        </w:rPr>
        <w:t xml:space="preserve">, </w:t>
      </w:r>
      <w:r>
        <w:rPr>
          <w:rFonts w:ascii="Palatino Linotype"/>
          <w:i/>
          <w:w w:val="105"/>
          <w:sz w:val="24"/>
          <w:lang w:val="en-US"/>
        </w:rPr>
        <w:t>12</w:t>
      </w:r>
      <w:r>
        <w:rPr>
          <w:w w:val="105"/>
          <w:sz w:val="24"/>
          <w:lang w:val="en-US"/>
        </w:rPr>
        <w:t>, 544-549.</w:t>
      </w:r>
    </w:p>
    <w:p w14:paraId="4CFC4316" w14:textId="77777777" w:rsidR="00C91026" w:rsidRDefault="00A75B0C">
      <w:pPr>
        <w:pStyle w:val="Corpsdetexte"/>
        <w:spacing w:before="117" w:line="288" w:lineRule="auto"/>
        <w:ind w:left="709" w:right="412" w:hanging="567"/>
        <w:rPr>
          <w:lang w:val="en-US"/>
        </w:rPr>
      </w:pPr>
      <w:bookmarkStart w:id="134" w:name="_bookmark64"/>
      <w:bookmarkEnd w:id="134"/>
      <w:r>
        <w:rPr>
          <w:w w:val="105"/>
          <w:lang w:val="en-US"/>
        </w:rPr>
        <w:t xml:space="preserve">Fontaine, J. R., Scherer, K. R., Roesch, E. B., &amp; Ellsworth, P. C. (2007). The World of Emotions is not Two-Dimensional. </w:t>
      </w:r>
      <w:r>
        <w:rPr>
          <w:rFonts w:ascii="Palatino Linotype"/>
          <w:i/>
          <w:w w:val="105"/>
          <w:lang w:val="en-US"/>
        </w:rPr>
        <w:t>Psychological Science</w:t>
      </w:r>
      <w:r>
        <w:rPr>
          <w:w w:val="105"/>
          <w:lang w:val="en-US"/>
        </w:rPr>
        <w:t xml:space="preserve">, </w:t>
      </w:r>
      <w:r>
        <w:rPr>
          <w:rFonts w:ascii="Palatino Linotype"/>
          <w:i/>
          <w:w w:val="105"/>
          <w:lang w:val="en-US"/>
        </w:rPr>
        <w:t>18</w:t>
      </w:r>
      <w:r>
        <w:rPr>
          <w:w w:val="105"/>
          <w:lang w:val="en-US"/>
        </w:rPr>
        <w:t xml:space="preserve">, 1050-1057. </w:t>
      </w:r>
      <w:hyperlink r:id="rId42">
        <w:r>
          <w:rPr>
            <w:spacing w:val="-2"/>
            <w:w w:val="105"/>
            <w:lang w:val="en-US"/>
          </w:rPr>
          <w:t>https://doi.org/10.1111/j.1467-9280.2007.02024.x</w:t>
        </w:r>
      </w:hyperlink>
    </w:p>
    <w:p w14:paraId="04A690D7" w14:textId="77777777" w:rsidR="00C91026" w:rsidRDefault="00A75B0C">
      <w:pPr>
        <w:spacing w:before="117" w:line="266" w:lineRule="auto"/>
        <w:ind w:left="696" w:right="341" w:hanging="555"/>
        <w:rPr>
          <w:sz w:val="24"/>
          <w:lang w:val="en-US"/>
        </w:rPr>
      </w:pPr>
      <w:bookmarkStart w:id="135" w:name="_bookmark65"/>
      <w:bookmarkEnd w:id="135"/>
      <w:r>
        <w:rPr>
          <w:w w:val="105"/>
          <w:sz w:val="24"/>
          <w:lang w:val="en-US"/>
        </w:rPr>
        <w:t xml:space="preserve">Gardner, B. B., &amp; Levy, S. (1955). The Product and the Brand. </w:t>
      </w:r>
      <w:r>
        <w:rPr>
          <w:rFonts w:ascii="Palatino Linotype"/>
          <w:i/>
          <w:w w:val="105"/>
          <w:sz w:val="24"/>
          <w:lang w:val="en-US"/>
        </w:rPr>
        <w:t>Harvard Business Review</w:t>
      </w:r>
      <w:r>
        <w:rPr>
          <w:w w:val="105"/>
          <w:sz w:val="24"/>
          <w:lang w:val="en-US"/>
        </w:rPr>
        <w:t xml:space="preserve">, </w:t>
      </w:r>
      <w:r>
        <w:rPr>
          <w:rFonts w:ascii="Palatino Linotype"/>
          <w:i/>
          <w:w w:val="105"/>
          <w:sz w:val="24"/>
          <w:lang w:val="en-US"/>
        </w:rPr>
        <w:t>33</w:t>
      </w:r>
      <w:r>
        <w:rPr>
          <w:w w:val="105"/>
          <w:sz w:val="24"/>
          <w:lang w:val="en-US"/>
        </w:rPr>
        <w:t>.</w:t>
      </w:r>
    </w:p>
    <w:p w14:paraId="050F4686" w14:textId="77777777" w:rsidR="00C91026" w:rsidRDefault="00A75B0C">
      <w:pPr>
        <w:pStyle w:val="Corpsdetexte"/>
        <w:spacing w:before="145"/>
        <w:ind w:left="142"/>
        <w:rPr>
          <w:lang w:val="en-US"/>
        </w:rPr>
      </w:pPr>
      <w:bookmarkStart w:id="136" w:name="_bookmark66"/>
      <w:bookmarkEnd w:id="136"/>
      <w:r>
        <w:rPr>
          <w:w w:val="105"/>
          <w:lang w:val="en-US"/>
        </w:rPr>
        <w:t>Gladstones,</w:t>
      </w:r>
      <w:r>
        <w:rPr>
          <w:spacing w:val="2"/>
          <w:w w:val="105"/>
          <w:lang w:val="en-US"/>
        </w:rPr>
        <w:t xml:space="preserve"> </w:t>
      </w:r>
      <w:r>
        <w:rPr>
          <w:w w:val="105"/>
          <w:lang w:val="en-US"/>
        </w:rPr>
        <w:t>W.</w:t>
      </w:r>
      <w:r>
        <w:rPr>
          <w:spacing w:val="2"/>
          <w:w w:val="105"/>
          <w:lang w:val="en-US"/>
        </w:rPr>
        <w:t xml:space="preserve"> </w:t>
      </w:r>
      <w:r>
        <w:rPr>
          <w:w w:val="105"/>
          <w:lang w:val="en-US"/>
        </w:rPr>
        <w:t>H.</w:t>
      </w:r>
      <w:r>
        <w:rPr>
          <w:spacing w:val="2"/>
          <w:w w:val="105"/>
          <w:lang w:val="en-US"/>
        </w:rPr>
        <w:t xml:space="preserve"> </w:t>
      </w:r>
      <w:r>
        <w:rPr>
          <w:w w:val="105"/>
          <w:lang w:val="en-US"/>
        </w:rPr>
        <w:t>(1962).</w:t>
      </w:r>
      <w:r>
        <w:rPr>
          <w:spacing w:val="3"/>
          <w:w w:val="105"/>
          <w:lang w:val="en-US"/>
        </w:rPr>
        <w:t xml:space="preserve"> </w:t>
      </w:r>
      <w:r>
        <w:rPr>
          <w:w w:val="105"/>
          <w:lang w:val="en-US"/>
        </w:rPr>
        <w:t>A</w:t>
      </w:r>
      <w:r>
        <w:rPr>
          <w:spacing w:val="2"/>
          <w:w w:val="105"/>
          <w:lang w:val="en-US"/>
        </w:rPr>
        <w:t xml:space="preserve"> </w:t>
      </w:r>
      <w:r>
        <w:rPr>
          <w:w w:val="105"/>
          <w:lang w:val="en-US"/>
        </w:rPr>
        <w:t>multidimensional</w:t>
      </w:r>
      <w:r>
        <w:rPr>
          <w:spacing w:val="2"/>
          <w:w w:val="105"/>
          <w:lang w:val="en-US"/>
        </w:rPr>
        <w:t xml:space="preserve"> </w:t>
      </w:r>
      <w:r>
        <w:rPr>
          <w:w w:val="105"/>
          <w:lang w:val="en-US"/>
        </w:rPr>
        <w:t>study</w:t>
      </w:r>
      <w:r>
        <w:rPr>
          <w:spacing w:val="3"/>
          <w:w w:val="105"/>
          <w:lang w:val="en-US"/>
        </w:rPr>
        <w:t xml:space="preserve"> </w:t>
      </w:r>
      <w:r>
        <w:rPr>
          <w:w w:val="105"/>
          <w:lang w:val="en-US"/>
        </w:rPr>
        <w:t>of</w:t>
      </w:r>
      <w:r>
        <w:rPr>
          <w:spacing w:val="2"/>
          <w:w w:val="105"/>
          <w:lang w:val="en-US"/>
        </w:rPr>
        <w:t xml:space="preserve"> </w:t>
      </w:r>
      <w:r>
        <w:rPr>
          <w:w w:val="105"/>
          <w:lang w:val="en-US"/>
        </w:rPr>
        <w:t>facial</w:t>
      </w:r>
      <w:r>
        <w:rPr>
          <w:spacing w:val="2"/>
          <w:w w:val="105"/>
          <w:lang w:val="en-US"/>
        </w:rPr>
        <w:t xml:space="preserve"> </w:t>
      </w:r>
      <w:r>
        <w:rPr>
          <w:w w:val="105"/>
          <w:lang w:val="en-US"/>
        </w:rPr>
        <w:t>expression</w:t>
      </w:r>
      <w:r>
        <w:rPr>
          <w:spacing w:val="2"/>
          <w:w w:val="105"/>
          <w:lang w:val="en-US"/>
        </w:rPr>
        <w:t xml:space="preserve"> </w:t>
      </w:r>
      <w:r>
        <w:rPr>
          <w:w w:val="105"/>
          <w:lang w:val="en-US"/>
        </w:rPr>
        <w:t>of</w:t>
      </w:r>
      <w:r>
        <w:rPr>
          <w:spacing w:val="3"/>
          <w:w w:val="105"/>
          <w:lang w:val="en-US"/>
        </w:rPr>
        <w:t xml:space="preserve"> </w:t>
      </w:r>
      <w:r>
        <w:rPr>
          <w:spacing w:val="-2"/>
          <w:w w:val="105"/>
          <w:lang w:val="en-US"/>
        </w:rPr>
        <w:t>emotion.</w:t>
      </w:r>
    </w:p>
    <w:p w14:paraId="361141EC" w14:textId="77777777" w:rsidR="00C91026" w:rsidRDefault="00A75B0C">
      <w:pPr>
        <w:spacing w:before="55" w:line="285" w:lineRule="auto"/>
        <w:ind w:left="709" w:hanging="22"/>
        <w:rPr>
          <w:sz w:val="24"/>
          <w:lang w:val="en-US"/>
        </w:rPr>
      </w:pPr>
      <w:r>
        <w:rPr>
          <w:rFonts w:ascii="Palatino Linotype"/>
          <w:i/>
          <w:w w:val="105"/>
          <w:sz w:val="24"/>
          <w:lang w:val="en-US"/>
        </w:rPr>
        <w:t>Australian</w:t>
      </w:r>
      <w:r>
        <w:rPr>
          <w:rFonts w:ascii="Palatino Linotype"/>
          <w:i/>
          <w:spacing w:val="-10"/>
          <w:w w:val="105"/>
          <w:sz w:val="24"/>
          <w:lang w:val="en-US"/>
        </w:rPr>
        <w:t xml:space="preserve"> </w:t>
      </w:r>
      <w:r>
        <w:rPr>
          <w:rFonts w:ascii="Palatino Linotype"/>
          <w:i/>
          <w:w w:val="105"/>
          <w:sz w:val="24"/>
          <w:lang w:val="en-US"/>
        </w:rPr>
        <w:t>Journal</w:t>
      </w:r>
      <w:r>
        <w:rPr>
          <w:rFonts w:ascii="Palatino Linotype"/>
          <w:i/>
          <w:spacing w:val="-9"/>
          <w:w w:val="105"/>
          <w:sz w:val="24"/>
          <w:lang w:val="en-US"/>
        </w:rPr>
        <w:t xml:space="preserve"> </w:t>
      </w:r>
      <w:r>
        <w:rPr>
          <w:rFonts w:ascii="Palatino Linotype"/>
          <w:i/>
          <w:w w:val="105"/>
          <w:sz w:val="24"/>
          <w:lang w:val="en-US"/>
        </w:rPr>
        <w:t>of</w:t>
      </w:r>
      <w:r>
        <w:rPr>
          <w:rFonts w:ascii="Palatino Linotype"/>
          <w:i/>
          <w:spacing w:val="-9"/>
          <w:w w:val="105"/>
          <w:sz w:val="24"/>
          <w:lang w:val="en-US"/>
        </w:rPr>
        <w:t xml:space="preserve"> </w:t>
      </w:r>
      <w:r>
        <w:rPr>
          <w:rFonts w:ascii="Palatino Linotype"/>
          <w:i/>
          <w:w w:val="105"/>
          <w:sz w:val="24"/>
          <w:lang w:val="en-US"/>
        </w:rPr>
        <w:t>Psychology</w:t>
      </w:r>
      <w:r>
        <w:rPr>
          <w:w w:val="105"/>
          <w:sz w:val="24"/>
          <w:lang w:val="en-US"/>
        </w:rPr>
        <w:t>,</w:t>
      </w:r>
      <w:r>
        <w:rPr>
          <w:spacing w:val="-13"/>
          <w:w w:val="105"/>
          <w:sz w:val="24"/>
          <w:lang w:val="en-US"/>
        </w:rPr>
        <w:t xml:space="preserve"> </w:t>
      </w:r>
      <w:r>
        <w:rPr>
          <w:rFonts w:ascii="Palatino Linotype"/>
          <w:i/>
          <w:w w:val="105"/>
          <w:sz w:val="24"/>
          <w:lang w:val="en-US"/>
        </w:rPr>
        <w:t>14</w:t>
      </w:r>
      <w:r>
        <w:rPr>
          <w:w w:val="105"/>
          <w:sz w:val="24"/>
          <w:lang w:val="en-US"/>
        </w:rPr>
        <w:t>,</w:t>
      </w:r>
      <w:r>
        <w:rPr>
          <w:spacing w:val="-13"/>
          <w:w w:val="105"/>
          <w:sz w:val="24"/>
          <w:lang w:val="en-US"/>
        </w:rPr>
        <w:t xml:space="preserve"> </w:t>
      </w:r>
      <w:r>
        <w:rPr>
          <w:w w:val="105"/>
          <w:sz w:val="24"/>
          <w:lang w:val="en-US"/>
        </w:rPr>
        <w:t xml:space="preserve">95-100. </w:t>
      </w:r>
      <w:hyperlink r:id="rId43">
        <w:r>
          <w:rPr>
            <w:spacing w:val="-2"/>
            <w:w w:val="105"/>
            <w:sz w:val="24"/>
            <w:lang w:val="en-US"/>
          </w:rPr>
          <w:t>https://doi.org/10.1080/00049536208255453</w:t>
        </w:r>
      </w:hyperlink>
    </w:p>
    <w:p w14:paraId="4F1AB9E6" w14:textId="77777777" w:rsidR="00C91026" w:rsidRDefault="00A75B0C">
      <w:pPr>
        <w:pStyle w:val="Corpsdetexte"/>
        <w:spacing w:before="151" w:line="312" w:lineRule="auto"/>
        <w:ind w:left="709" w:right="3935" w:hanging="567"/>
        <w:rPr>
          <w:lang w:val="en-US"/>
        </w:rPr>
      </w:pPr>
      <w:bookmarkStart w:id="137" w:name="_bookmark67"/>
      <w:bookmarkEnd w:id="137"/>
      <w:r>
        <w:rPr>
          <w:w w:val="105"/>
          <w:lang w:val="en-US"/>
        </w:rPr>
        <w:t>Gray,</w:t>
      </w:r>
      <w:r>
        <w:rPr>
          <w:spacing w:val="-5"/>
          <w:w w:val="105"/>
          <w:lang w:val="en-US"/>
        </w:rPr>
        <w:t xml:space="preserve"> </w:t>
      </w:r>
      <w:r>
        <w:rPr>
          <w:w w:val="105"/>
          <w:lang w:val="en-US"/>
        </w:rPr>
        <w:t>J.</w:t>
      </w:r>
      <w:r>
        <w:rPr>
          <w:spacing w:val="-5"/>
          <w:w w:val="105"/>
          <w:lang w:val="en-US"/>
        </w:rPr>
        <w:t xml:space="preserve"> </w:t>
      </w:r>
      <w:r>
        <w:rPr>
          <w:w w:val="105"/>
          <w:lang w:val="en-US"/>
        </w:rPr>
        <w:t>A.</w:t>
      </w:r>
      <w:r>
        <w:rPr>
          <w:spacing w:val="-5"/>
          <w:w w:val="105"/>
          <w:lang w:val="en-US"/>
        </w:rPr>
        <w:t xml:space="preserve"> </w:t>
      </w:r>
      <w:r>
        <w:rPr>
          <w:w w:val="105"/>
          <w:lang w:val="en-US"/>
        </w:rPr>
        <w:t>(1984).</w:t>
      </w:r>
      <w:r>
        <w:rPr>
          <w:spacing w:val="-5"/>
          <w:w w:val="105"/>
          <w:lang w:val="en-US"/>
        </w:rPr>
        <w:t xml:space="preserve"> </w:t>
      </w:r>
      <w:r>
        <w:rPr>
          <w:w w:val="105"/>
          <w:lang w:val="en-US"/>
        </w:rPr>
        <w:t>The</w:t>
      </w:r>
      <w:r>
        <w:rPr>
          <w:spacing w:val="-5"/>
          <w:w w:val="105"/>
          <w:lang w:val="en-US"/>
        </w:rPr>
        <w:t xml:space="preserve"> </w:t>
      </w:r>
      <w:r>
        <w:rPr>
          <w:w w:val="105"/>
          <w:lang w:val="en-US"/>
        </w:rPr>
        <w:t>Neuropsychology</w:t>
      </w:r>
      <w:r>
        <w:rPr>
          <w:spacing w:val="-5"/>
          <w:w w:val="105"/>
          <w:lang w:val="en-US"/>
        </w:rPr>
        <w:t xml:space="preserve"> </w:t>
      </w:r>
      <w:r>
        <w:rPr>
          <w:w w:val="105"/>
          <w:lang w:val="en-US"/>
        </w:rPr>
        <w:t>of</w:t>
      </w:r>
      <w:r>
        <w:rPr>
          <w:spacing w:val="-5"/>
          <w:w w:val="105"/>
          <w:lang w:val="en-US"/>
        </w:rPr>
        <w:t xml:space="preserve"> </w:t>
      </w:r>
      <w:r>
        <w:rPr>
          <w:w w:val="105"/>
          <w:lang w:val="en-US"/>
        </w:rPr>
        <w:t xml:space="preserve">Anxiety. </w:t>
      </w:r>
      <w:hyperlink r:id="rId44">
        <w:r>
          <w:rPr>
            <w:spacing w:val="-2"/>
            <w:w w:val="105"/>
            <w:lang w:val="en-US"/>
          </w:rPr>
          <w:t>https://doi.org/10.1007/978-3-642-69631-2_5</w:t>
        </w:r>
      </w:hyperlink>
    </w:p>
    <w:p w14:paraId="4F5A8B1D" w14:textId="77777777" w:rsidR="00C91026" w:rsidRDefault="00A75B0C">
      <w:pPr>
        <w:pStyle w:val="Corpsdetexte"/>
        <w:spacing w:before="119" w:line="288" w:lineRule="auto"/>
        <w:ind w:left="709" w:right="341" w:hanging="567"/>
        <w:rPr>
          <w:lang w:val="en-US"/>
        </w:rPr>
      </w:pPr>
      <w:bookmarkStart w:id="138" w:name="_bookmark68"/>
      <w:bookmarkEnd w:id="138"/>
      <w:r>
        <w:rPr>
          <w:w w:val="105"/>
          <w:lang w:val="en-US"/>
        </w:rPr>
        <w:t xml:space="preserve">Grewal, D., Levy, M., &amp; Kumar, V. (2009). Customer Experience Management in Retailing : An Organizing Framework. </w:t>
      </w:r>
      <w:r>
        <w:rPr>
          <w:rFonts w:ascii="Palatino Linotype"/>
          <w:i/>
          <w:w w:val="105"/>
          <w:lang w:val="en-US"/>
        </w:rPr>
        <w:t>Journal of Retailing</w:t>
      </w:r>
      <w:r>
        <w:rPr>
          <w:w w:val="105"/>
          <w:lang w:val="en-US"/>
        </w:rPr>
        <w:t xml:space="preserve">, </w:t>
      </w:r>
      <w:r>
        <w:rPr>
          <w:rFonts w:ascii="Palatino Linotype"/>
          <w:i/>
          <w:w w:val="105"/>
          <w:lang w:val="en-US"/>
        </w:rPr>
        <w:t>85</w:t>
      </w:r>
      <w:r>
        <w:rPr>
          <w:w w:val="105"/>
          <w:lang w:val="en-US"/>
        </w:rPr>
        <w:t xml:space="preserve">, 1-14. </w:t>
      </w:r>
      <w:hyperlink r:id="rId45">
        <w:r>
          <w:rPr>
            <w:spacing w:val="-2"/>
            <w:w w:val="105"/>
            <w:lang w:val="en-US"/>
          </w:rPr>
          <w:t>https://doi.org/10.1016/j.jretai.2009.01.001</w:t>
        </w:r>
      </w:hyperlink>
    </w:p>
    <w:p w14:paraId="5F97BA37" w14:textId="77777777" w:rsidR="00C91026" w:rsidRDefault="00A75B0C">
      <w:pPr>
        <w:pStyle w:val="Corpsdetexte"/>
        <w:spacing w:before="116" w:line="302" w:lineRule="auto"/>
        <w:ind w:left="709" w:right="354" w:hanging="567"/>
        <w:rPr>
          <w:lang w:val="en-US"/>
        </w:rPr>
      </w:pPr>
      <w:bookmarkStart w:id="139" w:name="_bookmark69"/>
      <w:bookmarkEnd w:id="139"/>
      <w:r>
        <w:rPr>
          <w:w w:val="105"/>
          <w:lang w:val="en-US"/>
        </w:rPr>
        <w:t xml:space="preserve">Harari, O. (1992). Thank heaven for complainers. </w:t>
      </w:r>
      <w:r>
        <w:rPr>
          <w:rFonts w:ascii="Palatino Linotype"/>
          <w:i/>
          <w:w w:val="105"/>
          <w:lang w:val="en-US"/>
        </w:rPr>
        <w:t>Management Review</w:t>
      </w:r>
      <w:r>
        <w:rPr>
          <w:w w:val="105"/>
          <w:lang w:val="en-US"/>
        </w:rPr>
        <w:t xml:space="preserve">, </w:t>
      </w:r>
      <w:r>
        <w:rPr>
          <w:rFonts w:ascii="Palatino Linotype"/>
          <w:i/>
          <w:w w:val="105"/>
          <w:lang w:val="en-US"/>
        </w:rPr>
        <w:t>81</w:t>
      </w:r>
      <w:r>
        <w:rPr>
          <w:w w:val="105"/>
          <w:lang w:val="en-US"/>
        </w:rPr>
        <w:t xml:space="preserve">, 59-61. </w:t>
      </w:r>
      <w:hyperlink r:id="rId46">
        <w:r>
          <w:rPr>
            <w:spacing w:val="-2"/>
            <w:w w:val="105"/>
            <w:lang w:val="en-US"/>
          </w:rPr>
          <w:t>https://go.gale.com/ps/i.do?p=AONE&amp;sw=w&amp;issn=00251895&amp;v=2.1&amp;it=r&amp;id=</w:t>
        </w:r>
      </w:hyperlink>
      <w:r>
        <w:rPr>
          <w:spacing w:val="40"/>
          <w:w w:val="105"/>
          <w:lang w:val="en-US"/>
        </w:rPr>
        <w:t xml:space="preserve">  </w:t>
      </w:r>
      <w:hyperlink r:id="rId47">
        <w:r>
          <w:rPr>
            <w:spacing w:val="-2"/>
            <w:lang w:val="en-US"/>
          </w:rPr>
          <w:t>GALE%7CA11782019&amp;sid=googleScholar&amp;linkaccess=fulltext&amp;userGroupName=</w:t>
        </w:r>
      </w:hyperlink>
      <w:r>
        <w:rPr>
          <w:spacing w:val="80"/>
          <w:w w:val="105"/>
          <w:lang w:val="en-US"/>
        </w:rPr>
        <w:t xml:space="preserve">  </w:t>
      </w:r>
      <w:hyperlink r:id="rId48">
        <w:r>
          <w:rPr>
            <w:spacing w:val="-2"/>
            <w:w w:val="105"/>
            <w:lang w:val="en-US"/>
          </w:rPr>
          <w:t>anon~e933228c&amp;aty=open-web-entry</w:t>
        </w:r>
      </w:hyperlink>
    </w:p>
    <w:p w14:paraId="5ACFB249" w14:textId="77777777" w:rsidR="00C91026" w:rsidRDefault="00A75B0C">
      <w:pPr>
        <w:pStyle w:val="Corpsdetexte"/>
        <w:spacing w:before="103" w:line="285" w:lineRule="auto"/>
        <w:ind w:left="709" w:right="202" w:hanging="567"/>
      </w:pPr>
      <w:bookmarkStart w:id="140" w:name="_bookmark70"/>
      <w:bookmarkEnd w:id="140"/>
      <w:r>
        <w:rPr>
          <w:w w:val="105"/>
          <w:lang w:val="en-US"/>
        </w:rPr>
        <w:t xml:space="preserve">Hardt, M. (2007). Foreword : what affects are good for. In </w:t>
      </w:r>
      <w:r>
        <w:rPr>
          <w:rFonts w:ascii="Palatino Linotype"/>
          <w:i/>
          <w:w w:val="105"/>
          <w:lang w:val="en-US"/>
        </w:rPr>
        <w:t>The Affective Turn</w:t>
      </w:r>
      <w:r>
        <w:rPr>
          <w:w w:val="105"/>
          <w:lang w:val="en-US"/>
        </w:rPr>
        <w:t xml:space="preserve">. Duke University Press. </w:t>
      </w:r>
      <w:hyperlink r:id="rId49">
        <w:r>
          <w:rPr>
            <w:w w:val="105"/>
          </w:rPr>
          <w:t>https://doi.org/10.2307/j.ctv11316pw.4</w:t>
        </w:r>
      </w:hyperlink>
    </w:p>
    <w:p w14:paraId="6CF78058" w14:textId="77777777" w:rsidR="00C91026" w:rsidRDefault="00A75B0C">
      <w:pPr>
        <w:pStyle w:val="Corpsdetexte"/>
        <w:spacing w:before="151" w:line="288" w:lineRule="auto"/>
        <w:ind w:left="697" w:right="890" w:hanging="556"/>
        <w:rPr>
          <w:lang w:val="en-US"/>
        </w:rPr>
      </w:pPr>
      <w:bookmarkStart w:id="141" w:name="_bookmark71"/>
      <w:bookmarkEnd w:id="141"/>
      <w:proofErr w:type="spellStart"/>
      <w:r>
        <w:rPr>
          <w:w w:val="105"/>
        </w:rPr>
        <w:t>Hemmatian</w:t>
      </w:r>
      <w:proofErr w:type="spellEnd"/>
      <w:r>
        <w:rPr>
          <w:w w:val="105"/>
        </w:rPr>
        <w:t xml:space="preserve">, F., &amp; </w:t>
      </w:r>
      <w:proofErr w:type="spellStart"/>
      <w:r>
        <w:rPr>
          <w:w w:val="105"/>
        </w:rPr>
        <w:t>Sohrabi</w:t>
      </w:r>
      <w:proofErr w:type="spellEnd"/>
      <w:r>
        <w:rPr>
          <w:w w:val="105"/>
        </w:rPr>
        <w:t xml:space="preserve">, M. K. (2019). A </w:t>
      </w:r>
      <w:proofErr w:type="spellStart"/>
      <w:r>
        <w:rPr>
          <w:w w:val="105"/>
        </w:rPr>
        <w:t>survey</w:t>
      </w:r>
      <w:proofErr w:type="spellEnd"/>
      <w:r>
        <w:rPr>
          <w:w w:val="105"/>
        </w:rPr>
        <w:t xml:space="preserve"> on classification techniques for opinion </w:t>
      </w:r>
      <w:proofErr w:type="spellStart"/>
      <w:r>
        <w:rPr>
          <w:w w:val="105"/>
        </w:rPr>
        <w:t>mining</w:t>
      </w:r>
      <w:proofErr w:type="spellEnd"/>
      <w:r>
        <w:rPr>
          <w:w w:val="105"/>
        </w:rPr>
        <w:t xml:space="preserve"> and sentiment </w:t>
      </w:r>
      <w:proofErr w:type="spellStart"/>
      <w:r>
        <w:rPr>
          <w:w w:val="105"/>
        </w:rPr>
        <w:t>analysis</w:t>
      </w:r>
      <w:proofErr w:type="spellEnd"/>
      <w:r>
        <w:rPr>
          <w:w w:val="105"/>
        </w:rPr>
        <w:t xml:space="preserve">. </w:t>
      </w:r>
      <w:proofErr w:type="spellStart"/>
      <w:r>
        <w:rPr>
          <w:rFonts w:ascii="Palatino Linotype"/>
          <w:i/>
          <w:w w:val="105"/>
        </w:rPr>
        <w:t>Artificial</w:t>
      </w:r>
      <w:proofErr w:type="spellEnd"/>
      <w:r>
        <w:rPr>
          <w:rFonts w:ascii="Palatino Linotype"/>
          <w:i/>
          <w:w w:val="105"/>
        </w:rPr>
        <w:t xml:space="preserve"> Intelligence </w:t>
      </w:r>
      <w:proofErr w:type="spellStart"/>
      <w:r>
        <w:rPr>
          <w:rFonts w:ascii="Palatino Linotype"/>
          <w:i/>
          <w:w w:val="105"/>
        </w:rPr>
        <w:t>Review</w:t>
      </w:r>
      <w:proofErr w:type="spellEnd"/>
      <w:r>
        <w:rPr>
          <w:w w:val="105"/>
        </w:rPr>
        <w:t xml:space="preserve">, </w:t>
      </w:r>
      <w:r>
        <w:rPr>
          <w:rFonts w:ascii="Palatino Linotype"/>
          <w:i/>
          <w:w w:val="105"/>
        </w:rPr>
        <w:t>52</w:t>
      </w:r>
      <w:r>
        <w:rPr>
          <w:w w:val="105"/>
        </w:rPr>
        <w:t xml:space="preserve">, 1495-1545. </w:t>
      </w:r>
      <w:hyperlink r:id="rId50">
        <w:r>
          <w:rPr>
            <w:w w:val="105"/>
            <w:lang w:val="en-US"/>
          </w:rPr>
          <w:t>https://doi.org/10.1007/s10462-017-9599-6</w:t>
        </w:r>
      </w:hyperlink>
    </w:p>
    <w:p w14:paraId="6E03AA66" w14:textId="77777777" w:rsidR="00C91026" w:rsidRDefault="00C91026">
      <w:pPr>
        <w:pStyle w:val="Corpsdetexte"/>
        <w:spacing w:line="288" w:lineRule="auto"/>
        <w:rPr>
          <w:lang w:val="en-US"/>
        </w:rPr>
        <w:sectPr w:rsidR="00C91026">
          <w:pgSz w:w="11910" w:h="16840"/>
          <w:pgMar w:top="1280" w:right="1133" w:bottom="1080" w:left="1275" w:header="0" w:footer="889" w:gutter="0"/>
          <w:cols w:space="720"/>
        </w:sectPr>
      </w:pPr>
    </w:p>
    <w:p w14:paraId="1DAD039E" w14:textId="77777777" w:rsidR="00C91026" w:rsidRDefault="00A75B0C">
      <w:pPr>
        <w:spacing w:before="134" w:line="276" w:lineRule="auto"/>
        <w:ind w:left="695" w:right="476" w:hanging="553"/>
        <w:rPr>
          <w:sz w:val="24"/>
          <w:lang w:val="en-US"/>
        </w:rPr>
      </w:pPr>
      <w:bookmarkStart w:id="142" w:name="_bookmark72"/>
      <w:bookmarkEnd w:id="142"/>
      <w:r>
        <w:rPr>
          <w:w w:val="105"/>
          <w:sz w:val="24"/>
          <w:lang w:val="en-US"/>
        </w:rPr>
        <w:lastRenderedPageBreak/>
        <w:t xml:space="preserve">Heung, V. C., &amp; Lam, T. (2003). Customer complaint </w:t>
      </w:r>
      <w:proofErr w:type="spellStart"/>
      <w:r>
        <w:rPr>
          <w:w w:val="105"/>
          <w:sz w:val="24"/>
          <w:lang w:val="en-US"/>
        </w:rPr>
        <w:t>behaviour</w:t>
      </w:r>
      <w:proofErr w:type="spellEnd"/>
      <w:r>
        <w:rPr>
          <w:w w:val="105"/>
          <w:sz w:val="24"/>
          <w:lang w:val="en-US"/>
        </w:rPr>
        <w:t xml:space="preserve"> towards hotel restaurant services. </w:t>
      </w:r>
      <w:r>
        <w:rPr>
          <w:rFonts w:ascii="Palatino Linotype"/>
          <w:i/>
          <w:w w:val="105"/>
          <w:sz w:val="24"/>
          <w:lang w:val="en-US"/>
        </w:rPr>
        <w:t>International Journal of Contemporary Hospitality Management</w:t>
      </w:r>
      <w:r>
        <w:rPr>
          <w:w w:val="105"/>
          <w:sz w:val="24"/>
          <w:lang w:val="en-US"/>
        </w:rPr>
        <w:t xml:space="preserve">, </w:t>
      </w:r>
      <w:r>
        <w:rPr>
          <w:rFonts w:ascii="Palatino Linotype"/>
          <w:i/>
          <w:w w:val="105"/>
          <w:sz w:val="24"/>
          <w:lang w:val="en-US"/>
        </w:rPr>
        <w:t>15</w:t>
      </w:r>
      <w:r>
        <w:rPr>
          <w:w w:val="105"/>
          <w:sz w:val="24"/>
          <w:lang w:val="en-US"/>
        </w:rPr>
        <w:t xml:space="preserve">. </w:t>
      </w:r>
      <w:hyperlink r:id="rId51">
        <w:r>
          <w:rPr>
            <w:w w:val="105"/>
            <w:sz w:val="24"/>
            <w:lang w:val="en-US"/>
          </w:rPr>
          <w:t>https://doi.org/10.1108/09596110310482209</w:t>
        </w:r>
      </w:hyperlink>
    </w:p>
    <w:p w14:paraId="117081EB" w14:textId="77777777" w:rsidR="00C91026" w:rsidRDefault="00A75B0C">
      <w:pPr>
        <w:spacing w:before="105" w:line="266" w:lineRule="auto"/>
        <w:ind w:left="682" w:hanging="540"/>
        <w:rPr>
          <w:sz w:val="24"/>
          <w:lang w:val="en-US"/>
        </w:rPr>
      </w:pPr>
      <w:bookmarkStart w:id="143" w:name="_bookmark73"/>
      <w:bookmarkEnd w:id="143"/>
      <w:r>
        <w:rPr>
          <w:sz w:val="24"/>
          <w:lang w:val="en-US"/>
        </w:rPr>
        <w:t>Hirschman,</w:t>
      </w:r>
      <w:r>
        <w:rPr>
          <w:spacing w:val="35"/>
          <w:sz w:val="24"/>
          <w:lang w:val="en-US"/>
        </w:rPr>
        <w:t xml:space="preserve"> </w:t>
      </w:r>
      <w:r>
        <w:rPr>
          <w:sz w:val="24"/>
          <w:lang w:val="en-US"/>
        </w:rPr>
        <w:t>A.</w:t>
      </w:r>
      <w:r>
        <w:rPr>
          <w:spacing w:val="35"/>
          <w:sz w:val="24"/>
          <w:lang w:val="en-US"/>
        </w:rPr>
        <w:t xml:space="preserve"> </w:t>
      </w:r>
      <w:r>
        <w:rPr>
          <w:sz w:val="24"/>
          <w:lang w:val="en-US"/>
        </w:rPr>
        <w:t>O.</w:t>
      </w:r>
      <w:r>
        <w:rPr>
          <w:spacing w:val="35"/>
          <w:sz w:val="24"/>
          <w:lang w:val="en-US"/>
        </w:rPr>
        <w:t xml:space="preserve"> </w:t>
      </w:r>
      <w:r>
        <w:rPr>
          <w:sz w:val="24"/>
          <w:lang w:val="en-US"/>
        </w:rPr>
        <w:t>(1970).</w:t>
      </w:r>
      <w:r>
        <w:rPr>
          <w:spacing w:val="35"/>
          <w:sz w:val="24"/>
          <w:lang w:val="en-US"/>
        </w:rPr>
        <w:t xml:space="preserve"> </w:t>
      </w:r>
      <w:r>
        <w:rPr>
          <w:rFonts w:ascii="Palatino Linotype"/>
          <w:i/>
          <w:sz w:val="24"/>
          <w:lang w:val="en-US"/>
        </w:rPr>
        <w:t>Exit,</w:t>
      </w:r>
      <w:r>
        <w:rPr>
          <w:rFonts w:ascii="Palatino Linotype"/>
          <w:i/>
          <w:spacing w:val="40"/>
          <w:sz w:val="24"/>
          <w:lang w:val="en-US"/>
        </w:rPr>
        <w:t xml:space="preserve"> </w:t>
      </w:r>
      <w:r>
        <w:rPr>
          <w:rFonts w:ascii="Palatino Linotype"/>
          <w:i/>
          <w:sz w:val="24"/>
          <w:lang w:val="en-US"/>
        </w:rPr>
        <w:t>Voice,</w:t>
      </w:r>
      <w:r>
        <w:rPr>
          <w:rFonts w:ascii="Palatino Linotype"/>
          <w:i/>
          <w:spacing w:val="40"/>
          <w:sz w:val="24"/>
          <w:lang w:val="en-US"/>
        </w:rPr>
        <w:t xml:space="preserve"> </w:t>
      </w:r>
      <w:r>
        <w:rPr>
          <w:rFonts w:ascii="Palatino Linotype"/>
          <w:i/>
          <w:sz w:val="24"/>
          <w:lang w:val="en-US"/>
        </w:rPr>
        <w:t>and</w:t>
      </w:r>
      <w:r>
        <w:rPr>
          <w:rFonts w:ascii="Palatino Linotype"/>
          <w:i/>
          <w:spacing w:val="40"/>
          <w:sz w:val="24"/>
          <w:lang w:val="en-US"/>
        </w:rPr>
        <w:t xml:space="preserve"> </w:t>
      </w:r>
      <w:r>
        <w:rPr>
          <w:rFonts w:ascii="Palatino Linotype"/>
          <w:i/>
          <w:sz w:val="24"/>
          <w:lang w:val="en-US"/>
        </w:rPr>
        <w:t>Loyalty</w:t>
      </w:r>
      <w:r>
        <w:rPr>
          <w:rFonts w:ascii="Palatino Linotype"/>
          <w:i/>
          <w:spacing w:val="40"/>
          <w:sz w:val="24"/>
          <w:lang w:val="en-US"/>
        </w:rPr>
        <w:t xml:space="preserve"> </w:t>
      </w:r>
      <w:r>
        <w:rPr>
          <w:rFonts w:ascii="Palatino Linotype"/>
          <w:i/>
          <w:sz w:val="24"/>
          <w:lang w:val="en-US"/>
        </w:rPr>
        <w:t>:</w:t>
      </w:r>
      <w:r>
        <w:rPr>
          <w:rFonts w:ascii="Palatino Linotype"/>
          <w:i/>
          <w:spacing w:val="40"/>
          <w:sz w:val="24"/>
          <w:lang w:val="en-US"/>
        </w:rPr>
        <w:t xml:space="preserve"> </w:t>
      </w:r>
      <w:r>
        <w:rPr>
          <w:rFonts w:ascii="Palatino Linotype"/>
          <w:i/>
          <w:sz w:val="24"/>
          <w:lang w:val="en-US"/>
        </w:rPr>
        <w:t>Responses</w:t>
      </w:r>
      <w:r>
        <w:rPr>
          <w:rFonts w:ascii="Palatino Linotype"/>
          <w:i/>
          <w:spacing w:val="40"/>
          <w:sz w:val="24"/>
          <w:lang w:val="en-US"/>
        </w:rPr>
        <w:t xml:space="preserve"> </w:t>
      </w:r>
      <w:r>
        <w:rPr>
          <w:rFonts w:ascii="Palatino Linotype"/>
          <w:i/>
          <w:sz w:val="24"/>
          <w:lang w:val="en-US"/>
        </w:rPr>
        <w:t>to</w:t>
      </w:r>
      <w:r>
        <w:rPr>
          <w:rFonts w:ascii="Palatino Linotype"/>
          <w:i/>
          <w:spacing w:val="40"/>
          <w:sz w:val="24"/>
          <w:lang w:val="en-US"/>
        </w:rPr>
        <w:t xml:space="preserve"> </w:t>
      </w:r>
      <w:r>
        <w:rPr>
          <w:rFonts w:ascii="Palatino Linotype"/>
          <w:i/>
          <w:sz w:val="24"/>
          <w:lang w:val="en-US"/>
        </w:rPr>
        <w:t>Decline</w:t>
      </w:r>
      <w:r>
        <w:rPr>
          <w:rFonts w:ascii="Palatino Linotype"/>
          <w:i/>
          <w:spacing w:val="40"/>
          <w:sz w:val="24"/>
          <w:lang w:val="en-US"/>
        </w:rPr>
        <w:t xml:space="preserve"> </w:t>
      </w:r>
      <w:r>
        <w:rPr>
          <w:rFonts w:ascii="Palatino Linotype"/>
          <w:i/>
          <w:sz w:val="24"/>
          <w:lang w:val="en-US"/>
        </w:rPr>
        <w:t>in</w:t>
      </w:r>
      <w:r>
        <w:rPr>
          <w:rFonts w:ascii="Palatino Linotype"/>
          <w:i/>
          <w:spacing w:val="40"/>
          <w:sz w:val="24"/>
          <w:lang w:val="en-US"/>
        </w:rPr>
        <w:t xml:space="preserve"> </w:t>
      </w:r>
      <w:r>
        <w:rPr>
          <w:rFonts w:ascii="Palatino Linotype"/>
          <w:i/>
          <w:sz w:val="24"/>
          <w:lang w:val="en-US"/>
        </w:rPr>
        <w:t>Firms, Organizations,</w:t>
      </w:r>
      <w:r>
        <w:rPr>
          <w:rFonts w:ascii="Palatino Linotype"/>
          <w:i/>
          <w:spacing w:val="40"/>
          <w:sz w:val="24"/>
          <w:lang w:val="en-US"/>
        </w:rPr>
        <w:t xml:space="preserve"> </w:t>
      </w:r>
      <w:r>
        <w:rPr>
          <w:rFonts w:ascii="Palatino Linotype"/>
          <w:i/>
          <w:sz w:val="24"/>
          <w:lang w:val="en-US"/>
        </w:rPr>
        <w:t>and</w:t>
      </w:r>
      <w:r>
        <w:rPr>
          <w:rFonts w:ascii="Palatino Linotype"/>
          <w:i/>
          <w:spacing w:val="40"/>
          <w:sz w:val="24"/>
          <w:lang w:val="en-US"/>
        </w:rPr>
        <w:t xml:space="preserve"> </w:t>
      </w:r>
      <w:r>
        <w:rPr>
          <w:rFonts w:ascii="Palatino Linotype"/>
          <w:i/>
          <w:sz w:val="24"/>
          <w:lang w:val="en-US"/>
        </w:rPr>
        <w:t>States</w:t>
      </w:r>
      <w:r>
        <w:rPr>
          <w:rFonts w:ascii="Palatino Linotype"/>
          <w:i/>
          <w:spacing w:val="40"/>
          <w:sz w:val="24"/>
          <w:lang w:val="en-US"/>
        </w:rPr>
        <w:t xml:space="preserve"> </w:t>
      </w:r>
      <w:r>
        <w:rPr>
          <w:sz w:val="24"/>
          <w:lang w:val="en-US"/>
        </w:rPr>
        <w:t>(T.</w:t>
      </w:r>
      <w:r>
        <w:rPr>
          <w:spacing w:val="40"/>
          <w:sz w:val="24"/>
          <w:lang w:val="en-US"/>
        </w:rPr>
        <w:t xml:space="preserve"> </w:t>
      </w:r>
      <w:r>
        <w:rPr>
          <w:sz w:val="24"/>
          <w:lang w:val="en-US"/>
        </w:rPr>
        <w:t>25).</w:t>
      </w:r>
      <w:r>
        <w:rPr>
          <w:spacing w:val="40"/>
          <w:sz w:val="24"/>
          <w:lang w:val="en-US"/>
        </w:rPr>
        <w:t xml:space="preserve"> </w:t>
      </w:r>
      <w:r>
        <w:rPr>
          <w:sz w:val="24"/>
          <w:lang w:val="en-US"/>
        </w:rPr>
        <w:t>Harvard</w:t>
      </w:r>
      <w:r>
        <w:rPr>
          <w:spacing w:val="40"/>
          <w:sz w:val="24"/>
          <w:lang w:val="en-US"/>
        </w:rPr>
        <w:t xml:space="preserve"> </w:t>
      </w:r>
      <w:r>
        <w:rPr>
          <w:sz w:val="24"/>
          <w:lang w:val="en-US"/>
        </w:rPr>
        <w:t>University</w:t>
      </w:r>
      <w:r>
        <w:rPr>
          <w:spacing w:val="40"/>
          <w:sz w:val="24"/>
          <w:lang w:val="en-US"/>
        </w:rPr>
        <w:t xml:space="preserve"> </w:t>
      </w:r>
      <w:r>
        <w:rPr>
          <w:sz w:val="24"/>
          <w:lang w:val="en-US"/>
        </w:rPr>
        <w:t>Press.</w:t>
      </w:r>
    </w:p>
    <w:p w14:paraId="2434CCB8" w14:textId="77777777" w:rsidR="00C91026" w:rsidRDefault="00A75B0C">
      <w:pPr>
        <w:pStyle w:val="Corpsdetexte"/>
        <w:spacing w:before="146" w:line="288" w:lineRule="auto"/>
        <w:ind w:left="709" w:right="341" w:hanging="567"/>
        <w:rPr>
          <w:lang w:val="en-US"/>
        </w:rPr>
      </w:pPr>
      <w:bookmarkStart w:id="144" w:name="_bookmark74"/>
      <w:bookmarkEnd w:id="144"/>
      <w:r>
        <w:rPr>
          <w:w w:val="105"/>
          <w:lang w:val="en-US"/>
        </w:rPr>
        <w:t xml:space="preserve">Hirschman, E. C., &amp; Holbrook, M. B. (1982). Hedonic Consumption : Emerging Concepts, Methods, and Propositions. </w:t>
      </w:r>
      <w:r>
        <w:rPr>
          <w:rFonts w:ascii="Palatino Linotype"/>
          <w:i/>
          <w:w w:val="105"/>
          <w:lang w:val="en-US"/>
        </w:rPr>
        <w:t>Journal of marketing</w:t>
      </w:r>
      <w:r>
        <w:rPr>
          <w:w w:val="105"/>
          <w:lang w:val="en-US"/>
        </w:rPr>
        <w:t xml:space="preserve">, </w:t>
      </w:r>
      <w:r>
        <w:rPr>
          <w:rFonts w:ascii="Palatino Linotype"/>
          <w:i/>
          <w:w w:val="105"/>
          <w:lang w:val="en-US"/>
        </w:rPr>
        <w:t>46</w:t>
      </w:r>
      <w:r>
        <w:rPr>
          <w:w w:val="105"/>
          <w:lang w:val="en-US"/>
        </w:rPr>
        <w:t>.</w:t>
      </w:r>
    </w:p>
    <w:p w14:paraId="189E791A" w14:textId="77777777" w:rsidR="00C91026" w:rsidRDefault="00A75B0C">
      <w:pPr>
        <w:pStyle w:val="Corpsdetexte"/>
        <w:spacing w:before="117" w:line="276" w:lineRule="auto"/>
        <w:ind w:left="685" w:right="341" w:hanging="543"/>
        <w:rPr>
          <w:lang w:val="en-US"/>
        </w:rPr>
      </w:pPr>
      <w:bookmarkStart w:id="145" w:name="_bookmark75"/>
      <w:bookmarkEnd w:id="145"/>
      <w:r>
        <w:rPr>
          <w:w w:val="110"/>
          <w:lang w:val="en-US"/>
        </w:rPr>
        <w:t>Holbrook,</w:t>
      </w:r>
      <w:r>
        <w:rPr>
          <w:spacing w:val="-10"/>
          <w:w w:val="110"/>
          <w:lang w:val="en-US"/>
        </w:rPr>
        <w:t xml:space="preserve"> </w:t>
      </w:r>
      <w:r>
        <w:rPr>
          <w:w w:val="110"/>
          <w:lang w:val="en-US"/>
        </w:rPr>
        <w:t>M.</w:t>
      </w:r>
      <w:r>
        <w:rPr>
          <w:spacing w:val="-10"/>
          <w:w w:val="110"/>
          <w:lang w:val="en-US"/>
        </w:rPr>
        <w:t xml:space="preserve"> </w:t>
      </w:r>
      <w:r>
        <w:rPr>
          <w:w w:val="110"/>
          <w:lang w:val="en-US"/>
        </w:rPr>
        <w:t>B.,</w:t>
      </w:r>
      <w:r>
        <w:rPr>
          <w:spacing w:val="-10"/>
          <w:w w:val="110"/>
          <w:lang w:val="en-US"/>
        </w:rPr>
        <w:t xml:space="preserve"> </w:t>
      </w:r>
      <w:r>
        <w:rPr>
          <w:w w:val="110"/>
          <w:lang w:val="en-US"/>
        </w:rPr>
        <w:t>&amp;</w:t>
      </w:r>
      <w:r>
        <w:rPr>
          <w:spacing w:val="-10"/>
          <w:w w:val="110"/>
          <w:lang w:val="en-US"/>
        </w:rPr>
        <w:t xml:space="preserve"> </w:t>
      </w:r>
      <w:r>
        <w:rPr>
          <w:w w:val="110"/>
          <w:lang w:val="en-US"/>
        </w:rPr>
        <w:t>Hirschman,</w:t>
      </w:r>
      <w:r>
        <w:rPr>
          <w:spacing w:val="-10"/>
          <w:w w:val="110"/>
          <w:lang w:val="en-US"/>
        </w:rPr>
        <w:t xml:space="preserve"> </w:t>
      </w:r>
      <w:r>
        <w:rPr>
          <w:w w:val="110"/>
          <w:lang w:val="en-US"/>
        </w:rPr>
        <w:t>E.</w:t>
      </w:r>
      <w:r>
        <w:rPr>
          <w:spacing w:val="-10"/>
          <w:w w:val="110"/>
          <w:lang w:val="en-US"/>
        </w:rPr>
        <w:t xml:space="preserve"> </w:t>
      </w:r>
      <w:r>
        <w:rPr>
          <w:w w:val="110"/>
          <w:lang w:val="en-US"/>
        </w:rPr>
        <w:t>C.</w:t>
      </w:r>
      <w:r>
        <w:rPr>
          <w:spacing w:val="-10"/>
          <w:w w:val="110"/>
          <w:lang w:val="en-US"/>
        </w:rPr>
        <w:t xml:space="preserve"> </w:t>
      </w:r>
      <w:r>
        <w:rPr>
          <w:w w:val="110"/>
          <w:lang w:val="en-US"/>
        </w:rPr>
        <w:t>(1982).</w:t>
      </w:r>
      <w:r>
        <w:rPr>
          <w:spacing w:val="-10"/>
          <w:w w:val="110"/>
          <w:lang w:val="en-US"/>
        </w:rPr>
        <w:t xml:space="preserve"> </w:t>
      </w:r>
      <w:r>
        <w:rPr>
          <w:w w:val="110"/>
          <w:lang w:val="en-US"/>
        </w:rPr>
        <w:t>The</w:t>
      </w:r>
      <w:r>
        <w:rPr>
          <w:spacing w:val="-10"/>
          <w:w w:val="110"/>
          <w:lang w:val="en-US"/>
        </w:rPr>
        <w:t xml:space="preserve"> </w:t>
      </w:r>
      <w:r>
        <w:rPr>
          <w:w w:val="110"/>
          <w:lang w:val="en-US"/>
        </w:rPr>
        <w:t>Experiential</w:t>
      </w:r>
      <w:r>
        <w:rPr>
          <w:spacing w:val="-10"/>
          <w:w w:val="110"/>
          <w:lang w:val="en-US"/>
        </w:rPr>
        <w:t xml:space="preserve"> </w:t>
      </w:r>
      <w:r>
        <w:rPr>
          <w:w w:val="110"/>
          <w:lang w:val="en-US"/>
        </w:rPr>
        <w:t>Aspects</w:t>
      </w:r>
      <w:r>
        <w:rPr>
          <w:spacing w:val="-10"/>
          <w:w w:val="110"/>
          <w:lang w:val="en-US"/>
        </w:rPr>
        <w:t xml:space="preserve"> </w:t>
      </w:r>
      <w:r>
        <w:rPr>
          <w:w w:val="110"/>
          <w:lang w:val="en-US"/>
        </w:rPr>
        <w:t xml:space="preserve">of </w:t>
      </w:r>
      <w:r>
        <w:rPr>
          <w:spacing w:val="-2"/>
          <w:w w:val="110"/>
          <w:lang w:val="en-US"/>
        </w:rPr>
        <w:t>Consumption</w:t>
      </w:r>
      <w:r>
        <w:rPr>
          <w:spacing w:val="-11"/>
          <w:w w:val="110"/>
          <w:lang w:val="en-US"/>
        </w:rPr>
        <w:t xml:space="preserve"> </w:t>
      </w:r>
      <w:r>
        <w:rPr>
          <w:spacing w:val="-2"/>
          <w:w w:val="110"/>
          <w:lang w:val="en-US"/>
        </w:rPr>
        <w:t>:</w:t>
      </w:r>
      <w:r>
        <w:rPr>
          <w:spacing w:val="-11"/>
          <w:w w:val="110"/>
          <w:lang w:val="en-US"/>
        </w:rPr>
        <w:t xml:space="preserve"> </w:t>
      </w:r>
      <w:r>
        <w:rPr>
          <w:spacing w:val="-2"/>
          <w:w w:val="110"/>
          <w:lang w:val="en-US"/>
        </w:rPr>
        <w:t>Consumer</w:t>
      </w:r>
      <w:r>
        <w:rPr>
          <w:spacing w:val="-11"/>
          <w:w w:val="110"/>
          <w:lang w:val="en-US"/>
        </w:rPr>
        <w:t xml:space="preserve"> </w:t>
      </w:r>
      <w:r>
        <w:rPr>
          <w:spacing w:val="-2"/>
          <w:w w:val="110"/>
          <w:lang w:val="en-US"/>
        </w:rPr>
        <w:t>Fantasies,</w:t>
      </w:r>
      <w:r>
        <w:rPr>
          <w:spacing w:val="-11"/>
          <w:w w:val="110"/>
          <w:lang w:val="en-US"/>
        </w:rPr>
        <w:t xml:space="preserve"> </w:t>
      </w:r>
      <w:r>
        <w:rPr>
          <w:spacing w:val="-2"/>
          <w:w w:val="110"/>
          <w:lang w:val="en-US"/>
        </w:rPr>
        <w:t>Feelings,</w:t>
      </w:r>
      <w:r>
        <w:rPr>
          <w:spacing w:val="-11"/>
          <w:w w:val="110"/>
          <w:lang w:val="en-US"/>
        </w:rPr>
        <w:t xml:space="preserve"> </w:t>
      </w:r>
      <w:r>
        <w:rPr>
          <w:spacing w:val="-2"/>
          <w:w w:val="110"/>
          <w:lang w:val="en-US"/>
        </w:rPr>
        <w:t>and</w:t>
      </w:r>
      <w:r>
        <w:rPr>
          <w:spacing w:val="-11"/>
          <w:w w:val="110"/>
          <w:lang w:val="en-US"/>
        </w:rPr>
        <w:t xml:space="preserve"> </w:t>
      </w:r>
      <w:r>
        <w:rPr>
          <w:spacing w:val="-2"/>
          <w:w w:val="110"/>
          <w:lang w:val="en-US"/>
        </w:rPr>
        <w:t>Fun.</w:t>
      </w:r>
      <w:r>
        <w:rPr>
          <w:spacing w:val="-11"/>
          <w:w w:val="110"/>
          <w:lang w:val="en-US"/>
        </w:rPr>
        <w:t xml:space="preserve"> </w:t>
      </w:r>
      <w:r>
        <w:rPr>
          <w:rFonts w:ascii="Palatino Linotype"/>
          <w:i/>
          <w:spacing w:val="-2"/>
          <w:w w:val="110"/>
          <w:lang w:val="en-US"/>
        </w:rPr>
        <w:t>Source</w:t>
      </w:r>
      <w:r>
        <w:rPr>
          <w:rFonts w:ascii="Palatino Linotype"/>
          <w:i/>
          <w:spacing w:val="-6"/>
          <w:w w:val="110"/>
          <w:lang w:val="en-US"/>
        </w:rPr>
        <w:t xml:space="preserve"> </w:t>
      </w:r>
      <w:r>
        <w:rPr>
          <w:rFonts w:ascii="Palatino Linotype"/>
          <w:i/>
          <w:spacing w:val="-2"/>
          <w:w w:val="110"/>
          <w:lang w:val="en-US"/>
        </w:rPr>
        <w:t>:</w:t>
      </w:r>
      <w:r>
        <w:rPr>
          <w:rFonts w:ascii="Palatino Linotype"/>
          <w:i/>
          <w:spacing w:val="-6"/>
          <w:w w:val="110"/>
          <w:lang w:val="en-US"/>
        </w:rPr>
        <w:t xml:space="preserve"> </w:t>
      </w:r>
      <w:r>
        <w:rPr>
          <w:rFonts w:ascii="Palatino Linotype"/>
          <w:i/>
          <w:spacing w:val="-2"/>
          <w:w w:val="110"/>
          <w:lang w:val="en-US"/>
        </w:rPr>
        <w:t>Journal</w:t>
      </w:r>
      <w:r>
        <w:rPr>
          <w:rFonts w:ascii="Palatino Linotype"/>
          <w:i/>
          <w:spacing w:val="-6"/>
          <w:w w:val="110"/>
          <w:lang w:val="en-US"/>
        </w:rPr>
        <w:t xml:space="preserve"> </w:t>
      </w:r>
      <w:r>
        <w:rPr>
          <w:rFonts w:ascii="Palatino Linotype"/>
          <w:i/>
          <w:spacing w:val="-2"/>
          <w:w w:val="110"/>
          <w:lang w:val="en-US"/>
        </w:rPr>
        <w:t xml:space="preserve">of </w:t>
      </w:r>
      <w:r>
        <w:rPr>
          <w:rFonts w:ascii="Palatino Linotype"/>
          <w:i/>
          <w:w w:val="110"/>
          <w:lang w:val="en-US"/>
        </w:rPr>
        <w:t>Consumer</w:t>
      </w:r>
      <w:r>
        <w:rPr>
          <w:rFonts w:ascii="Palatino Linotype"/>
          <w:i/>
          <w:spacing w:val="-11"/>
          <w:w w:val="110"/>
          <w:lang w:val="en-US"/>
        </w:rPr>
        <w:t xml:space="preserve"> </w:t>
      </w:r>
      <w:r>
        <w:rPr>
          <w:rFonts w:ascii="Palatino Linotype"/>
          <w:i/>
          <w:w w:val="110"/>
          <w:lang w:val="en-US"/>
        </w:rPr>
        <w:t>Research</w:t>
      </w:r>
      <w:r>
        <w:rPr>
          <w:w w:val="110"/>
          <w:lang w:val="en-US"/>
        </w:rPr>
        <w:t>,</w:t>
      </w:r>
      <w:r>
        <w:rPr>
          <w:spacing w:val="-15"/>
          <w:w w:val="110"/>
          <w:lang w:val="en-US"/>
        </w:rPr>
        <w:t xml:space="preserve"> </w:t>
      </w:r>
      <w:r>
        <w:rPr>
          <w:rFonts w:ascii="Palatino Linotype"/>
          <w:i/>
          <w:w w:val="110"/>
          <w:lang w:val="en-US"/>
        </w:rPr>
        <w:t>9</w:t>
      </w:r>
      <w:r>
        <w:rPr>
          <w:w w:val="110"/>
          <w:lang w:val="en-US"/>
        </w:rPr>
        <w:t>,</w:t>
      </w:r>
      <w:r>
        <w:rPr>
          <w:spacing w:val="-15"/>
          <w:w w:val="110"/>
          <w:lang w:val="en-US"/>
        </w:rPr>
        <w:t xml:space="preserve"> </w:t>
      </w:r>
      <w:r>
        <w:rPr>
          <w:w w:val="110"/>
          <w:lang w:val="en-US"/>
        </w:rPr>
        <w:t>132-140.</w:t>
      </w:r>
      <w:r>
        <w:rPr>
          <w:spacing w:val="-14"/>
          <w:w w:val="110"/>
          <w:lang w:val="en-US"/>
        </w:rPr>
        <w:t xml:space="preserve"> </w:t>
      </w:r>
      <w:hyperlink r:id="rId52">
        <w:r>
          <w:rPr>
            <w:w w:val="110"/>
            <w:lang w:val="en-US"/>
          </w:rPr>
          <w:t>https://www.jstor.org/stable/2489122</w:t>
        </w:r>
      </w:hyperlink>
    </w:p>
    <w:p w14:paraId="12988E26" w14:textId="77777777" w:rsidR="00C91026" w:rsidRDefault="00A75B0C">
      <w:pPr>
        <w:pStyle w:val="Corpsdetexte"/>
        <w:spacing w:before="133" w:line="276" w:lineRule="auto"/>
        <w:ind w:left="695" w:right="476" w:hanging="553"/>
        <w:rPr>
          <w:lang w:val="en-US"/>
        </w:rPr>
      </w:pPr>
      <w:bookmarkStart w:id="146" w:name="_bookmark76"/>
      <w:bookmarkEnd w:id="146"/>
      <w:r>
        <w:rPr>
          <w:w w:val="105"/>
          <w:lang w:val="en-US"/>
        </w:rPr>
        <w:t xml:space="preserve">Homburg, C., Jozić, D., &amp; Kuehnl, C. (2017). Customer experience management : toward implementing an evolving marketing concept. </w:t>
      </w:r>
      <w:r>
        <w:rPr>
          <w:rFonts w:ascii="Palatino Linotype" w:hAnsi="Palatino Linotype"/>
          <w:i/>
          <w:w w:val="105"/>
          <w:lang w:val="en-US"/>
        </w:rPr>
        <w:t>Journal of the Academy of Marketing Science</w:t>
      </w:r>
      <w:r>
        <w:rPr>
          <w:w w:val="105"/>
          <w:lang w:val="en-US"/>
        </w:rPr>
        <w:t xml:space="preserve">, </w:t>
      </w:r>
      <w:r>
        <w:rPr>
          <w:rFonts w:ascii="Palatino Linotype" w:hAnsi="Palatino Linotype"/>
          <w:i/>
          <w:w w:val="105"/>
          <w:lang w:val="en-US"/>
        </w:rPr>
        <w:t>45</w:t>
      </w:r>
      <w:r>
        <w:rPr>
          <w:w w:val="105"/>
          <w:lang w:val="en-US"/>
        </w:rPr>
        <w:t xml:space="preserve">, 377-401. </w:t>
      </w:r>
      <w:hyperlink r:id="rId53">
        <w:r>
          <w:rPr>
            <w:w w:val="105"/>
            <w:lang w:val="en-US"/>
          </w:rPr>
          <w:t>https://doi.org/10.1007/s11747-015-0460-7</w:t>
        </w:r>
      </w:hyperlink>
    </w:p>
    <w:p w14:paraId="01920806" w14:textId="77777777" w:rsidR="00C91026" w:rsidRDefault="00A75B0C">
      <w:pPr>
        <w:pStyle w:val="Corpsdetexte"/>
        <w:spacing w:before="133" w:line="288" w:lineRule="auto"/>
        <w:ind w:left="709" w:right="202" w:hanging="567"/>
        <w:rPr>
          <w:lang w:val="en-US"/>
        </w:rPr>
      </w:pPr>
      <w:bookmarkStart w:id="147" w:name="_bookmark77"/>
      <w:bookmarkEnd w:id="147"/>
      <w:r>
        <w:rPr>
          <w:w w:val="105"/>
          <w:lang w:val="en-US"/>
        </w:rPr>
        <w:t xml:space="preserve">Hu, Y., &amp; Li, W. (2011). Document sentiment classification by exploring description model of topical terms. </w:t>
      </w:r>
      <w:r>
        <w:rPr>
          <w:rFonts w:ascii="Palatino Linotype"/>
          <w:i/>
          <w:w w:val="105"/>
          <w:lang w:val="en-US"/>
        </w:rPr>
        <w:t>Computer Speech &amp; Language</w:t>
      </w:r>
      <w:r>
        <w:rPr>
          <w:w w:val="105"/>
          <w:lang w:val="en-US"/>
        </w:rPr>
        <w:t xml:space="preserve">, </w:t>
      </w:r>
      <w:r>
        <w:rPr>
          <w:rFonts w:ascii="Palatino Linotype"/>
          <w:i/>
          <w:w w:val="105"/>
          <w:lang w:val="en-US"/>
        </w:rPr>
        <w:t>25</w:t>
      </w:r>
      <w:r>
        <w:rPr>
          <w:w w:val="105"/>
          <w:lang w:val="en-US"/>
        </w:rPr>
        <w:t xml:space="preserve">, 386-403. </w:t>
      </w:r>
      <w:hyperlink r:id="rId54">
        <w:r>
          <w:rPr>
            <w:spacing w:val="-2"/>
            <w:w w:val="105"/>
            <w:lang w:val="en-US"/>
          </w:rPr>
          <w:t>https://doi.org/10.1016/j.csl.2010.07.004</w:t>
        </w:r>
      </w:hyperlink>
    </w:p>
    <w:p w14:paraId="5A4A74D7" w14:textId="77777777" w:rsidR="00C91026" w:rsidRDefault="00A75B0C">
      <w:pPr>
        <w:pStyle w:val="Corpsdetexte"/>
        <w:spacing w:before="145" w:line="276" w:lineRule="auto"/>
        <w:ind w:left="695" w:right="114" w:hanging="553"/>
        <w:rPr>
          <w:lang w:val="en-US"/>
        </w:rPr>
      </w:pPr>
      <w:proofErr w:type="spellStart"/>
      <w:r>
        <w:rPr>
          <w:lang w:val="en-US"/>
        </w:rPr>
        <w:t>Istanbulluoglu</w:t>
      </w:r>
      <w:proofErr w:type="spellEnd"/>
      <w:r>
        <w:rPr>
          <w:lang w:val="en-US"/>
        </w:rPr>
        <w:t>,</w:t>
      </w:r>
      <w:r>
        <w:rPr>
          <w:spacing w:val="32"/>
          <w:lang w:val="en-US"/>
        </w:rPr>
        <w:t xml:space="preserve"> </w:t>
      </w:r>
      <w:r>
        <w:rPr>
          <w:lang w:val="en-US"/>
        </w:rPr>
        <w:t>D.,</w:t>
      </w:r>
      <w:r>
        <w:rPr>
          <w:spacing w:val="32"/>
          <w:lang w:val="en-US"/>
        </w:rPr>
        <w:t xml:space="preserve"> </w:t>
      </w:r>
      <w:r>
        <w:rPr>
          <w:lang w:val="en-US"/>
        </w:rPr>
        <w:t>Leek,</w:t>
      </w:r>
      <w:r>
        <w:rPr>
          <w:spacing w:val="32"/>
          <w:lang w:val="en-US"/>
        </w:rPr>
        <w:t xml:space="preserve"> </w:t>
      </w:r>
      <w:r>
        <w:rPr>
          <w:lang w:val="en-US"/>
        </w:rPr>
        <w:t>S.,</w:t>
      </w:r>
      <w:r>
        <w:rPr>
          <w:spacing w:val="32"/>
          <w:lang w:val="en-US"/>
        </w:rPr>
        <w:t xml:space="preserve"> </w:t>
      </w:r>
      <w:r>
        <w:rPr>
          <w:lang w:val="en-US"/>
        </w:rPr>
        <w:t>&amp;</w:t>
      </w:r>
      <w:r>
        <w:rPr>
          <w:spacing w:val="32"/>
          <w:lang w:val="en-US"/>
        </w:rPr>
        <w:t xml:space="preserve"> </w:t>
      </w:r>
      <w:proofErr w:type="spellStart"/>
      <w:r>
        <w:rPr>
          <w:lang w:val="en-US"/>
        </w:rPr>
        <w:t>Szmigin</w:t>
      </w:r>
      <w:proofErr w:type="spellEnd"/>
      <w:r>
        <w:rPr>
          <w:lang w:val="en-US"/>
        </w:rPr>
        <w:t>,</w:t>
      </w:r>
      <w:r>
        <w:rPr>
          <w:spacing w:val="32"/>
          <w:lang w:val="en-US"/>
        </w:rPr>
        <w:t xml:space="preserve"> </w:t>
      </w:r>
      <w:r>
        <w:rPr>
          <w:lang w:val="en-US"/>
        </w:rPr>
        <w:t>I.</w:t>
      </w:r>
      <w:r>
        <w:rPr>
          <w:spacing w:val="32"/>
          <w:lang w:val="en-US"/>
        </w:rPr>
        <w:t xml:space="preserve"> </w:t>
      </w:r>
      <w:r>
        <w:rPr>
          <w:lang w:val="en-US"/>
        </w:rPr>
        <w:t>T.</w:t>
      </w:r>
      <w:r>
        <w:rPr>
          <w:spacing w:val="32"/>
          <w:lang w:val="en-US"/>
        </w:rPr>
        <w:t xml:space="preserve"> </w:t>
      </w:r>
      <w:r>
        <w:rPr>
          <w:lang w:val="en-US"/>
        </w:rPr>
        <w:t>(2017).</w:t>
      </w:r>
      <w:r>
        <w:rPr>
          <w:spacing w:val="32"/>
          <w:lang w:val="en-US"/>
        </w:rPr>
        <w:t xml:space="preserve"> </w:t>
      </w:r>
      <w:r>
        <w:rPr>
          <w:lang w:val="en-US"/>
        </w:rPr>
        <w:t>Beyond</w:t>
      </w:r>
      <w:r>
        <w:rPr>
          <w:spacing w:val="32"/>
          <w:lang w:val="en-US"/>
        </w:rPr>
        <w:t xml:space="preserve"> </w:t>
      </w:r>
      <w:r>
        <w:rPr>
          <w:lang w:val="en-US"/>
        </w:rPr>
        <w:t>exit</w:t>
      </w:r>
      <w:r>
        <w:rPr>
          <w:spacing w:val="32"/>
          <w:lang w:val="en-US"/>
        </w:rPr>
        <w:t xml:space="preserve"> </w:t>
      </w:r>
      <w:r>
        <w:rPr>
          <w:lang w:val="en-US"/>
        </w:rPr>
        <w:t>and</w:t>
      </w:r>
      <w:r>
        <w:rPr>
          <w:spacing w:val="32"/>
          <w:lang w:val="en-US"/>
        </w:rPr>
        <w:t xml:space="preserve"> </w:t>
      </w:r>
      <w:r>
        <w:rPr>
          <w:lang w:val="en-US"/>
        </w:rPr>
        <w:t>voice</w:t>
      </w:r>
      <w:r>
        <w:rPr>
          <w:spacing w:val="32"/>
          <w:lang w:val="en-US"/>
        </w:rPr>
        <w:t xml:space="preserve"> </w:t>
      </w:r>
      <w:r>
        <w:rPr>
          <w:lang w:val="en-US"/>
        </w:rPr>
        <w:t>:</w:t>
      </w:r>
      <w:r>
        <w:rPr>
          <w:spacing w:val="32"/>
          <w:lang w:val="en-US"/>
        </w:rPr>
        <w:t xml:space="preserve"> </w:t>
      </w:r>
      <w:r>
        <w:rPr>
          <w:lang w:val="en-US"/>
        </w:rPr>
        <w:t xml:space="preserve">developing </w:t>
      </w:r>
      <w:r>
        <w:rPr>
          <w:spacing w:val="-2"/>
          <w:w w:val="110"/>
          <w:lang w:val="en-US"/>
        </w:rPr>
        <w:t>an</w:t>
      </w:r>
      <w:r>
        <w:rPr>
          <w:spacing w:val="-6"/>
          <w:w w:val="110"/>
          <w:lang w:val="en-US"/>
        </w:rPr>
        <w:t xml:space="preserve"> </w:t>
      </w:r>
      <w:r>
        <w:rPr>
          <w:spacing w:val="-2"/>
          <w:w w:val="110"/>
          <w:lang w:val="en-US"/>
        </w:rPr>
        <w:t>integrated</w:t>
      </w:r>
      <w:r>
        <w:rPr>
          <w:spacing w:val="-6"/>
          <w:w w:val="110"/>
          <w:lang w:val="en-US"/>
        </w:rPr>
        <w:t xml:space="preserve"> </w:t>
      </w:r>
      <w:r>
        <w:rPr>
          <w:spacing w:val="-2"/>
          <w:w w:val="110"/>
          <w:lang w:val="en-US"/>
        </w:rPr>
        <w:t>taxonomy</w:t>
      </w:r>
      <w:r>
        <w:rPr>
          <w:spacing w:val="-6"/>
          <w:w w:val="110"/>
          <w:lang w:val="en-US"/>
        </w:rPr>
        <w:t xml:space="preserve"> </w:t>
      </w:r>
      <w:r>
        <w:rPr>
          <w:spacing w:val="-2"/>
          <w:w w:val="110"/>
          <w:lang w:val="en-US"/>
        </w:rPr>
        <w:t>of</w:t>
      </w:r>
      <w:r>
        <w:rPr>
          <w:spacing w:val="-6"/>
          <w:w w:val="110"/>
          <w:lang w:val="en-US"/>
        </w:rPr>
        <w:t xml:space="preserve"> </w:t>
      </w:r>
      <w:r>
        <w:rPr>
          <w:spacing w:val="-2"/>
          <w:w w:val="110"/>
          <w:lang w:val="en-US"/>
        </w:rPr>
        <w:t>consumer</w:t>
      </w:r>
      <w:r>
        <w:rPr>
          <w:spacing w:val="-6"/>
          <w:w w:val="110"/>
          <w:lang w:val="en-US"/>
        </w:rPr>
        <w:t xml:space="preserve"> </w:t>
      </w:r>
      <w:r>
        <w:rPr>
          <w:spacing w:val="-2"/>
          <w:w w:val="110"/>
          <w:lang w:val="en-US"/>
        </w:rPr>
        <w:t>complaining</w:t>
      </w:r>
      <w:r>
        <w:rPr>
          <w:spacing w:val="-6"/>
          <w:w w:val="110"/>
          <w:lang w:val="en-US"/>
        </w:rPr>
        <w:t xml:space="preserve"> </w:t>
      </w:r>
      <w:proofErr w:type="spellStart"/>
      <w:r>
        <w:rPr>
          <w:spacing w:val="-2"/>
          <w:w w:val="110"/>
          <w:lang w:val="en-US"/>
        </w:rPr>
        <w:t>behaviour</w:t>
      </w:r>
      <w:proofErr w:type="spellEnd"/>
      <w:r>
        <w:rPr>
          <w:spacing w:val="-2"/>
          <w:w w:val="110"/>
          <w:lang w:val="en-US"/>
        </w:rPr>
        <w:t>.</w:t>
      </w:r>
      <w:r>
        <w:rPr>
          <w:spacing w:val="-6"/>
          <w:w w:val="110"/>
          <w:lang w:val="en-US"/>
        </w:rPr>
        <w:t xml:space="preserve"> </w:t>
      </w:r>
      <w:r>
        <w:rPr>
          <w:rFonts w:ascii="Palatino Linotype"/>
          <w:i/>
          <w:spacing w:val="-2"/>
          <w:w w:val="110"/>
          <w:lang w:val="en-US"/>
        </w:rPr>
        <w:t xml:space="preserve">European Journal of </w:t>
      </w:r>
      <w:r>
        <w:rPr>
          <w:rFonts w:ascii="Palatino Linotype"/>
          <w:i/>
          <w:lang w:val="en-US"/>
        </w:rPr>
        <w:t>Marketing</w:t>
      </w:r>
      <w:r>
        <w:rPr>
          <w:lang w:val="en-US"/>
        </w:rPr>
        <w:t>,</w:t>
      </w:r>
      <w:r>
        <w:rPr>
          <w:spacing w:val="78"/>
          <w:lang w:val="en-US"/>
        </w:rPr>
        <w:t xml:space="preserve"> </w:t>
      </w:r>
      <w:r>
        <w:rPr>
          <w:rFonts w:ascii="Palatino Linotype"/>
          <w:i/>
          <w:lang w:val="en-US"/>
        </w:rPr>
        <w:t>51</w:t>
      </w:r>
      <w:r>
        <w:rPr>
          <w:lang w:val="en-US"/>
        </w:rPr>
        <w:t>.</w:t>
      </w:r>
      <w:r>
        <w:rPr>
          <w:spacing w:val="78"/>
          <w:lang w:val="en-US"/>
        </w:rPr>
        <w:t xml:space="preserve"> </w:t>
      </w:r>
      <w:hyperlink r:id="rId55">
        <w:r>
          <w:rPr>
            <w:lang w:val="en-US"/>
          </w:rPr>
          <w:t>https://doi.org/10.1108/EJM-04-2016-0204</w:t>
        </w:r>
      </w:hyperlink>
    </w:p>
    <w:p w14:paraId="757151D1" w14:textId="77777777" w:rsidR="00C91026" w:rsidRDefault="00A75B0C">
      <w:pPr>
        <w:spacing w:before="105"/>
        <w:ind w:left="142"/>
        <w:rPr>
          <w:sz w:val="24"/>
          <w:lang w:val="en-US"/>
        </w:rPr>
      </w:pPr>
      <w:bookmarkStart w:id="148" w:name="_bookmark78"/>
      <w:bookmarkEnd w:id="148"/>
      <w:r>
        <w:rPr>
          <w:w w:val="105"/>
          <w:sz w:val="24"/>
          <w:lang w:val="en-US"/>
        </w:rPr>
        <w:t>Izard,</w:t>
      </w:r>
      <w:r>
        <w:rPr>
          <w:spacing w:val="17"/>
          <w:w w:val="105"/>
          <w:sz w:val="24"/>
          <w:lang w:val="en-US"/>
        </w:rPr>
        <w:t xml:space="preserve"> </w:t>
      </w:r>
      <w:r>
        <w:rPr>
          <w:w w:val="105"/>
          <w:sz w:val="24"/>
          <w:lang w:val="en-US"/>
        </w:rPr>
        <w:t>C.</w:t>
      </w:r>
      <w:r>
        <w:rPr>
          <w:spacing w:val="18"/>
          <w:w w:val="105"/>
          <w:sz w:val="24"/>
          <w:lang w:val="en-US"/>
        </w:rPr>
        <w:t xml:space="preserve"> </w:t>
      </w:r>
      <w:r>
        <w:rPr>
          <w:w w:val="105"/>
          <w:sz w:val="24"/>
          <w:lang w:val="en-US"/>
        </w:rPr>
        <w:t>E.</w:t>
      </w:r>
      <w:r>
        <w:rPr>
          <w:spacing w:val="17"/>
          <w:w w:val="105"/>
          <w:sz w:val="24"/>
          <w:lang w:val="en-US"/>
        </w:rPr>
        <w:t xml:space="preserve"> </w:t>
      </w:r>
      <w:r>
        <w:rPr>
          <w:w w:val="105"/>
          <w:sz w:val="24"/>
          <w:lang w:val="en-US"/>
        </w:rPr>
        <w:t>(1971).</w:t>
      </w:r>
      <w:r>
        <w:rPr>
          <w:spacing w:val="18"/>
          <w:w w:val="105"/>
          <w:sz w:val="24"/>
          <w:lang w:val="en-US"/>
        </w:rPr>
        <w:t xml:space="preserve"> </w:t>
      </w:r>
      <w:r>
        <w:rPr>
          <w:rFonts w:ascii="Palatino Linotype"/>
          <w:i/>
          <w:w w:val="105"/>
          <w:sz w:val="24"/>
          <w:lang w:val="en-US"/>
        </w:rPr>
        <w:t>The</w:t>
      </w:r>
      <w:r>
        <w:rPr>
          <w:rFonts w:ascii="Palatino Linotype"/>
          <w:i/>
          <w:spacing w:val="24"/>
          <w:w w:val="105"/>
          <w:sz w:val="24"/>
          <w:lang w:val="en-US"/>
        </w:rPr>
        <w:t xml:space="preserve"> </w:t>
      </w:r>
      <w:r>
        <w:rPr>
          <w:rFonts w:ascii="Palatino Linotype"/>
          <w:i/>
          <w:w w:val="105"/>
          <w:sz w:val="24"/>
          <w:lang w:val="en-US"/>
        </w:rPr>
        <w:t>face</w:t>
      </w:r>
      <w:r>
        <w:rPr>
          <w:rFonts w:ascii="Palatino Linotype"/>
          <w:i/>
          <w:spacing w:val="24"/>
          <w:w w:val="105"/>
          <w:sz w:val="24"/>
          <w:lang w:val="en-US"/>
        </w:rPr>
        <w:t xml:space="preserve"> </w:t>
      </w:r>
      <w:r>
        <w:rPr>
          <w:rFonts w:ascii="Palatino Linotype"/>
          <w:i/>
          <w:w w:val="105"/>
          <w:sz w:val="24"/>
          <w:lang w:val="en-US"/>
        </w:rPr>
        <w:t>of</w:t>
      </w:r>
      <w:r>
        <w:rPr>
          <w:rFonts w:ascii="Palatino Linotype"/>
          <w:i/>
          <w:spacing w:val="23"/>
          <w:w w:val="105"/>
          <w:sz w:val="24"/>
          <w:lang w:val="en-US"/>
        </w:rPr>
        <w:t xml:space="preserve"> </w:t>
      </w:r>
      <w:r>
        <w:rPr>
          <w:rFonts w:ascii="Palatino Linotype"/>
          <w:i/>
          <w:w w:val="105"/>
          <w:sz w:val="24"/>
          <w:lang w:val="en-US"/>
        </w:rPr>
        <w:t>emotion.</w:t>
      </w:r>
      <w:r>
        <w:rPr>
          <w:rFonts w:ascii="Palatino Linotype"/>
          <w:i/>
          <w:spacing w:val="19"/>
          <w:w w:val="105"/>
          <w:sz w:val="24"/>
          <w:lang w:val="en-US"/>
        </w:rPr>
        <w:t xml:space="preserve"> </w:t>
      </w:r>
      <w:r>
        <w:rPr>
          <w:w w:val="105"/>
          <w:sz w:val="24"/>
          <w:lang w:val="en-US"/>
        </w:rPr>
        <w:t>Appleton-Century-</w:t>
      </w:r>
      <w:r>
        <w:rPr>
          <w:spacing w:val="-2"/>
          <w:w w:val="105"/>
          <w:sz w:val="24"/>
          <w:lang w:val="en-US"/>
        </w:rPr>
        <w:t>Crofts.</w:t>
      </w:r>
    </w:p>
    <w:p w14:paraId="175CB1F2" w14:textId="77777777" w:rsidR="00C91026" w:rsidRDefault="00A75B0C">
      <w:pPr>
        <w:pStyle w:val="Corpsdetexte"/>
        <w:spacing w:before="182" w:line="288" w:lineRule="auto"/>
        <w:ind w:left="709" w:hanging="567"/>
        <w:rPr>
          <w:lang w:val="en-US"/>
        </w:rPr>
      </w:pPr>
      <w:bookmarkStart w:id="149" w:name="_bookmark79"/>
      <w:bookmarkEnd w:id="149"/>
      <w:r>
        <w:rPr>
          <w:w w:val="105"/>
          <w:lang w:val="en-US"/>
        </w:rPr>
        <w:t xml:space="preserve">Jacoby, J., &amp; Jaccard, J. J. (1981). The Sources, Meaning, and Validity of Consumer Complaint Behavior : A Psychological Analysis. </w:t>
      </w:r>
      <w:r>
        <w:rPr>
          <w:rFonts w:ascii="Palatino Linotype"/>
          <w:i/>
          <w:w w:val="105"/>
          <w:lang w:val="en-US"/>
        </w:rPr>
        <w:t>Journal of Retailing</w:t>
      </w:r>
      <w:r>
        <w:rPr>
          <w:w w:val="105"/>
          <w:lang w:val="en-US"/>
        </w:rPr>
        <w:t xml:space="preserve">, </w:t>
      </w:r>
      <w:r>
        <w:rPr>
          <w:rFonts w:ascii="Palatino Linotype"/>
          <w:i/>
          <w:w w:val="105"/>
          <w:lang w:val="en-US"/>
        </w:rPr>
        <w:t>57</w:t>
      </w:r>
      <w:r>
        <w:rPr>
          <w:w w:val="105"/>
          <w:lang w:val="en-US"/>
        </w:rPr>
        <w:t>.</w:t>
      </w:r>
    </w:p>
    <w:p w14:paraId="5A233D7F" w14:textId="77777777" w:rsidR="00C91026" w:rsidRDefault="00A75B0C">
      <w:pPr>
        <w:pStyle w:val="Corpsdetexte"/>
        <w:spacing w:before="89" w:line="285" w:lineRule="auto"/>
        <w:ind w:left="709" w:right="2912" w:hanging="567"/>
        <w:rPr>
          <w:lang w:val="en-US"/>
        </w:rPr>
      </w:pPr>
      <w:bookmarkStart w:id="150" w:name="_bookmark80"/>
      <w:bookmarkEnd w:id="150"/>
      <w:r>
        <w:rPr>
          <w:lang w:val="en-US"/>
        </w:rPr>
        <w:t>James,</w:t>
      </w:r>
      <w:r>
        <w:rPr>
          <w:spacing w:val="36"/>
          <w:lang w:val="en-US"/>
        </w:rPr>
        <w:t xml:space="preserve"> </w:t>
      </w:r>
      <w:r>
        <w:rPr>
          <w:lang w:val="en-US"/>
        </w:rPr>
        <w:t>W.</w:t>
      </w:r>
      <w:r>
        <w:rPr>
          <w:spacing w:val="36"/>
          <w:lang w:val="en-US"/>
        </w:rPr>
        <w:t xml:space="preserve"> </w:t>
      </w:r>
      <w:r>
        <w:rPr>
          <w:lang w:val="en-US"/>
        </w:rPr>
        <w:t>(1884).</w:t>
      </w:r>
      <w:r>
        <w:rPr>
          <w:spacing w:val="36"/>
          <w:lang w:val="en-US"/>
        </w:rPr>
        <w:t xml:space="preserve"> </w:t>
      </w:r>
      <w:r>
        <w:rPr>
          <w:lang w:val="en-US"/>
        </w:rPr>
        <w:t>What</w:t>
      </w:r>
      <w:r>
        <w:rPr>
          <w:spacing w:val="36"/>
          <w:lang w:val="en-US"/>
        </w:rPr>
        <w:t xml:space="preserve"> </w:t>
      </w:r>
      <w:r>
        <w:rPr>
          <w:lang w:val="en-US"/>
        </w:rPr>
        <w:t>is</w:t>
      </w:r>
      <w:r>
        <w:rPr>
          <w:spacing w:val="36"/>
          <w:lang w:val="en-US"/>
        </w:rPr>
        <w:t xml:space="preserve"> </w:t>
      </w:r>
      <w:r>
        <w:rPr>
          <w:lang w:val="en-US"/>
        </w:rPr>
        <w:t>an</w:t>
      </w:r>
      <w:r>
        <w:rPr>
          <w:spacing w:val="36"/>
          <w:lang w:val="en-US"/>
        </w:rPr>
        <w:t xml:space="preserve"> </w:t>
      </w:r>
      <w:r>
        <w:rPr>
          <w:lang w:val="en-US"/>
        </w:rPr>
        <w:t>emotion</w:t>
      </w:r>
      <w:r>
        <w:rPr>
          <w:spacing w:val="-13"/>
          <w:lang w:val="en-US"/>
        </w:rPr>
        <w:t xml:space="preserve"> </w:t>
      </w:r>
      <w:r>
        <w:rPr>
          <w:lang w:val="en-US"/>
        </w:rPr>
        <w:t>?</w:t>
      </w:r>
      <w:r>
        <w:rPr>
          <w:spacing w:val="36"/>
          <w:lang w:val="en-US"/>
        </w:rPr>
        <w:t xml:space="preserve"> </w:t>
      </w:r>
      <w:r>
        <w:rPr>
          <w:rFonts w:ascii="Palatino Linotype"/>
          <w:i/>
          <w:lang w:val="en-US"/>
        </w:rPr>
        <w:t>Mind</w:t>
      </w:r>
      <w:r>
        <w:rPr>
          <w:lang w:val="en-US"/>
        </w:rPr>
        <w:t>,</w:t>
      </w:r>
      <w:r>
        <w:rPr>
          <w:spacing w:val="36"/>
          <w:lang w:val="en-US"/>
        </w:rPr>
        <w:t xml:space="preserve"> </w:t>
      </w:r>
      <w:proofErr w:type="spellStart"/>
      <w:r>
        <w:rPr>
          <w:rFonts w:ascii="Palatino Linotype"/>
          <w:i/>
          <w:lang w:val="en-US"/>
        </w:rPr>
        <w:t>os</w:t>
      </w:r>
      <w:proofErr w:type="spellEnd"/>
      <w:r>
        <w:rPr>
          <w:rFonts w:ascii="Palatino Linotype"/>
          <w:i/>
          <w:lang w:val="en-US"/>
        </w:rPr>
        <w:t>-IX</w:t>
      </w:r>
      <w:r>
        <w:rPr>
          <w:lang w:val="en-US"/>
        </w:rPr>
        <w:t>,</w:t>
      </w:r>
      <w:r>
        <w:rPr>
          <w:spacing w:val="36"/>
          <w:lang w:val="en-US"/>
        </w:rPr>
        <w:t xml:space="preserve"> </w:t>
      </w:r>
      <w:r>
        <w:rPr>
          <w:lang w:val="en-US"/>
        </w:rPr>
        <w:t xml:space="preserve">188-205. </w:t>
      </w:r>
      <w:hyperlink r:id="rId56">
        <w:r>
          <w:rPr>
            <w:spacing w:val="-2"/>
            <w:w w:val="110"/>
            <w:lang w:val="en-US"/>
          </w:rPr>
          <w:t>https://doi.org/10.1093/mind/os-IX.34.188</w:t>
        </w:r>
      </w:hyperlink>
    </w:p>
    <w:p w14:paraId="14FB0DE7" w14:textId="77777777" w:rsidR="00C91026" w:rsidRDefault="00A75B0C">
      <w:pPr>
        <w:pStyle w:val="Corpsdetexte"/>
        <w:spacing w:before="123" w:line="285" w:lineRule="auto"/>
        <w:ind w:left="709" w:right="840" w:hanging="567"/>
      </w:pPr>
      <w:bookmarkStart w:id="151" w:name="_bookmark81"/>
      <w:bookmarkEnd w:id="151"/>
      <w:r>
        <w:rPr>
          <w:w w:val="105"/>
          <w:lang w:val="en-US"/>
        </w:rPr>
        <w:t>James,</w:t>
      </w:r>
      <w:r>
        <w:rPr>
          <w:spacing w:val="-5"/>
          <w:w w:val="105"/>
          <w:lang w:val="en-US"/>
        </w:rPr>
        <w:t xml:space="preserve"> </w:t>
      </w:r>
      <w:r>
        <w:rPr>
          <w:w w:val="105"/>
          <w:lang w:val="en-US"/>
        </w:rPr>
        <w:t>W.</w:t>
      </w:r>
      <w:r>
        <w:rPr>
          <w:spacing w:val="-5"/>
          <w:w w:val="105"/>
          <w:lang w:val="en-US"/>
        </w:rPr>
        <w:t xml:space="preserve"> </w:t>
      </w:r>
      <w:r>
        <w:rPr>
          <w:w w:val="105"/>
          <w:lang w:val="en-US"/>
        </w:rPr>
        <w:t>(1894).</w:t>
      </w:r>
      <w:r>
        <w:rPr>
          <w:spacing w:val="-5"/>
          <w:w w:val="105"/>
          <w:lang w:val="en-US"/>
        </w:rPr>
        <w:t xml:space="preserve"> </w:t>
      </w:r>
      <w:r>
        <w:rPr>
          <w:w w:val="105"/>
          <w:lang w:val="en-US"/>
        </w:rPr>
        <w:t>The</w:t>
      </w:r>
      <w:r>
        <w:rPr>
          <w:spacing w:val="-5"/>
          <w:w w:val="105"/>
          <w:lang w:val="en-US"/>
        </w:rPr>
        <w:t xml:space="preserve"> </w:t>
      </w:r>
      <w:r>
        <w:rPr>
          <w:w w:val="105"/>
          <w:lang w:val="en-US"/>
        </w:rPr>
        <w:t>physical</w:t>
      </w:r>
      <w:r>
        <w:rPr>
          <w:spacing w:val="-5"/>
          <w:w w:val="105"/>
          <w:lang w:val="en-US"/>
        </w:rPr>
        <w:t xml:space="preserve"> </w:t>
      </w:r>
      <w:r>
        <w:rPr>
          <w:w w:val="105"/>
          <w:lang w:val="en-US"/>
        </w:rPr>
        <w:t>basis</w:t>
      </w:r>
      <w:r>
        <w:rPr>
          <w:spacing w:val="-5"/>
          <w:w w:val="105"/>
          <w:lang w:val="en-US"/>
        </w:rPr>
        <w:t xml:space="preserve"> </w:t>
      </w:r>
      <w:r>
        <w:rPr>
          <w:w w:val="105"/>
          <w:lang w:val="en-US"/>
        </w:rPr>
        <w:t>of</w:t>
      </w:r>
      <w:r>
        <w:rPr>
          <w:spacing w:val="-5"/>
          <w:w w:val="105"/>
          <w:lang w:val="en-US"/>
        </w:rPr>
        <w:t xml:space="preserve"> </w:t>
      </w:r>
      <w:r>
        <w:rPr>
          <w:w w:val="105"/>
          <w:lang w:val="en-US"/>
        </w:rPr>
        <w:t>emotion.</w:t>
      </w:r>
      <w:r>
        <w:rPr>
          <w:spacing w:val="-5"/>
          <w:w w:val="105"/>
          <w:lang w:val="en-US"/>
        </w:rPr>
        <w:t xml:space="preserve"> </w:t>
      </w:r>
      <w:proofErr w:type="spellStart"/>
      <w:r>
        <w:rPr>
          <w:rFonts w:ascii="Palatino Linotype"/>
          <w:i/>
          <w:w w:val="105"/>
        </w:rPr>
        <w:t>Psychological</w:t>
      </w:r>
      <w:proofErr w:type="spellEnd"/>
      <w:r>
        <w:rPr>
          <w:rFonts w:ascii="Palatino Linotype"/>
          <w:i/>
          <w:w w:val="105"/>
        </w:rPr>
        <w:t xml:space="preserve"> </w:t>
      </w:r>
      <w:proofErr w:type="spellStart"/>
      <w:r>
        <w:rPr>
          <w:rFonts w:ascii="Palatino Linotype"/>
          <w:i/>
          <w:w w:val="105"/>
        </w:rPr>
        <w:t>Review</w:t>
      </w:r>
      <w:proofErr w:type="spellEnd"/>
      <w:r>
        <w:rPr>
          <w:w w:val="105"/>
        </w:rPr>
        <w:t>,</w:t>
      </w:r>
      <w:r>
        <w:rPr>
          <w:spacing w:val="-5"/>
          <w:w w:val="105"/>
        </w:rPr>
        <w:t xml:space="preserve"> </w:t>
      </w:r>
      <w:r>
        <w:rPr>
          <w:rFonts w:ascii="Palatino Linotype"/>
          <w:i/>
          <w:w w:val="105"/>
        </w:rPr>
        <w:t>1</w:t>
      </w:r>
      <w:r>
        <w:rPr>
          <w:w w:val="105"/>
        </w:rPr>
        <w:t>,</w:t>
      </w:r>
      <w:r>
        <w:rPr>
          <w:spacing w:val="-5"/>
          <w:w w:val="105"/>
        </w:rPr>
        <w:t xml:space="preserve"> </w:t>
      </w:r>
      <w:r>
        <w:rPr>
          <w:w w:val="105"/>
        </w:rPr>
        <w:t xml:space="preserve">516-529. </w:t>
      </w:r>
      <w:hyperlink r:id="rId57">
        <w:r>
          <w:rPr>
            <w:spacing w:val="-2"/>
            <w:w w:val="105"/>
          </w:rPr>
          <w:t>https://doi.org/10.1037/0033-295X.101.2.205</w:t>
        </w:r>
      </w:hyperlink>
    </w:p>
    <w:p w14:paraId="7E510572" w14:textId="77777777" w:rsidR="00C91026" w:rsidRDefault="00A75B0C">
      <w:pPr>
        <w:spacing w:before="151" w:line="276" w:lineRule="auto"/>
        <w:ind w:left="685" w:right="202" w:hanging="543"/>
        <w:rPr>
          <w:sz w:val="24"/>
          <w:lang w:val="en-US"/>
        </w:rPr>
      </w:pPr>
      <w:bookmarkStart w:id="152" w:name="_bookmark82"/>
      <w:bookmarkEnd w:id="152"/>
      <w:r>
        <w:rPr>
          <w:w w:val="105"/>
          <w:sz w:val="24"/>
          <w:lang w:val="en-US"/>
        </w:rPr>
        <w:t>Jasper, C. R., &amp; Waldhart, P. (2013). Internet and distance channel use and European</w:t>
      </w:r>
      <w:r>
        <w:rPr>
          <w:spacing w:val="80"/>
          <w:w w:val="105"/>
          <w:sz w:val="24"/>
          <w:lang w:val="en-US"/>
        </w:rPr>
        <w:t xml:space="preserve"> </w:t>
      </w:r>
      <w:r>
        <w:rPr>
          <w:w w:val="105"/>
          <w:sz w:val="24"/>
          <w:lang w:val="en-US"/>
        </w:rPr>
        <w:t>consumer</w:t>
      </w:r>
      <w:r>
        <w:rPr>
          <w:spacing w:val="-2"/>
          <w:w w:val="105"/>
          <w:sz w:val="24"/>
          <w:lang w:val="en-US"/>
        </w:rPr>
        <w:t xml:space="preserve"> </w:t>
      </w:r>
      <w:r>
        <w:rPr>
          <w:w w:val="105"/>
          <w:sz w:val="24"/>
          <w:lang w:val="en-US"/>
        </w:rPr>
        <w:t>complaint</w:t>
      </w:r>
      <w:r>
        <w:rPr>
          <w:spacing w:val="-2"/>
          <w:w w:val="105"/>
          <w:sz w:val="24"/>
          <w:lang w:val="en-US"/>
        </w:rPr>
        <w:t xml:space="preserve"> </w:t>
      </w:r>
      <w:r>
        <w:rPr>
          <w:w w:val="105"/>
          <w:sz w:val="24"/>
          <w:lang w:val="en-US"/>
        </w:rPr>
        <w:t>behavior.</w:t>
      </w:r>
      <w:r>
        <w:rPr>
          <w:spacing w:val="-2"/>
          <w:w w:val="105"/>
          <w:sz w:val="24"/>
          <w:lang w:val="en-US"/>
        </w:rPr>
        <w:t xml:space="preserve"> </w:t>
      </w:r>
      <w:r>
        <w:rPr>
          <w:rFonts w:ascii="Palatino Linotype"/>
          <w:i/>
          <w:w w:val="105"/>
          <w:sz w:val="24"/>
          <w:lang w:val="en-US"/>
        </w:rPr>
        <w:t>The International Review of Retail, Distribution and Consumer Research</w:t>
      </w:r>
      <w:r>
        <w:rPr>
          <w:w w:val="105"/>
          <w:sz w:val="24"/>
          <w:lang w:val="en-US"/>
        </w:rPr>
        <w:t xml:space="preserve">, </w:t>
      </w:r>
      <w:r>
        <w:rPr>
          <w:rFonts w:ascii="Palatino Linotype"/>
          <w:i/>
          <w:w w:val="105"/>
          <w:sz w:val="24"/>
          <w:lang w:val="en-US"/>
        </w:rPr>
        <w:t>23</w:t>
      </w:r>
      <w:r>
        <w:rPr>
          <w:w w:val="105"/>
          <w:sz w:val="24"/>
          <w:lang w:val="en-US"/>
        </w:rPr>
        <w:t xml:space="preserve">, 137-151. </w:t>
      </w:r>
      <w:hyperlink r:id="rId58">
        <w:r>
          <w:rPr>
            <w:w w:val="105"/>
            <w:sz w:val="24"/>
            <w:lang w:val="en-US"/>
          </w:rPr>
          <w:t>https://doi.org/10.1080/09593969.2012.746717</w:t>
        </w:r>
      </w:hyperlink>
    </w:p>
    <w:p w14:paraId="054ADEE7" w14:textId="77777777" w:rsidR="00C91026" w:rsidRDefault="00A75B0C">
      <w:pPr>
        <w:pStyle w:val="Corpsdetexte"/>
        <w:spacing w:before="133" w:line="288" w:lineRule="auto"/>
        <w:ind w:left="700" w:hanging="559"/>
        <w:rPr>
          <w:lang w:val="en-US"/>
        </w:rPr>
      </w:pPr>
      <w:bookmarkStart w:id="153" w:name="_bookmark83"/>
      <w:bookmarkEnd w:id="153"/>
      <w:r>
        <w:rPr>
          <w:w w:val="105"/>
          <w:lang w:val="en-US"/>
        </w:rPr>
        <w:t>Kemper, T. D. (1987). How Many Emotions Are There</w:t>
      </w:r>
      <w:r>
        <w:rPr>
          <w:spacing w:val="-25"/>
          <w:w w:val="105"/>
          <w:lang w:val="en-US"/>
        </w:rPr>
        <w:t xml:space="preserve"> </w:t>
      </w:r>
      <w:r>
        <w:rPr>
          <w:w w:val="105"/>
          <w:lang w:val="en-US"/>
        </w:rPr>
        <w:t xml:space="preserve">? Wedding the Social and the Autonomic Components. </w:t>
      </w:r>
      <w:r>
        <w:rPr>
          <w:rFonts w:ascii="Palatino Linotype"/>
          <w:i/>
          <w:w w:val="105"/>
          <w:lang w:val="en-US"/>
        </w:rPr>
        <w:t>American Journal of Sociology</w:t>
      </w:r>
      <w:r>
        <w:rPr>
          <w:w w:val="105"/>
          <w:lang w:val="en-US"/>
        </w:rPr>
        <w:t xml:space="preserve">, </w:t>
      </w:r>
      <w:r>
        <w:rPr>
          <w:rFonts w:ascii="Palatino Linotype"/>
          <w:i/>
          <w:w w:val="105"/>
          <w:lang w:val="en-US"/>
        </w:rPr>
        <w:t>93</w:t>
      </w:r>
      <w:r>
        <w:rPr>
          <w:w w:val="105"/>
          <w:lang w:val="en-US"/>
        </w:rPr>
        <w:t xml:space="preserve">, 263-289. </w:t>
      </w:r>
      <w:hyperlink r:id="rId59">
        <w:r>
          <w:rPr>
            <w:spacing w:val="-2"/>
            <w:w w:val="105"/>
            <w:lang w:val="en-US"/>
          </w:rPr>
          <w:t>https://doi.org/10.1086/228745</w:t>
        </w:r>
      </w:hyperlink>
    </w:p>
    <w:p w14:paraId="2455FA65" w14:textId="77777777" w:rsidR="00C91026" w:rsidRDefault="00A75B0C">
      <w:pPr>
        <w:spacing w:before="116"/>
        <w:ind w:left="142"/>
        <w:rPr>
          <w:sz w:val="24"/>
          <w:lang w:val="en-US"/>
        </w:rPr>
      </w:pPr>
      <w:bookmarkStart w:id="154" w:name="_bookmark84"/>
      <w:bookmarkEnd w:id="154"/>
      <w:r>
        <w:rPr>
          <w:w w:val="105"/>
          <w:sz w:val="24"/>
          <w:lang w:val="en-US"/>
        </w:rPr>
        <w:t>Kennedy,</w:t>
      </w:r>
      <w:r>
        <w:rPr>
          <w:spacing w:val="5"/>
          <w:w w:val="105"/>
          <w:sz w:val="24"/>
          <w:lang w:val="en-US"/>
        </w:rPr>
        <w:t xml:space="preserve"> </w:t>
      </w:r>
      <w:r>
        <w:rPr>
          <w:w w:val="105"/>
          <w:sz w:val="24"/>
          <w:lang w:val="en-US"/>
        </w:rPr>
        <w:t>G.</w:t>
      </w:r>
      <w:r>
        <w:rPr>
          <w:spacing w:val="6"/>
          <w:w w:val="105"/>
          <w:sz w:val="24"/>
          <w:lang w:val="en-US"/>
        </w:rPr>
        <w:t xml:space="preserve"> </w:t>
      </w:r>
      <w:r>
        <w:rPr>
          <w:w w:val="105"/>
          <w:sz w:val="24"/>
          <w:lang w:val="en-US"/>
        </w:rPr>
        <w:t>A.</w:t>
      </w:r>
      <w:r>
        <w:rPr>
          <w:spacing w:val="5"/>
          <w:w w:val="105"/>
          <w:sz w:val="24"/>
          <w:lang w:val="en-US"/>
        </w:rPr>
        <w:t xml:space="preserve"> </w:t>
      </w:r>
      <w:r>
        <w:rPr>
          <w:w w:val="105"/>
          <w:sz w:val="24"/>
          <w:lang w:val="en-US"/>
        </w:rPr>
        <w:t>(</w:t>
      </w:r>
      <w:proofErr w:type="spellStart"/>
      <w:r>
        <w:rPr>
          <w:w w:val="105"/>
          <w:sz w:val="24"/>
          <w:lang w:val="en-US"/>
        </w:rPr>
        <w:t>Éd</w:t>
      </w:r>
      <w:proofErr w:type="spellEnd"/>
      <w:r>
        <w:rPr>
          <w:w w:val="105"/>
          <w:sz w:val="24"/>
          <w:lang w:val="en-US"/>
        </w:rPr>
        <w:t>.).</w:t>
      </w:r>
      <w:r>
        <w:rPr>
          <w:spacing w:val="6"/>
          <w:w w:val="105"/>
          <w:sz w:val="24"/>
          <w:lang w:val="en-US"/>
        </w:rPr>
        <w:t xml:space="preserve"> </w:t>
      </w:r>
      <w:r>
        <w:rPr>
          <w:w w:val="105"/>
          <w:sz w:val="24"/>
          <w:lang w:val="en-US"/>
        </w:rPr>
        <w:t>(1991).</w:t>
      </w:r>
      <w:r>
        <w:rPr>
          <w:spacing w:val="5"/>
          <w:w w:val="105"/>
          <w:sz w:val="24"/>
          <w:lang w:val="en-US"/>
        </w:rPr>
        <w:t xml:space="preserve"> </w:t>
      </w:r>
      <w:r>
        <w:rPr>
          <w:rFonts w:ascii="Palatino Linotype" w:hAnsi="Palatino Linotype"/>
          <w:i/>
          <w:w w:val="105"/>
          <w:sz w:val="24"/>
          <w:lang w:val="en-US"/>
        </w:rPr>
        <w:t>Aristotle</w:t>
      </w:r>
      <w:r>
        <w:rPr>
          <w:rFonts w:ascii="Palatino Linotype" w:hAnsi="Palatino Linotype"/>
          <w:i/>
          <w:spacing w:val="11"/>
          <w:w w:val="105"/>
          <w:sz w:val="24"/>
          <w:lang w:val="en-US"/>
        </w:rPr>
        <w:t xml:space="preserve"> </w:t>
      </w:r>
      <w:r>
        <w:rPr>
          <w:rFonts w:ascii="Palatino Linotype" w:hAnsi="Palatino Linotype"/>
          <w:i/>
          <w:w w:val="105"/>
          <w:sz w:val="24"/>
          <w:lang w:val="en-US"/>
        </w:rPr>
        <w:t>on</w:t>
      </w:r>
      <w:r>
        <w:rPr>
          <w:rFonts w:ascii="Palatino Linotype" w:hAnsi="Palatino Linotype"/>
          <w:i/>
          <w:spacing w:val="11"/>
          <w:w w:val="105"/>
          <w:sz w:val="24"/>
          <w:lang w:val="en-US"/>
        </w:rPr>
        <w:t xml:space="preserve"> </w:t>
      </w:r>
      <w:r>
        <w:rPr>
          <w:rFonts w:ascii="Palatino Linotype" w:hAnsi="Palatino Linotype"/>
          <w:i/>
          <w:w w:val="105"/>
          <w:sz w:val="24"/>
          <w:lang w:val="en-US"/>
        </w:rPr>
        <w:t>Rhetoric</w:t>
      </w:r>
      <w:r>
        <w:rPr>
          <w:w w:val="105"/>
          <w:sz w:val="24"/>
          <w:lang w:val="en-US"/>
        </w:rPr>
        <w:t>.</w:t>
      </w:r>
      <w:r>
        <w:rPr>
          <w:spacing w:val="5"/>
          <w:w w:val="105"/>
          <w:sz w:val="24"/>
          <w:lang w:val="en-US"/>
        </w:rPr>
        <w:t xml:space="preserve"> </w:t>
      </w:r>
      <w:r>
        <w:rPr>
          <w:w w:val="105"/>
          <w:sz w:val="24"/>
          <w:lang w:val="en-US"/>
        </w:rPr>
        <w:t>Oxford</w:t>
      </w:r>
      <w:r>
        <w:rPr>
          <w:spacing w:val="6"/>
          <w:w w:val="105"/>
          <w:sz w:val="24"/>
          <w:lang w:val="en-US"/>
        </w:rPr>
        <w:t xml:space="preserve"> </w:t>
      </w:r>
      <w:r>
        <w:rPr>
          <w:w w:val="105"/>
          <w:sz w:val="24"/>
          <w:lang w:val="en-US"/>
        </w:rPr>
        <w:t>University</w:t>
      </w:r>
      <w:r>
        <w:rPr>
          <w:spacing w:val="5"/>
          <w:w w:val="105"/>
          <w:sz w:val="24"/>
          <w:lang w:val="en-US"/>
        </w:rPr>
        <w:t xml:space="preserve"> </w:t>
      </w:r>
      <w:r>
        <w:rPr>
          <w:spacing w:val="-2"/>
          <w:w w:val="105"/>
          <w:sz w:val="24"/>
          <w:lang w:val="en-US"/>
        </w:rPr>
        <w:t>Press.</w:t>
      </w:r>
    </w:p>
    <w:p w14:paraId="1173AA32" w14:textId="77777777" w:rsidR="00C91026" w:rsidRDefault="00C91026">
      <w:pPr>
        <w:rPr>
          <w:sz w:val="24"/>
          <w:lang w:val="en-US"/>
        </w:rPr>
        <w:sectPr w:rsidR="00C91026">
          <w:pgSz w:w="11910" w:h="16840"/>
          <w:pgMar w:top="1280" w:right="1133" w:bottom="1080" w:left="1275" w:header="0" w:footer="889" w:gutter="0"/>
          <w:cols w:space="720"/>
        </w:sectPr>
      </w:pPr>
    </w:p>
    <w:p w14:paraId="1D54E7CE" w14:textId="77777777" w:rsidR="00C91026" w:rsidRDefault="00A75B0C">
      <w:pPr>
        <w:pStyle w:val="Corpsdetexte"/>
        <w:spacing w:before="134" w:line="295" w:lineRule="auto"/>
        <w:ind w:left="709" w:right="412" w:hanging="567"/>
        <w:rPr>
          <w:lang w:val="en-US"/>
        </w:rPr>
      </w:pPr>
      <w:bookmarkStart w:id="155" w:name="_bookmark85"/>
      <w:bookmarkEnd w:id="155"/>
      <w:proofErr w:type="spellStart"/>
      <w:r>
        <w:rPr>
          <w:w w:val="105"/>
          <w:lang w:val="en-US"/>
        </w:rPr>
        <w:lastRenderedPageBreak/>
        <w:t>Kitapci</w:t>
      </w:r>
      <w:proofErr w:type="spellEnd"/>
      <w:r>
        <w:rPr>
          <w:w w:val="105"/>
          <w:lang w:val="en-US"/>
        </w:rPr>
        <w:t xml:space="preserve">, O., &amp; </w:t>
      </w:r>
      <w:proofErr w:type="spellStart"/>
      <w:r>
        <w:rPr>
          <w:w w:val="105"/>
          <w:lang w:val="en-US"/>
        </w:rPr>
        <w:t>Dortyol</w:t>
      </w:r>
      <w:proofErr w:type="spellEnd"/>
      <w:r>
        <w:rPr>
          <w:w w:val="105"/>
          <w:lang w:val="en-US"/>
        </w:rPr>
        <w:t xml:space="preserve">, I. T. (2009). The differences in customer complaint </w:t>
      </w:r>
      <w:proofErr w:type="spellStart"/>
      <w:r>
        <w:rPr>
          <w:w w:val="105"/>
          <w:lang w:val="en-US"/>
        </w:rPr>
        <w:t>behaviour</w:t>
      </w:r>
      <w:proofErr w:type="spellEnd"/>
      <w:r>
        <w:rPr>
          <w:w w:val="105"/>
          <w:lang w:val="en-US"/>
        </w:rPr>
        <w:t xml:space="preserve"> between loyal customers and first comers in the retail banking industry : The case of Turkish customers. </w:t>
      </w:r>
      <w:r>
        <w:rPr>
          <w:rFonts w:ascii="Palatino Linotype"/>
          <w:i/>
          <w:w w:val="105"/>
          <w:lang w:val="en-US"/>
        </w:rPr>
        <w:t>Management Research News</w:t>
      </w:r>
      <w:r>
        <w:rPr>
          <w:w w:val="105"/>
          <w:lang w:val="en-US"/>
        </w:rPr>
        <w:t xml:space="preserve">, </w:t>
      </w:r>
      <w:r>
        <w:rPr>
          <w:rFonts w:ascii="Palatino Linotype"/>
          <w:i/>
          <w:w w:val="105"/>
          <w:lang w:val="en-US"/>
        </w:rPr>
        <w:t>32</w:t>
      </w:r>
      <w:r>
        <w:rPr>
          <w:w w:val="105"/>
          <w:lang w:val="en-US"/>
        </w:rPr>
        <w:t xml:space="preserve">. </w:t>
      </w:r>
      <w:hyperlink r:id="rId60">
        <w:r>
          <w:rPr>
            <w:spacing w:val="-2"/>
            <w:w w:val="105"/>
            <w:lang w:val="en-US"/>
          </w:rPr>
          <w:t>https://doi.org/10.1108/01409170910994141</w:t>
        </w:r>
      </w:hyperlink>
    </w:p>
    <w:p w14:paraId="5D4D80AF" w14:textId="77777777" w:rsidR="00C91026" w:rsidRDefault="00A75B0C">
      <w:pPr>
        <w:spacing w:before="137" w:line="276" w:lineRule="auto"/>
        <w:ind w:left="687" w:right="341" w:hanging="546"/>
        <w:rPr>
          <w:sz w:val="24"/>
          <w:lang w:val="en-US"/>
        </w:rPr>
      </w:pPr>
      <w:bookmarkStart w:id="156" w:name="_bookmark86"/>
      <w:bookmarkEnd w:id="156"/>
      <w:proofErr w:type="spellStart"/>
      <w:r>
        <w:rPr>
          <w:w w:val="105"/>
          <w:sz w:val="24"/>
          <w:lang w:val="en-US"/>
        </w:rPr>
        <w:t>Kitapci</w:t>
      </w:r>
      <w:proofErr w:type="spellEnd"/>
      <w:r>
        <w:rPr>
          <w:w w:val="105"/>
          <w:sz w:val="24"/>
          <w:lang w:val="en-US"/>
        </w:rPr>
        <w:t xml:space="preserve">, O., Meltem, R., </w:t>
      </w:r>
      <w:proofErr w:type="spellStart"/>
      <w:r>
        <w:rPr>
          <w:w w:val="105"/>
          <w:sz w:val="24"/>
          <w:lang w:val="en-US"/>
        </w:rPr>
        <w:t>Özbük</w:t>
      </w:r>
      <w:proofErr w:type="spellEnd"/>
      <w:r>
        <w:rPr>
          <w:w w:val="105"/>
          <w:sz w:val="24"/>
          <w:lang w:val="en-US"/>
        </w:rPr>
        <w:t xml:space="preserve">, Y., Sakarya, A., &amp; </w:t>
      </w:r>
      <w:proofErr w:type="spellStart"/>
      <w:r>
        <w:rPr>
          <w:w w:val="105"/>
          <w:sz w:val="24"/>
          <w:lang w:val="en-US"/>
        </w:rPr>
        <w:t>Sarıyıldız</w:t>
      </w:r>
      <w:proofErr w:type="spellEnd"/>
      <w:r>
        <w:rPr>
          <w:w w:val="105"/>
          <w:sz w:val="24"/>
          <w:lang w:val="en-US"/>
        </w:rPr>
        <w:t xml:space="preserve">, A. (2019). Consumer Complaint Behavior : A Literature Review and Research Agenda. </w:t>
      </w:r>
      <w:r>
        <w:rPr>
          <w:rFonts w:ascii="Palatino Linotype" w:hAnsi="Palatino Linotype"/>
          <w:i/>
          <w:w w:val="105"/>
          <w:sz w:val="24"/>
          <w:lang w:val="en-US"/>
        </w:rPr>
        <w:t>Journal of Applied Economics and Business Research</w:t>
      </w:r>
      <w:r>
        <w:rPr>
          <w:w w:val="105"/>
          <w:sz w:val="24"/>
          <w:lang w:val="en-US"/>
        </w:rPr>
        <w:t xml:space="preserve">, </w:t>
      </w:r>
      <w:r>
        <w:rPr>
          <w:rFonts w:ascii="Palatino Linotype" w:hAnsi="Palatino Linotype"/>
          <w:i/>
          <w:w w:val="105"/>
          <w:sz w:val="24"/>
          <w:lang w:val="en-US"/>
        </w:rPr>
        <w:t>9</w:t>
      </w:r>
      <w:r>
        <w:rPr>
          <w:w w:val="105"/>
          <w:sz w:val="24"/>
          <w:lang w:val="en-US"/>
        </w:rPr>
        <w:t>, 141-165.</w:t>
      </w:r>
    </w:p>
    <w:p w14:paraId="014E91EB" w14:textId="77777777" w:rsidR="00C91026" w:rsidRDefault="00A75B0C">
      <w:pPr>
        <w:pStyle w:val="Corpsdetexte"/>
        <w:spacing w:before="133" w:line="288" w:lineRule="auto"/>
        <w:ind w:left="709" w:hanging="567"/>
        <w:rPr>
          <w:lang w:val="en-US"/>
        </w:rPr>
      </w:pPr>
      <w:bookmarkStart w:id="157" w:name="_bookmark87"/>
      <w:bookmarkEnd w:id="157"/>
      <w:r>
        <w:rPr>
          <w:w w:val="105"/>
          <w:lang w:val="en-US"/>
        </w:rPr>
        <w:t>Kumar, V., Shah, D., &amp; Venkatesan, R. (2006). Managing retailer profitability—one customer at a time</w:t>
      </w:r>
      <w:r>
        <w:rPr>
          <w:spacing w:val="-19"/>
          <w:w w:val="105"/>
          <w:lang w:val="en-US"/>
        </w:rPr>
        <w:t xml:space="preserve"> </w:t>
      </w:r>
      <w:r>
        <w:rPr>
          <w:w w:val="105"/>
          <w:lang w:val="en-US"/>
        </w:rPr>
        <w:t xml:space="preserve">! </w:t>
      </w:r>
      <w:r>
        <w:rPr>
          <w:rFonts w:ascii="Palatino Linotype" w:hAnsi="Palatino Linotype"/>
          <w:i/>
          <w:w w:val="105"/>
          <w:lang w:val="en-US"/>
        </w:rPr>
        <w:t>Journal of Retailing</w:t>
      </w:r>
      <w:r>
        <w:rPr>
          <w:w w:val="105"/>
          <w:lang w:val="en-US"/>
        </w:rPr>
        <w:t xml:space="preserve">, </w:t>
      </w:r>
      <w:r>
        <w:rPr>
          <w:rFonts w:ascii="Palatino Linotype" w:hAnsi="Palatino Linotype"/>
          <w:i/>
          <w:w w:val="105"/>
          <w:lang w:val="en-US"/>
        </w:rPr>
        <w:t>82</w:t>
      </w:r>
      <w:r>
        <w:rPr>
          <w:w w:val="105"/>
          <w:lang w:val="en-US"/>
        </w:rPr>
        <w:t xml:space="preserve">, 277-294. </w:t>
      </w:r>
      <w:hyperlink r:id="rId61">
        <w:r>
          <w:rPr>
            <w:spacing w:val="-2"/>
            <w:w w:val="105"/>
            <w:lang w:val="en-US"/>
          </w:rPr>
          <w:t>https://doi.org/10.1016/j.jretai.2006.08.002</w:t>
        </w:r>
      </w:hyperlink>
    </w:p>
    <w:p w14:paraId="3E409DC4" w14:textId="77777777" w:rsidR="00C91026" w:rsidRDefault="00A75B0C">
      <w:pPr>
        <w:pStyle w:val="Corpsdetexte"/>
        <w:spacing w:before="145" w:line="276" w:lineRule="auto"/>
        <w:ind w:left="697" w:right="341" w:hanging="555"/>
        <w:rPr>
          <w:lang w:val="en-US"/>
        </w:rPr>
      </w:pPr>
      <w:bookmarkStart w:id="158" w:name="_bookmark88"/>
      <w:bookmarkEnd w:id="158"/>
      <w:r>
        <w:rPr>
          <w:w w:val="105"/>
          <w:lang w:val="en-US"/>
        </w:rPr>
        <w:t>Lance, B., &amp; Marsella, S. (2010). Glances, glares, and glowering : how should a virtual human express emotion through gaze</w:t>
      </w:r>
      <w:r>
        <w:rPr>
          <w:spacing w:val="-25"/>
          <w:w w:val="105"/>
          <w:lang w:val="en-US"/>
        </w:rPr>
        <w:t xml:space="preserve"> </w:t>
      </w:r>
      <w:r>
        <w:rPr>
          <w:w w:val="105"/>
          <w:lang w:val="en-US"/>
        </w:rPr>
        <w:t xml:space="preserve">? </w:t>
      </w:r>
      <w:r>
        <w:rPr>
          <w:rFonts w:ascii="Palatino Linotype"/>
          <w:i/>
          <w:w w:val="105"/>
          <w:lang w:val="en-US"/>
        </w:rPr>
        <w:t>Autonomous Agents and Multi-Agent Systems</w:t>
      </w:r>
      <w:r>
        <w:rPr>
          <w:w w:val="105"/>
          <w:lang w:val="en-US"/>
        </w:rPr>
        <w:t xml:space="preserve">, </w:t>
      </w:r>
      <w:r>
        <w:rPr>
          <w:rFonts w:ascii="Palatino Linotype"/>
          <w:i/>
          <w:w w:val="105"/>
          <w:lang w:val="en-US"/>
        </w:rPr>
        <w:t>20</w:t>
      </w:r>
      <w:r>
        <w:rPr>
          <w:w w:val="105"/>
          <w:lang w:val="en-US"/>
        </w:rPr>
        <w:t xml:space="preserve">, 50-69. </w:t>
      </w:r>
      <w:hyperlink r:id="rId62">
        <w:r>
          <w:rPr>
            <w:w w:val="105"/>
            <w:lang w:val="en-US"/>
          </w:rPr>
          <w:t>https://doi.org/10.1007/s10458-009-9097-6</w:t>
        </w:r>
      </w:hyperlink>
    </w:p>
    <w:p w14:paraId="4FF1474A" w14:textId="77777777" w:rsidR="00C91026" w:rsidRDefault="00A75B0C">
      <w:pPr>
        <w:spacing w:before="105" w:line="266" w:lineRule="auto"/>
        <w:ind w:left="685" w:hanging="543"/>
        <w:rPr>
          <w:sz w:val="24"/>
          <w:lang w:val="en-US"/>
        </w:rPr>
      </w:pPr>
      <w:bookmarkStart w:id="159" w:name="_bookmark89"/>
      <w:bookmarkEnd w:id="159"/>
      <w:r>
        <w:rPr>
          <w:w w:val="105"/>
          <w:sz w:val="24"/>
          <w:lang w:val="en-US"/>
        </w:rPr>
        <w:t xml:space="preserve">Landon, E. L. (1980). The Direction of Consumer Complaint Research. </w:t>
      </w:r>
      <w:r>
        <w:rPr>
          <w:rFonts w:ascii="Palatino Linotype"/>
          <w:i/>
          <w:w w:val="105"/>
          <w:sz w:val="24"/>
          <w:lang w:val="en-US"/>
        </w:rPr>
        <w:t>Advances in Consumer Research</w:t>
      </w:r>
      <w:r>
        <w:rPr>
          <w:w w:val="105"/>
          <w:sz w:val="24"/>
          <w:lang w:val="en-US"/>
        </w:rPr>
        <w:t xml:space="preserve">, </w:t>
      </w:r>
      <w:r>
        <w:rPr>
          <w:rFonts w:ascii="Palatino Linotype"/>
          <w:i/>
          <w:w w:val="105"/>
          <w:sz w:val="24"/>
          <w:lang w:val="en-US"/>
        </w:rPr>
        <w:t>7</w:t>
      </w:r>
      <w:r>
        <w:rPr>
          <w:w w:val="105"/>
          <w:sz w:val="24"/>
          <w:lang w:val="en-US"/>
        </w:rPr>
        <w:t>, 335-338.</w:t>
      </w:r>
    </w:p>
    <w:p w14:paraId="7648B413" w14:textId="77777777" w:rsidR="00C91026" w:rsidRDefault="00A75B0C">
      <w:pPr>
        <w:pStyle w:val="Corpsdetexte"/>
        <w:spacing w:before="146" w:line="288" w:lineRule="auto"/>
        <w:ind w:left="700" w:right="476" w:hanging="559"/>
        <w:rPr>
          <w:lang w:val="en-US"/>
        </w:rPr>
      </w:pPr>
      <w:bookmarkStart w:id="160" w:name="_bookmark90"/>
      <w:bookmarkEnd w:id="160"/>
      <w:r>
        <w:rPr>
          <w:w w:val="105"/>
          <w:lang w:val="en-US"/>
        </w:rPr>
        <w:t xml:space="preserve">Lemon, K. N., &amp; Verhoef, P. C. (2016). Understanding Customer Experience Throughout the Customer Journey. </w:t>
      </w:r>
      <w:r>
        <w:rPr>
          <w:rFonts w:ascii="Palatino Linotype"/>
          <w:i/>
          <w:w w:val="105"/>
          <w:lang w:val="en-US"/>
        </w:rPr>
        <w:t>Journal of Marketing</w:t>
      </w:r>
      <w:r>
        <w:rPr>
          <w:w w:val="105"/>
          <w:lang w:val="en-US"/>
        </w:rPr>
        <w:t xml:space="preserve">, </w:t>
      </w:r>
      <w:r>
        <w:rPr>
          <w:rFonts w:ascii="Palatino Linotype"/>
          <w:i/>
          <w:w w:val="105"/>
          <w:lang w:val="en-US"/>
        </w:rPr>
        <w:t>80</w:t>
      </w:r>
      <w:r>
        <w:rPr>
          <w:w w:val="105"/>
          <w:lang w:val="en-US"/>
        </w:rPr>
        <w:t xml:space="preserve">, 69-96. </w:t>
      </w:r>
      <w:hyperlink r:id="rId63">
        <w:r>
          <w:rPr>
            <w:spacing w:val="-2"/>
            <w:w w:val="105"/>
            <w:lang w:val="en-US"/>
          </w:rPr>
          <w:t>https://doi.org/10.1509/jm.15.0420</w:t>
        </w:r>
      </w:hyperlink>
    </w:p>
    <w:p w14:paraId="5E314712" w14:textId="77777777" w:rsidR="00C91026" w:rsidRDefault="00A75B0C">
      <w:pPr>
        <w:spacing w:before="116"/>
        <w:ind w:left="142"/>
        <w:rPr>
          <w:sz w:val="24"/>
          <w:lang w:val="en-US"/>
        </w:rPr>
      </w:pPr>
      <w:bookmarkStart w:id="161" w:name="_bookmark91"/>
      <w:bookmarkEnd w:id="161"/>
      <w:r>
        <w:rPr>
          <w:sz w:val="24"/>
          <w:lang w:val="en-US"/>
        </w:rPr>
        <w:t>Levy,</w:t>
      </w:r>
      <w:r>
        <w:rPr>
          <w:spacing w:val="20"/>
          <w:sz w:val="24"/>
          <w:lang w:val="en-US"/>
        </w:rPr>
        <w:t xml:space="preserve"> </w:t>
      </w:r>
      <w:r>
        <w:rPr>
          <w:sz w:val="24"/>
          <w:lang w:val="en-US"/>
        </w:rPr>
        <w:t>S.</w:t>
      </w:r>
      <w:r>
        <w:rPr>
          <w:spacing w:val="20"/>
          <w:sz w:val="24"/>
          <w:lang w:val="en-US"/>
        </w:rPr>
        <w:t xml:space="preserve"> </w:t>
      </w:r>
      <w:r>
        <w:rPr>
          <w:sz w:val="24"/>
          <w:lang w:val="en-US"/>
        </w:rPr>
        <w:t>(1959).</w:t>
      </w:r>
      <w:r>
        <w:rPr>
          <w:spacing w:val="20"/>
          <w:sz w:val="24"/>
          <w:lang w:val="en-US"/>
        </w:rPr>
        <w:t xml:space="preserve"> </w:t>
      </w:r>
      <w:r>
        <w:rPr>
          <w:sz w:val="24"/>
          <w:lang w:val="en-US"/>
        </w:rPr>
        <w:t>Symbols</w:t>
      </w:r>
      <w:r>
        <w:rPr>
          <w:spacing w:val="20"/>
          <w:sz w:val="24"/>
          <w:lang w:val="en-US"/>
        </w:rPr>
        <w:t xml:space="preserve"> </w:t>
      </w:r>
      <w:r>
        <w:rPr>
          <w:sz w:val="24"/>
          <w:lang w:val="en-US"/>
        </w:rPr>
        <w:t>for</w:t>
      </w:r>
      <w:r>
        <w:rPr>
          <w:spacing w:val="20"/>
          <w:sz w:val="24"/>
          <w:lang w:val="en-US"/>
        </w:rPr>
        <w:t xml:space="preserve"> </w:t>
      </w:r>
      <w:r>
        <w:rPr>
          <w:sz w:val="24"/>
          <w:lang w:val="en-US"/>
        </w:rPr>
        <w:t>Sale.</w:t>
      </w:r>
      <w:r>
        <w:rPr>
          <w:spacing w:val="21"/>
          <w:sz w:val="24"/>
          <w:lang w:val="en-US"/>
        </w:rPr>
        <w:t xml:space="preserve"> </w:t>
      </w:r>
      <w:r>
        <w:rPr>
          <w:rFonts w:ascii="Palatino Linotype"/>
          <w:i/>
          <w:sz w:val="24"/>
          <w:lang w:val="en-US"/>
        </w:rPr>
        <w:t>Harvard</w:t>
      </w:r>
      <w:r>
        <w:rPr>
          <w:rFonts w:ascii="Palatino Linotype"/>
          <w:i/>
          <w:spacing w:val="26"/>
          <w:sz w:val="24"/>
          <w:lang w:val="en-US"/>
        </w:rPr>
        <w:t xml:space="preserve"> </w:t>
      </w:r>
      <w:r>
        <w:rPr>
          <w:rFonts w:ascii="Palatino Linotype"/>
          <w:i/>
          <w:sz w:val="24"/>
          <w:lang w:val="en-US"/>
        </w:rPr>
        <w:t>Business</w:t>
      </w:r>
      <w:r>
        <w:rPr>
          <w:rFonts w:ascii="Palatino Linotype"/>
          <w:i/>
          <w:spacing w:val="26"/>
          <w:sz w:val="24"/>
          <w:lang w:val="en-US"/>
        </w:rPr>
        <w:t xml:space="preserve"> </w:t>
      </w:r>
      <w:r>
        <w:rPr>
          <w:rFonts w:ascii="Palatino Linotype"/>
          <w:i/>
          <w:sz w:val="24"/>
          <w:lang w:val="en-US"/>
        </w:rPr>
        <w:t>Review</w:t>
      </w:r>
      <w:r>
        <w:rPr>
          <w:sz w:val="24"/>
          <w:lang w:val="en-US"/>
        </w:rPr>
        <w:t>,</w:t>
      </w:r>
      <w:r>
        <w:rPr>
          <w:spacing w:val="21"/>
          <w:sz w:val="24"/>
          <w:lang w:val="en-US"/>
        </w:rPr>
        <w:t xml:space="preserve"> </w:t>
      </w:r>
      <w:r>
        <w:rPr>
          <w:rFonts w:ascii="Palatino Linotype"/>
          <w:i/>
          <w:spacing w:val="-5"/>
          <w:sz w:val="24"/>
          <w:lang w:val="en-US"/>
        </w:rPr>
        <w:t>37</w:t>
      </w:r>
      <w:r>
        <w:rPr>
          <w:spacing w:val="-5"/>
          <w:sz w:val="24"/>
          <w:lang w:val="en-US"/>
        </w:rPr>
        <w:t>.</w:t>
      </w:r>
    </w:p>
    <w:p w14:paraId="23805548" w14:textId="77777777" w:rsidR="00C91026" w:rsidRDefault="00A75B0C">
      <w:pPr>
        <w:spacing w:before="154" w:line="266" w:lineRule="auto"/>
        <w:ind w:left="687" w:right="341" w:hanging="546"/>
        <w:rPr>
          <w:sz w:val="24"/>
          <w:lang w:val="en-US"/>
        </w:rPr>
      </w:pPr>
      <w:bookmarkStart w:id="162" w:name="_bookmark92"/>
      <w:bookmarkEnd w:id="162"/>
      <w:r>
        <w:rPr>
          <w:w w:val="105"/>
          <w:sz w:val="24"/>
          <w:lang w:val="en-US"/>
        </w:rPr>
        <w:t xml:space="preserve">Lewis, R. C. (1983). When Guests Complain. </w:t>
      </w:r>
      <w:r>
        <w:rPr>
          <w:rFonts w:ascii="Palatino Linotype"/>
          <w:i/>
          <w:w w:val="105"/>
          <w:sz w:val="24"/>
          <w:lang w:val="en-US"/>
        </w:rPr>
        <w:t xml:space="preserve">Cornell Hotel and Restaurant </w:t>
      </w:r>
      <w:r>
        <w:rPr>
          <w:rFonts w:ascii="Palatino Linotype"/>
          <w:i/>
          <w:sz w:val="24"/>
          <w:lang w:val="en-US"/>
        </w:rPr>
        <w:t>Administration</w:t>
      </w:r>
      <w:r>
        <w:rPr>
          <w:rFonts w:ascii="Palatino Linotype"/>
          <w:i/>
          <w:spacing w:val="54"/>
          <w:sz w:val="24"/>
          <w:lang w:val="en-US"/>
        </w:rPr>
        <w:t xml:space="preserve"> </w:t>
      </w:r>
      <w:r>
        <w:rPr>
          <w:rFonts w:ascii="Palatino Linotype"/>
          <w:i/>
          <w:sz w:val="24"/>
          <w:lang w:val="en-US"/>
        </w:rPr>
        <w:t>Quarterly</w:t>
      </w:r>
      <w:r>
        <w:rPr>
          <w:sz w:val="24"/>
          <w:lang w:val="en-US"/>
        </w:rPr>
        <w:t>,</w:t>
      </w:r>
      <w:r>
        <w:rPr>
          <w:spacing w:val="47"/>
          <w:sz w:val="24"/>
          <w:lang w:val="en-US"/>
        </w:rPr>
        <w:t xml:space="preserve"> </w:t>
      </w:r>
      <w:r>
        <w:rPr>
          <w:rFonts w:ascii="Palatino Linotype"/>
          <w:i/>
          <w:sz w:val="24"/>
          <w:lang w:val="en-US"/>
        </w:rPr>
        <w:t>24</w:t>
      </w:r>
      <w:r>
        <w:rPr>
          <w:sz w:val="24"/>
          <w:lang w:val="en-US"/>
        </w:rPr>
        <w:t>,</w:t>
      </w:r>
      <w:r>
        <w:rPr>
          <w:spacing w:val="47"/>
          <w:sz w:val="24"/>
          <w:lang w:val="en-US"/>
        </w:rPr>
        <w:t xml:space="preserve"> </w:t>
      </w:r>
      <w:r>
        <w:rPr>
          <w:sz w:val="24"/>
          <w:lang w:val="en-US"/>
        </w:rPr>
        <w:t>23-32.</w:t>
      </w:r>
      <w:r>
        <w:rPr>
          <w:spacing w:val="46"/>
          <w:sz w:val="24"/>
          <w:lang w:val="en-US"/>
        </w:rPr>
        <w:t xml:space="preserve"> </w:t>
      </w:r>
      <w:hyperlink r:id="rId64">
        <w:r>
          <w:rPr>
            <w:spacing w:val="-2"/>
            <w:sz w:val="24"/>
            <w:lang w:val="en-US"/>
          </w:rPr>
          <w:t>https://doi.org/10.1177/001088048302400207</w:t>
        </w:r>
      </w:hyperlink>
    </w:p>
    <w:p w14:paraId="0D547989" w14:textId="77777777" w:rsidR="00C91026" w:rsidRDefault="00A75B0C">
      <w:pPr>
        <w:pStyle w:val="Corpsdetexte"/>
        <w:spacing w:before="146" w:line="288" w:lineRule="auto"/>
        <w:ind w:left="709" w:right="202" w:hanging="567"/>
        <w:rPr>
          <w:lang w:val="en-US"/>
        </w:rPr>
      </w:pPr>
      <w:bookmarkStart w:id="163" w:name="_bookmark93"/>
      <w:bookmarkEnd w:id="163"/>
      <w:r>
        <w:rPr>
          <w:w w:val="105"/>
          <w:lang w:val="en-US"/>
        </w:rPr>
        <w:t xml:space="preserve">Li, N., &amp; Wu, D. D. (2010). Using text mining and sentiment analysis for online forums hotspot detection and forecast. </w:t>
      </w:r>
      <w:r>
        <w:rPr>
          <w:rFonts w:ascii="Palatino Linotype"/>
          <w:i/>
          <w:w w:val="105"/>
          <w:lang w:val="en-US"/>
        </w:rPr>
        <w:t>Decision Support Systems</w:t>
      </w:r>
      <w:r>
        <w:rPr>
          <w:w w:val="105"/>
          <w:lang w:val="en-US"/>
        </w:rPr>
        <w:t xml:space="preserve">, </w:t>
      </w:r>
      <w:r>
        <w:rPr>
          <w:rFonts w:ascii="Palatino Linotype"/>
          <w:i/>
          <w:w w:val="105"/>
          <w:lang w:val="en-US"/>
        </w:rPr>
        <w:t>48</w:t>
      </w:r>
      <w:r>
        <w:rPr>
          <w:w w:val="105"/>
          <w:lang w:val="en-US"/>
        </w:rPr>
        <w:t xml:space="preserve">, 354-368. </w:t>
      </w:r>
      <w:hyperlink r:id="rId65">
        <w:r>
          <w:rPr>
            <w:spacing w:val="-2"/>
            <w:w w:val="105"/>
            <w:lang w:val="en-US"/>
          </w:rPr>
          <w:t>https://doi.org/10.1016/j.dss.2009.09.003</w:t>
        </w:r>
      </w:hyperlink>
    </w:p>
    <w:p w14:paraId="7CC73018" w14:textId="77777777" w:rsidR="00C91026" w:rsidRDefault="00A75B0C">
      <w:pPr>
        <w:pStyle w:val="Corpsdetexte"/>
        <w:spacing w:before="117" w:line="266" w:lineRule="auto"/>
        <w:ind w:left="697" w:hanging="555"/>
        <w:rPr>
          <w:lang w:val="en-US"/>
        </w:rPr>
      </w:pPr>
      <w:bookmarkStart w:id="164" w:name="_bookmark94"/>
      <w:bookmarkEnd w:id="164"/>
      <w:r>
        <w:rPr>
          <w:w w:val="105"/>
          <w:lang w:val="en-US"/>
        </w:rPr>
        <w:t>Li,</w:t>
      </w:r>
      <w:r>
        <w:rPr>
          <w:spacing w:val="-4"/>
          <w:w w:val="105"/>
          <w:lang w:val="en-US"/>
        </w:rPr>
        <w:t xml:space="preserve"> </w:t>
      </w:r>
      <w:r>
        <w:rPr>
          <w:w w:val="105"/>
          <w:lang w:val="en-US"/>
        </w:rPr>
        <w:t>Y.-M.,</w:t>
      </w:r>
      <w:r>
        <w:rPr>
          <w:spacing w:val="-4"/>
          <w:w w:val="105"/>
          <w:lang w:val="en-US"/>
        </w:rPr>
        <w:t xml:space="preserve"> </w:t>
      </w:r>
      <w:r>
        <w:rPr>
          <w:w w:val="105"/>
          <w:lang w:val="en-US"/>
        </w:rPr>
        <w:t>&amp;</w:t>
      </w:r>
      <w:r>
        <w:rPr>
          <w:spacing w:val="-4"/>
          <w:w w:val="105"/>
          <w:lang w:val="en-US"/>
        </w:rPr>
        <w:t xml:space="preserve"> </w:t>
      </w:r>
      <w:r>
        <w:rPr>
          <w:w w:val="105"/>
          <w:lang w:val="en-US"/>
        </w:rPr>
        <w:t>Li,</w:t>
      </w:r>
      <w:r>
        <w:rPr>
          <w:spacing w:val="-4"/>
          <w:w w:val="105"/>
          <w:lang w:val="en-US"/>
        </w:rPr>
        <w:t xml:space="preserve"> </w:t>
      </w:r>
      <w:r>
        <w:rPr>
          <w:w w:val="105"/>
          <w:lang w:val="en-US"/>
        </w:rPr>
        <w:t>T.-Y.</w:t>
      </w:r>
      <w:r>
        <w:rPr>
          <w:spacing w:val="-4"/>
          <w:w w:val="105"/>
          <w:lang w:val="en-US"/>
        </w:rPr>
        <w:t xml:space="preserve"> </w:t>
      </w:r>
      <w:r>
        <w:rPr>
          <w:w w:val="105"/>
          <w:lang w:val="en-US"/>
        </w:rPr>
        <w:t>(2013).</w:t>
      </w:r>
      <w:r>
        <w:rPr>
          <w:spacing w:val="-4"/>
          <w:w w:val="105"/>
          <w:lang w:val="en-US"/>
        </w:rPr>
        <w:t xml:space="preserve"> </w:t>
      </w:r>
      <w:r>
        <w:rPr>
          <w:w w:val="105"/>
          <w:lang w:val="en-US"/>
        </w:rPr>
        <w:t>Deriving</w:t>
      </w:r>
      <w:r>
        <w:rPr>
          <w:spacing w:val="-4"/>
          <w:w w:val="105"/>
          <w:lang w:val="en-US"/>
        </w:rPr>
        <w:t xml:space="preserve"> </w:t>
      </w:r>
      <w:r>
        <w:rPr>
          <w:w w:val="105"/>
          <w:lang w:val="en-US"/>
        </w:rPr>
        <w:t>market</w:t>
      </w:r>
      <w:r>
        <w:rPr>
          <w:spacing w:val="-4"/>
          <w:w w:val="105"/>
          <w:lang w:val="en-US"/>
        </w:rPr>
        <w:t xml:space="preserve"> </w:t>
      </w:r>
      <w:r>
        <w:rPr>
          <w:w w:val="105"/>
          <w:lang w:val="en-US"/>
        </w:rPr>
        <w:t>intelligence</w:t>
      </w:r>
      <w:r>
        <w:rPr>
          <w:spacing w:val="-4"/>
          <w:w w:val="105"/>
          <w:lang w:val="en-US"/>
        </w:rPr>
        <w:t xml:space="preserve"> </w:t>
      </w:r>
      <w:r>
        <w:rPr>
          <w:w w:val="105"/>
          <w:lang w:val="en-US"/>
        </w:rPr>
        <w:t>from</w:t>
      </w:r>
      <w:r>
        <w:rPr>
          <w:spacing w:val="-4"/>
          <w:w w:val="105"/>
          <w:lang w:val="en-US"/>
        </w:rPr>
        <w:t xml:space="preserve"> </w:t>
      </w:r>
      <w:r>
        <w:rPr>
          <w:w w:val="105"/>
          <w:lang w:val="en-US"/>
        </w:rPr>
        <w:t>microblogs.</w:t>
      </w:r>
      <w:r>
        <w:rPr>
          <w:spacing w:val="-4"/>
          <w:w w:val="105"/>
          <w:lang w:val="en-US"/>
        </w:rPr>
        <w:t xml:space="preserve"> </w:t>
      </w:r>
      <w:r>
        <w:rPr>
          <w:rFonts w:ascii="Palatino Linotype"/>
          <w:i/>
          <w:w w:val="105"/>
          <w:lang w:val="en-US"/>
        </w:rPr>
        <w:t>Decision Support Systems</w:t>
      </w:r>
      <w:r>
        <w:rPr>
          <w:w w:val="105"/>
          <w:lang w:val="en-US"/>
        </w:rPr>
        <w:t xml:space="preserve">, </w:t>
      </w:r>
      <w:r>
        <w:rPr>
          <w:rFonts w:ascii="Palatino Linotype"/>
          <w:i/>
          <w:w w:val="105"/>
          <w:lang w:val="en-US"/>
        </w:rPr>
        <w:t>55</w:t>
      </w:r>
      <w:r>
        <w:rPr>
          <w:w w:val="105"/>
          <w:lang w:val="en-US"/>
        </w:rPr>
        <w:t xml:space="preserve">, 206-217. </w:t>
      </w:r>
      <w:hyperlink r:id="rId66">
        <w:r>
          <w:rPr>
            <w:w w:val="105"/>
            <w:lang w:val="en-US"/>
          </w:rPr>
          <w:t>https://doi.org/10.1016/j.dss.2013.01.023</w:t>
        </w:r>
      </w:hyperlink>
    </w:p>
    <w:p w14:paraId="008CF2D2" w14:textId="77777777" w:rsidR="00C91026" w:rsidRDefault="00A75B0C">
      <w:pPr>
        <w:pStyle w:val="Corpsdetexte"/>
        <w:spacing w:before="145" w:line="288" w:lineRule="auto"/>
        <w:ind w:left="709" w:right="731" w:hanging="567"/>
        <w:rPr>
          <w:lang w:val="en-US"/>
        </w:rPr>
      </w:pPr>
      <w:bookmarkStart w:id="165" w:name="_bookmark95"/>
      <w:bookmarkEnd w:id="165"/>
      <w:proofErr w:type="spellStart"/>
      <w:r>
        <w:rPr>
          <w:w w:val="105"/>
          <w:lang w:val="en-US"/>
        </w:rPr>
        <w:t>Ligthart</w:t>
      </w:r>
      <w:proofErr w:type="spellEnd"/>
      <w:r>
        <w:rPr>
          <w:w w:val="105"/>
          <w:lang w:val="en-US"/>
        </w:rPr>
        <w:t xml:space="preserve">, A., </w:t>
      </w:r>
      <w:proofErr w:type="spellStart"/>
      <w:r>
        <w:rPr>
          <w:w w:val="105"/>
          <w:lang w:val="en-US"/>
        </w:rPr>
        <w:t>Catal</w:t>
      </w:r>
      <w:proofErr w:type="spellEnd"/>
      <w:r>
        <w:rPr>
          <w:w w:val="105"/>
          <w:lang w:val="en-US"/>
        </w:rPr>
        <w:t xml:space="preserve">, C., &amp; </w:t>
      </w:r>
      <w:proofErr w:type="spellStart"/>
      <w:r>
        <w:rPr>
          <w:w w:val="105"/>
          <w:lang w:val="en-US"/>
        </w:rPr>
        <w:t>Tekinerdogan</w:t>
      </w:r>
      <w:proofErr w:type="spellEnd"/>
      <w:r>
        <w:rPr>
          <w:w w:val="105"/>
          <w:lang w:val="en-US"/>
        </w:rPr>
        <w:t xml:space="preserve">, B. (2021). Systematic reviews in sentiment analysis : a tertiary study. </w:t>
      </w:r>
      <w:r>
        <w:rPr>
          <w:rFonts w:ascii="Palatino Linotype"/>
          <w:i/>
          <w:w w:val="105"/>
          <w:lang w:val="en-US"/>
        </w:rPr>
        <w:t>Artificial Intelligence Review</w:t>
      </w:r>
      <w:r>
        <w:rPr>
          <w:w w:val="105"/>
          <w:lang w:val="en-US"/>
        </w:rPr>
        <w:t xml:space="preserve">, </w:t>
      </w:r>
      <w:r>
        <w:rPr>
          <w:rFonts w:ascii="Palatino Linotype"/>
          <w:i/>
          <w:w w:val="105"/>
          <w:lang w:val="en-US"/>
        </w:rPr>
        <w:t>54</w:t>
      </w:r>
      <w:r>
        <w:rPr>
          <w:w w:val="105"/>
          <w:lang w:val="en-US"/>
        </w:rPr>
        <w:t xml:space="preserve">, 4997-5053. </w:t>
      </w:r>
      <w:hyperlink r:id="rId67">
        <w:r>
          <w:rPr>
            <w:spacing w:val="-2"/>
            <w:w w:val="105"/>
            <w:lang w:val="en-US"/>
          </w:rPr>
          <w:t>https://doi.org/10.1007/s10462-021-09973-3</w:t>
        </w:r>
      </w:hyperlink>
    </w:p>
    <w:p w14:paraId="3A4C1D8F" w14:textId="77777777" w:rsidR="00C91026" w:rsidRDefault="00A75B0C">
      <w:pPr>
        <w:spacing w:before="117" w:line="285" w:lineRule="auto"/>
        <w:ind w:left="709" w:right="794" w:hanging="567"/>
        <w:rPr>
          <w:sz w:val="24"/>
          <w:lang w:val="en-US"/>
        </w:rPr>
      </w:pPr>
      <w:bookmarkStart w:id="166" w:name="_bookmark96"/>
      <w:bookmarkEnd w:id="166"/>
      <w:r>
        <w:rPr>
          <w:w w:val="105"/>
          <w:sz w:val="24"/>
          <w:lang w:val="en-US"/>
        </w:rPr>
        <w:t>Liu,</w:t>
      </w:r>
      <w:r>
        <w:rPr>
          <w:spacing w:val="-6"/>
          <w:w w:val="105"/>
          <w:sz w:val="24"/>
          <w:lang w:val="en-US"/>
        </w:rPr>
        <w:t xml:space="preserve"> </w:t>
      </w:r>
      <w:r>
        <w:rPr>
          <w:w w:val="105"/>
          <w:sz w:val="24"/>
          <w:lang w:val="en-US"/>
        </w:rPr>
        <w:t>B.</w:t>
      </w:r>
      <w:r>
        <w:rPr>
          <w:spacing w:val="-6"/>
          <w:w w:val="105"/>
          <w:sz w:val="24"/>
          <w:lang w:val="en-US"/>
        </w:rPr>
        <w:t xml:space="preserve"> </w:t>
      </w:r>
      <w:r>
        <w:rPr>
          <w:w w:val="105"/>
          <w:sz w:val="24"/>
          <w:lang w:val="en-US"/>
        </w:rPr>
        <w:t>(2012).</w:t>
      </w:r>
      <w:r>
        <w:rPr>
          <w:spacing w:val="-6"/>
          <w:w w:val="105"/>
          <w:sz w:val="24"/>
          <w:lang w:val="en-US"/>
        </w:rPr>
        <w:t xml:space="preserve"> </w:t>
      </w:r>
      <w:r>
        <w:rPr>
          <w:rFonts w:ascii="Palatino Linotype"/>
          <w:i/>
          <w:w w:val="105"/>
          <w:sz w:val="24"/>
          <w:lang w:val="en-US"/>
        </w:rPr>
        <w:t>Sentiment</w:t>
      </w:r>
      <w:r>
        <w:rPr>
          <w:rFonts w:ascii="Palatino Linotype"/>
          <w:i/>
          <w:spacing w:val="-2"/>
          <w:w w:val="105"/>
          <w:sz w:val="24"/>
          <w:lang w:val="en-US"/>
        </w:rPr>
        <w:t xml:space="preserve"> </w:t>
      </w:r>
      <w:r>
        <w:rPr>
          <w:rFonts w:ascii="Palatino Linotype"/>
          <w:i/>
          <w:w w:val="105"/>
          <w:sz w:val="24"/>
          <w:lang w:val="en-US"/>
        </w:rPr>
        <w:t>Analysis</w:t>
      </w:r>
      <w:r>
        <w:rPr>
          <w:rFonts w:ascii="Palatino Linotype"/>
          <w:i/>
          <w:spacing w:val="-2"/>
          <w:w w:val="105"/>
          <w:sz w:val="24"/>
          <w:lang w:val="en-US"/>
        </w:rPr>
        <w:t xml:space="preserve"> </w:t>
      </w:r>
      <w:r>
        <w:rPr>
          <w:rFonts w:ascii="Palatino Linotype"/>
          <w:i/>
          <w:w w:val="105"/>
          <w:sz w:val="24"/>
          <w:lang w:val="en-US"/>
        </w:rPr>
        <w:t>and</w:t>
      </w:r>
      <w:r>
        <w:rPr>
          <w:rFonts w:ascii="Palatino Linotype"/>
          <w:i/>
          <w:spacing w:val="-2"/>
          <w:w w:val="105"/>
          <w:sz w:val="24"/>
          <w:lang w:val="en-US"/>
        </w:rPr>
        <w:t xml:space="preserve"> </w:t>
      </w:r>
      <w:r>
        <w:rPr>
          <w:rFonts w:ascii="Palatino Linotype"/>
          <w:i/>
          <w:w w:val="105"/>
          <w:sz w:val="24"/>
          <w:lang w:val="en-US"/>
        </w:rPr>
        <w:t>Opinion</w:t>
      </w:r>
      <w:r>
        <w:rPr>
          <w:rFonts w:ascii="Palatino Linotype"/>
          <w:i/>
          <w:spacing w:val="-2"/>
          <w:w w:val="105"/>
          <w:sz w:val="24"/>
          <w:lang w:val="en-US"/>
        </w:rPr>
        <w:t xml:space="preserve"> </w:t>
      </w:r>
      <w:r>
        <w:rPr>
          <w:rFonts w:ascii="Palatino Linotype"/>
          <w:i/>
          <w:w w:val="105"/>
          <w:sz w:val="24"/>
          <w:lang w:val="en-US"/>
        </w:rPr>
        <w:t>Mining</w:t>
      </w:r>
      <w:r>
        <w:rPr>
          <w:w w:val="105"/>
          <w:sz w:val="24"/>
          <w:lang w:val="en-US"/>
        </w:rPr>
        <w:t>.</w:t>
      </w:r>
      <w:r>
        <w:rPr>
          <w:spacing w:val="-6"/>
          <w:w w:val="105"/>
          <w:sz w:val="24"/>
          <w:lang w:val="en-US"/>
        </w:rPr>
        <w:t xml:space="preserve"> </w:t>
      </w:r>
      <w:r>
        <w:rPr>
          <w:w w:val="105"/>
          <w:sz w:val="24"/>
          <w:lang w:val="en-US"/>
        </w:rPr>
        <w:t>Springer</w:t>
      </w:r>
      <w:r>
        <w:rPr>
          <w:spacing w:val="-6"/>
          <w:w w:val="105"/>
          <w:sz w:val="24"/>
          <w:lang w:val="en-US"/>
        </w:rPr>
        <w:t xml:space="preserve"> </w:t>
      </w:r>
      <w:r>
        <w:rPr>
          <w:w w:val="105"/>
          <w:sz w:val="24"/>
          <w:lang w:val="en-US"/>
        </w:rPr>
        <w:t xml:space="preserve">International Publishing. </w:t>
      </w:r>
      <w:hyperlink r:id="rId68">
        <w:r>
          <w:rPr>
            <w:w w:val="105"/>
            <w:sz w:val="24"/>
            <w:lang w:val="en-US"/>
          </w:rPr>
          <w:t>https://doi.org/10.1007/978-3-031-02145-9</w:t>
        </w:r>
      </w:hyperlink>
    </w:p>
    <w:p w14:paraId="1516C46E" w14:textId="77777777" w:rsidR="00C91026" w:rsidRDefault="00A75B0C">
      <w:pPr>
        <w:pStyle w:val="Corpsdetexte"/>
        <w:spacing w:before="150"/>
        <w:ind w:left="142"/>
        <w:rPr>
          <w:lang w:val="en-US"/>
        </w:rPr>
      </w:pPr>
      <w:bookmarkStart w:id="167" w:name="_bookmark97"/>
      <w:bookmarkEnd w:id="167"/>
      <w:r>
        <w:rPr>
          <w:lang w:val="en-US"/>
        </w:rPr>
        <w:t>Liu,</w:t>
      </w:r>
      <w:r>
        <w:rPr>
          <w:spacing w:val="31"/>
          <w:lang w:val="en-US"/>
        </w:rPr>
        <w:t xml:space="preserve"> </w:t>
      </w:r>
      <w:r>
        <w:rPr>
          <w:lang w:val="en-US"/>
        </w:rPr>
        <w:t>B.,</w:t>
      </w:r>
      <w:r>
        <w:rPr>
          <w:spacing w:val="32"/>
          <w:lang w:val="en-US"/>
        </w:rPr>
        <w:t xml:space="preserve"> </w:t>
      </w:r>
      <w:r>
        <w:rPr>
          <w:lang w:val="en-US"/>
        </w:rPr>
        <w:t>&amp;</w:t>
      </w:r>
      <w:r>
        <w:rPr>
          <w:spacing w:val="32"/>
          <w:lang w:val="en-US"/>
        </w:rPr>
        <w:t xml:space="preserve"> </w:t>
      </w:r>
      <w:r>
        <w:rPr>
          <w:lang w:val="en-US"/>
        </w:rPr>
        <w:t>Zhang,</w:t>
      </w:r>
      <w:r>
        <w:rPr>
          <w:spacing w:val="31"/>
          <w:lang w:val="en-US"/>
        </w:rPr>
        <w:t xml:space="preserve"> </w:t>
      </w:r>
      <w:r>
        <w:rPr>
          <w:lang w:val="en-US"/>
        </w:rPr>
        <w:t>L.</w:t>
      </w:r>
      <w:r>
        <w:rPr>
          <w:spacing w:val="32"/>
          <w:lang w:val="en-US"/>
        </w:rPr>
        <w:t xml:space="preserve"> </w:t>
      </w:r>
      <w:r>
        <w:rPr>
          <w:lang w:val="en-US"/>
        </w:rPr>
        <w:t>(2012).</w:t>
      </w:r>
      <w:r>
        <w:rPr>
          <w:spacing w:val="32"/>
          <w:lang w:val="en-US"/>
        </w:rPr>
        <w:t xml:space="preserve"> </w:t>
      </w:r>
      <w:r>
        <w:rPr>
          <w:lang w:val="en-US"/>
        </w:rPr>
        <w:t>A</w:t>
      </w:r>
      <w:r>
        <w:rPr>
          <w:spacing w:val="32"/>
          <w:lang w:val="en-US"/>
        </w:rPr>
        <w:t xml:space="preserve"> </w:t>
      </w:r>
      <w:r>
        <w:rPr>
          <w:lang w:val="en-US"/>
        </w:rPr>
        <w:t>Survey</w:t>
      </w:r>
      <w:r>
        <w:rPr>
          <w:spacing w:val="31"/>
          <w:lang w:val="en-US"/>
        </w:rPr>
        <w:t xml:space="preserve"> </w:t>
      </w:r>
      <w:r>
        <w:rPr>
          <w:lang w:val="en-US"/>
        </w:rPr>
        <w:t>of</w:t>
      </w:r>
      <w:r>
        <w:rPr>
          <w:spacing w:val="32"/>
          <w:lang w:val="en-US"/>
        </w:rPr>
        <w:t xml:space="preserve"> </w:t>
      </w:r>
      <w:r>
        <w:rPr>
          <w:lang w:val="en-US"/>
        </w:rPr>
        <w:t>Opinion</w:t>
      </w:r>
      <w:r>
        <w:rPr>
          <w:spacing w:val="32"/>
          <w:lang w:val="en-US"/>
        </w:rPr>
        <w:t xml:space="preserve"> </w:t>
      </w:r>
      <w:r>
        <w:rPr>
          <w:lang w:val="en-US"/>
        </w:rPr>
        <w:t>Mining</w:t>
      </w:r>
      <w:r>
        <w:rPr>
          <w:spacing w:val="31"/>
          <w:lang w:val="en-US"/>
        </w:rPr>
        <w:t xml:space="preserve"> </w:t>
      </w:r>
      <w:r>
        <w:rPr>
          <w:lang w:val="en-US"/>
        </w:rPr>
        <w:t>and</w:t>
      </w:r>
      <w:r>
        <w:rPr>
          <w:spacing w:val="32"/>
          <w:lang w:val="en-US"/>
        </w:rPr>
        <w:t xml:space="preserve"> </w:t>
      </w:r>
      <w:r>
        <w:rPr>
          <w:lang w:val="en-US"/>
        </w:rPr>
        <w:t>Sentiment</w:t>
      </w:r>
      <w:r>
        <w:rPr>
          <w:spacing w:val="32"/>
          <w:lang w:val="en-US"/>
        </w:rPr>
        <w:t xml:space="preserve"> </w:t>
      </w:r>
      <w:r>
        <w:rPr>
          <w:spacing w:val="-2"/>
          <w:lang w:val="en-US"/>
        </w:rPr>
        <w:t>Analysis.</w:t>
      </w:r>
    </w:p>
    <w:p w14:paraId="257A67DC" w14:textId="77777777" w:rsidR="00C91026" w:rsidRDefault="00A75B0C">
      <w:pPr>
        <w:pStyle w:val="Corpsdetexte"/>
        <w:spacing w:before="83"/>
        <w:ind w:left="709"/>
        <w:rPr>
          <w:lang w:val="en-US"/>
        </w:rPr>
      </w:pPr>
      <w:r>
        <w:rPr>
          <w:w w:val="105"/>
          <w:lang w:val="en-US"/>
        </w:rPr>
        <w:t>Springer</w:t>
      </w:r>
      <w:r>
        <w:rPr>
          <w:spacing w:val="18"/>
          <w:w w:val="105"/>
          <w:lang w:val="en-US"/>
        </w:rPr>
        <w:t xml:space="preserve"> </w:t>
      </w:r>
      <w:r>
        <w:rPr>
          <w:w w:val="105"/>
          <w:lang w:val="en-US"/>
        </w:rPr>
        <w:t>US.</w:t>
      </w:r>
      <w:r>
        <w:rPr>
          <w:spacing w:val="20"/>
          <w:w w:val="105"/>
          <w:lang w:val="en-US"/>
        </w:rPr>
        <w:t xml:space="preserve"> </w:t>
      </w:r>
      <w:hyperlink r:id="rId69">
        <w:r>
          <w:rPr>
            <w:w w:val="105"/>
            <w:lang w:val="en-US"/>
          </w:rPr>
          <w:t>https://doi.org/10.1007/978-1-4614-3223-</w:t>
        </w:r>
        <w:r>
          <w:rPr>
            <w:spacing w:val="-4"/>
            <w:w w:val="105"/>
            <w:lang w:val="en-US"/>
          </w:rPr>
          <w:t>4_13</w:t>
        </w:r>
      </w:hyperlink>
    </w:p>
    <w:p w14:paraId="63EF29BA" w14:textId="77777777" w:rsidR="00C91026" w:rsidRDefault="00C91026">
      <w:pPr>
        <w:pStyle w:val="Corpsdetexte"/>
        <w:rPr>
          <w:lang w:val="en-US"/>
        </w:rPr>
        <w:sectPr w:rsidR="00C91026">
          <w:pgSz w:w="11910" w:h="16840"/>
          <w:pgMar w:top="1280" w:right="1133" w:bottom="1080" w:left="1275" w:header="0" w:footer="889" w:gutter="0"/>
          <w:cols w:space="720"/>
        </w:sectPr>
      </w:pPr>
    </w:p>
    <w:p w14:paraId="6920B75C" w14:textId="77777777" w:rsidR="00C91026" w:rsidRDefault="00A75B0C">
      <w:pPr>
        <w:spacing w:before="134" w:line="276" w:lineRule="auto"/>
        <w:ind w:left="687" w:right="341" w:hanging="546"/>
        <w:rPr>
          <w:sz w:val="24"/>
          <w:lang w:val="en-US"/>
        </w:rPr>
      </w:pPr>
      <w:bookmarkStart w:id="168" w:name="_bookmark98"/>
      <w:bookmarkEnd w:id="168"/>
      <w:r>
        <w:rPr>
          <w:w w:val="105"/>
          <w:sz w:val="24"/>
          <w:lang w:val="en-US"/>
        </w:rPr>
        <w:lastRenderedPageBreak/>
        <w:t xml:space="preserve">Liu, H., He, J., Wang, T., Song, W., &amp; Du, X. (2013). Combining user preferences and user opinions for accurate recommendation. </w:t>
      </w:r>
      <w:r>
        <w:rPr>
          <w:rFonts w:ascii="Palatino Linotype"/>
          <w:i/>
          <w:w w:val="105"/>
          <w:sz w:val="24"/>
          <w:lang w:val="en-US"/>
        </w:rPr>
        <w:t>Electronic Commerce Research and Applications</w:t>
      </w:r>
      <w:r>
        <w:rPr>
          <w:w w:val="105"/>
          <w:sz w:val="24"/>
          <w:lang w:val="en-US"/>
        </w:rPr>
        <w:t xml:space="preserve">, </w:t>
      </w:r>
      <w:r>
        <w:rPr>
          <w:rFonts w:ascii="Palatino Linotype"/>
          <w:i/>
          <w:w w:val="105"/>
          <w:sz w:val="24"/>
          <w:lang w:val="en-US"/>
        </w:rPr>
        <w:t>12</w:t>
      </w:r>
      <w:r>
        <w:rPr>
          <w:w w:val="105"/>
          <w:sz w:val="24"/>
          <w:lang w:val="en-US"/>
        </w:rPr>
        <w:t xml:space="preserve">, 14-23. </w:t>
      </w:r>
      <w:hyperlink r:id="rId70">
        <w:r>
          <w:rPr>
            <w:w w:val="105"/>
            <w:sz w:val="24"/>
            <w:lang w:val="en-US"/>
          </w:rPr>
          <w:t>https://doi.org/10.1016/j.elerap.2012.05.002</w:t>
        </w:r>
      </w:hyperlink>
    </w:p>
    <w:p w14:paraId="272728C1" w14:textId="77777777" w:rsidR="00C91026" w:rsidRDefault="00A75B0C">
      <w:pPr>
        <w:spacing w:before="105" w:line="285" w:lineRule="auto"/>
        <w:ind w:left="703" w:right="945" w:hanging="561"/>
        <w:rPr>
          <w:sz w:val="24"/>
        </w:rPr>
      </w:pPr>
      <w:bookmarkStart w:id="169" w:name="_bookmark99"/>
      <w:bookmarkEnd w:id="169"/>
      <w:r>
        <w:rPr>
          <w:w w:val="105"/>
          <w:sz w:val="24"/>
          <w:lang w:val="en-US"/>
        </w:rPr>
        <w:t xml:space="preserve">Marcus, G. E. (2000). Emotions in Politics. </w:t>
      </w:r>
      <w:r>
        <w:rPr>
          <w:rFonts w:ascii="Palatino Linotype"/>
          <w:i/>
          <w:w w:val="105"/>
          <w:sz w:val="24"/>
          <w:lang w:val="en-US"/>
        </w:rPr>
        <w:t>Annual Review of Political Science</w:t>
      </w:r>
      <w:r>
        <w:rPr>
          <w:w w:val="105"/>
          <w:sz w:val="24"/>
          <w:lang w:val="en-US"/>
        </w:rPr>
        <w:t xml:space="preserve">, </w:t>
      </w:r>
      <w:r>
        <w:rPr>
          <w:rFonts w:ascii="Palatino Linotype"/>
          <w:i/>
          <w:w w:val="105"/>
          <w:sz w:val="24"/>
          <w:lang w:val="en-US"/>
        </w:rPr>
        <w:t>3</w:t>
      </w:r>
      <w:r>
        <w:rPr>
          <w:w w:val="105"/>
          <w:sz w:val="24"/>
          <w:lang w:val="en-US"/>
        </w:rPr>
        <w:t xml:space="preserve">, 221-250. </w:t>
      </w:r>
      <w:hyperlink r:id="rId71">
        <w:r>
          <w:rPr>
            <w:w w:val="105"/>
            <w:sz w:val="24"/>
          </w:rPr>
          <w:t>https://doi.org/10.1146/annurev.polisci.3.1.221</w:t>
        </w:r>
      </w:hyperlink>
    </w:p>
    <w:p w14:paraId="24532FE8" w14:textId="77777777" w:rsidR="00C91026" w:rsidRDefault="00A75B0C">
      <w:pPr>
        <w:spacing w:before="123" w:line="285" w:lineRule="auto"/>
        <w:ind w:left="709" w:right="202" w:hanging="567"/>
        <w:rPr>
          <w:sz w:val="24"/>
          <w:lang w:val="en-US"/>
        </w:rPr>
      </w:pPr>
      <w:bookmarkStart w:id="170" w:name="_bookmark100"/>
      <w:bookmarkEnd w:id="170"/>
      <w:r>
        <w:rPr>
          <w:w w:val="105"/>
          <w:sz w:val="24"/>
          <w:lang w:val="en-US"/>
        </w:rPr>
        <w:t xml:space="preserve">McDougall, W. (1926). </w:t>
      </w:r>
      <w:r>
        <w:rPr>
          <w:rFonts w:ascii="Palatino Linotype"/>
          <w:i/>
          <w:w w:val="105"/>
          <w:sz w:val="24"/>
          <w:lang w:val="en-US"/>
        </w:rPr>
        <w:t xml:space="preserve">An introduction to social psychology (Rev. ed.) </w:t>
      </w:r>
      <w:r>
        <w:rPr>
          <w:w w:val="105"/>
          <w:sz w:val="24"/>
          <w:lang w:val="en-US"/>
        </w:rPr>
        <w:t xml:space="preserve">Boston : John W. </w:t>
      </w:r>
      <w:r>
        <w:rPr>
          <w:spacing w:val="-2"/>
          <w:w w:val="105"/>
          <w:sz w:val="24"/>
          <w:lang w:val="en-US"/>
        </w:rPr>
        <w:t>Luce.</w:t>
      </w:r>
    </w:p>
    <w:p w14:paraId="2661AF2D" w14:textId="77777777" w:rsidR="00C91026" w:rsidRDefault="00A75B0C">
      <w:pPr>
        <w:pStyle w:val="Corpsdetexte"/>
        <w:spacing w:before="151" w:line="288" w:lineRule="auto"/>
        <w:ind w:left="709" w:right="763" w:hanging="567"/>
        <w:rPr>
          <w:lang w:val="en-US"/>
        </w:rPr>
      </w:pPr>
      <w:bookmarkStart w:id="171" w:name="_bookmark101"/>
      <w:bookmarkEnd w:id="171"/>
      <w:r>
        <w:rPr>
          <w:w w:val="105"/>
          <w:lang w:val="en-US"/>
        </w:rPr>
        <w:t xml:space="preserve">Meehan, S. (2024). Transforming customer experience : A story of ambition, values, beliefs, and digital capabilities. </w:t>
      </w:r>
      <w:r>
        <w:rPr>
          <w:rFonts w:ascii="Palatino Linotype"/>
          <w:i/>
          <w:w w:val="105"/>
          <w:lang w:val="en-US"/>
        </w:rPr>
        <w:t>AMS Review</w:t>
      </w:r>
      <w:r>
        <w:rPr>
          <w:w w:val="105"/>
          <w:lang w:val="en-US"/>
        </w:rPr>
        <w:t xml:space="preserve">, </w:t>
      </w:r>
      <w:r>
        <w:rPr>
          <w:rFonts w:ascii="Palatino Linotype"/>
          <w:i/>
          <w:w w:val="105"/>
          <w:lang w:val="en-US"/>
        </w:rPr>
        <w:t>14</w:t>
      </w:r>
      <w:r>
        <w:rPr>
          <w:w w:val="105"/>
          <w:lang w:val="en-US"/>
        </w:rPr>
        <w:t xml:space="preserve">, 158-167. </w:t>
      </w:r>
      <w:hyperlink r:id="rId72">
        <w:r>
          <w:rPr>
            <w:spacing w:val="-2"/>
            <w:w w:val="105"/>
            <w:lang w:val="en-US"/>
          </w:rPr>
          <w:t>https://doi.org/10.1007/s13162-024-00278-6</w:t>
        </w:r>
      </w:hyperlink>
    </w:p>
    <w:p w14:paraId="0C8A074D" w14:textId="77777777" w:rsidR="00C91026" w:rsidRDefault="00A75B0C">
      <w:pPr>
        <w:spacing w:before="117" w:line="285" w:lineRule="auto"/>
        <w:ind w:left="709" w:right="202" w:hanging="567"/>
        <w:rPr>
          <w:sz w:val="24"/>
        </w:rPr>
      </w:pPr>
      <w:bookmarkStart w:id="172" w:name="_bookmark102"/>
      <w:bookmarkEnd w:id="172"/>
      <w:r>
        <w:rPr>
          <w:w w:val="105"/>
          <w:sz w:val="24"/>
          <w:lang w:val="en-US"/>
        </w:rPr>
        <w:t>Mehrabian,</w:t>
      </w:r>
      <w:r>
        <w:rPr>
          <w:spacing w:val="-5"/>
          <w:w w:val="105"/>
          <w:sz w:val="24"/>
          <w:lang w:val="en-US"/>
        </w:rPr>
        <w:t xml:space="preserve"> </w:t>
      </w:r>
      <w:r>
        <w:rPr>
          <w:w w:val="105"/>
          <w:sz w:val="24"/>
          <w:lang w:val="en-US"/>
        </w:rPr>
        <w:t>A.,</w:t>
      </w:r>
      <w:r>
        <w:rPr>
          <w:spacing w:val="-5"/>
          <w:w w:val="105"/>
          <w:sz w:val="24"/>
          <w:lang w:val="en-US"/>
        </w:rPr>
        <w:t xml:space="preserve"> </w:t>
      </w:r>
      <w:r>
        <w:rPr>
          <w:w w:val="105"/>
          <w:sz w:val="24"/>
          <w:lang w:val="en-US"/>
        </w:rPr>
        <w:t>&amp;</w:t>
      </w:r>
      <w:r>
        <w:rPr>
          <w:spacing w:val="-5"/>
          <w:w w:val="105"/>
          <w:sz w:val="24"/>
          <w:lang w:val="en-US"/>
        </w:rPr>
        <w:t xml:space="preserve"> </w:t>
      </w:r>
      <w:r>
        <w:rPr>
          <w:w w:val="105"/>
          <w:sz w:val="24"/>
          <w:lang w:val="en-US"/>
        </w:rPr>
        <w:t>Russell,</w:t>
      </w:r>
      <w:r>
        <w:rPr>
          <w:spacing w:val="-5"/>
          <w:w w:val="105"/>
          <w:sz w:val="24"/>
          <w:lang w:val="en-US"/>
        </w:rPr>
        <w:t xml:space="preserve"> </w:t>
      </w:r>
      <w:r>
        <w:rPr>
          <w:w w:val="105"/>
          <w:sz w:val="24"/>
          <w:lang w:val="en-US"/>
        </w:rPr>
        <w:t>J.</w:t>
      </w:r>
      <w:r>
        <w:rPr>
          <w:spacing w:val="-5"/>
          <w:w w:val="105"/>
          <w:sz w:val="24"/>
          <w:lang w:val="en-US"/>
        </w:rPr>
        <w:t xml:space="preserve"> </w:t>
      </w:r>
      <w:r>
        <w:rPr>
          <w:w w:val="105"/>
          <w:sz w:val="24"/>
          <w:lang w:val="en-US"/>
        </w:rPr>
        <w:t>A.</w:t>
      </w:r>
      <w:r>
        <w:rPr>
          <w:spacing w:val="-5"/>
          <w:w w:val="105"/>
          <w:sz w:val="24"/>
          <w:lang w:val="en-US"/>
        </w:rPr>
        <w:t xml:space="preserve"> </w:t>
      </w:r>
      <w:r>
        <w:rPr>
          <w:w w:val="105"/>
          <w:sz w:val="24"/>
          <w:lang w:val="en-US"/>
        </w:rPr>
        <w:t>(1974).</w:t>
      </w:r>
      <w:r>
        <w:rPr>
          <w:spacing w:val="-5"/>
          <w:w w:val="105"/>
          <w:sz w:val="24"/>
          <w:lang w:val="en-US"/>
        </w:rPr>
        <w:t xml:space="preserve"> </w:t>
      </w:r>
      <w:r>
        <w:rPr>
          <w:rFonts w:ascii="Palatino Linotype"/>
          <w:i/>
          <w:w w:val="105"/>
          <w:sz w:val="24"/>
          <w:lang w:val="en-US"/>
        </w:rPr>
        <w:t>An</w:t>
      </w:r>
      <w:r>
        <w:rPr>
          <w:rFonts w:ascii="Palatino Linotype"/>
          <w:i/>
          <w:spacing w:val="-1"/>
          <w:w w:val="105"/>
          <w:sz w:val="24"/>
          <w:lang w:val="en-US"/>
        </w:rPr>
        <w:t xml:space="preserve"> </w:t>
      </w:r>
      <w:r>
        <w:rPr>
          <w:rFonts w:ascii="Palatino Linotype"/>
          <w:i/>
          <w:w w:val="105"/>
          <w:sz w:val="24"/>
          <w:lang w:val="en-US"/>
        </w:rPr>
        <w:t>Approach</w:t>
      </w:r>
      <w:r>
        <w:rPr>
          <w:rFonts w:ascii="Palatino Linotype"/>
          <w:i/>
          <w:spacing w:val="-1"/>
          <w:w w:val="105"/>
          <w:sz w:val="24"/>
          <w:lang w:val="en-US"/>
        </w:rPr>
        <w:t xml:space="preserve"> </w:t>
      </w:r>
      <w:r>
        <w:rPr>
          <w:rFonts w:ascii="Palatino Linotype"/>
          <w:i/>
          <w:w w:val="105"/>
          <w:sz w:val="24"/>
          <w:lang w:val="en-US"/>
        </w:rPr>
        <w:t>to Environmental</w:t>
      </w:r>
      <w:r>
        <w:rPr>
          <w:rFonts w:ascii="Palatino Linotype"/>
          <w:i/>
          <w:spacing w:val="-1"/>
          <w:w w:val="105"/>
          <w:sz w:val="24"/>
          <w:lang w:val="en-US"/>
        </w:rPr>
        <w:t xml:space="preserve"> </w:t>
      </w:r>
      <w:r>
        <w:rPr>
          <w:rFonts w:ascii="Palatino Linotype"/>
          <w:i/>
          <w:w w:val="105"/>
          <w:sz w:val="24"/>
          <w:lang w:val="en-US"/>
        </w:rPr>
        <w:t>Psychology</w:t>
      </w:r>
      <w:r>
        <w:rPr>
          <w:w w:val="105"/>
          <w:sz w:val="24"/>
          <w:lang w:val="en-US"/>
        </w:rPr>
        <w:t>.</w:t>
      </w:r>
      <w:r>
        <w:rPr>
          <w:spacing w:val="-5"/>
          <w:w w:val="105"/>
          <w:sz w:val="24"/>
          <w:lang w:val="en-US"/>
        </w:rPr>
        <w:t xml:space="preserve"> </w:t>
      </w:r>
      <w:r>
        <w:rPr>
          <w:w w:val="105"/>
          <w:sz w:val="24"/>
        </w:rPr>
        <w:t xml:space="preserve">MIT </w:t>
      </w:r>
      <w:proofErr w:type="spellStart"/>
      <w:r>
        <w:rPr>
          <w:spacing w:val="-2"/>
          <w:w w:val="105"/>
          <w:sz w:val="24"/>
        </w:rPr>
        <w:t>Press</w:t>
      </w:r>
      <w:proofErr w:type="spellEnd"/>
      <w:r>
        <w:rPr>
          <w:spacing w:val="-2"/>
          <w:w w:val="105"/>
          <w:sz w:val="24"/>
        </w:rPr>
        <w:t>.</w:t>
      </w:r>
    </w:p>
    <w:p w14:paraId="2646C00F" w14:textId="77777777" w:rsidR="00C91026" w:rsidRDefault="00A75B0C">
      <w:pPr>
        <w:pStyle w:val="Corpsdetexte"/>
        <w:spacing w:before="150" w:line="312" w:lineRule="auto"/>
        <w:ind w:left="709" w:right="202" w:hanging="567"/>
        <w:rPr>
          <w:lang w:val="en-US"/>
        </w:rPr>
      </w:pPr>
      <w:bookmarkStart w:id="173" w:name="_bookmark103"/>
      <w:bookmarkEnd w:id="173"/>
      <w:proofErr w:type="spellStart"/>
      <w:r>
        <w:rPr>
          <w:w w:val="105"/>
        </w:rPr>
        <w:t>Mesquita</w:t>
      </w:r>
      <w:proofErr w:type="spellEnd"/>
      <w:r>
        <w:rPr>
          <w:w w:val="105"/>
        </w:rPr>
        <w:t xml:space="preserve">, B., </w:t>
      </w:r>
      <w:proofErr w:type="spellStart"/>
      <w:r>
        <w:rPr>
          <w:w w:val="105"/>
        </w:rPr>
        <w:t>Boiger</w:t>
      </w:r>
      <w:proofErr w:type="spellEnd"/>
      <w:r>
        <w:rPr>
          <w:w w:val="105"/>
        </w:rPr>
        <w:t xml:space="preserve">, M., &amp; </w:t>
      </w:r>
      <w:proofErr w:type="spellStart"/>
      <w:r>
        <w:rPr>
          <w:w w:val="105"/>
        </w:rPr>
        <w:t>Leersnyder</w:t>
      </w:r>
      <w:proofErr w:type="spellEnd"/>
      <w:r>
        <w:rPr>
          <w:w w:val="105"/>
        </w:rPr>
        <w:t xml:space="preserve">, J. D. (2016, avril). </w:t>
      </w:r>
      <w:r>
        <w:rPr>
          <w:w w:val="105"/>
          <w:lang w:val="en-US"/>
        </w:rPr>
        <w:t xml:space="preserve">The cultural construction of emotions. </w:t>
      </w:r>
      <w:hyperlink r:id="rId73">
        <w:r>
          <w:rPr>
            <w:w w:val="105"/>
            <w:lang w:val="en-US"/>
          </w:rPr>
          <w:t>https://doi.org/10.1016/j.copsyc.2015.09.015</w:t>
        </w:r>
      </w:hyperlink>
    </w:p>
    <w:p w14:paraId="0342C3F0" w14:textId="77777777" w:rsidR="00C91026" w:rsidRDefault="00A75B0C">
      <w:pPr>
        <w:pStyle w:val="Corpsdetexte"/>
        <w:spacing w:before="120"/>
        <w:ind w:left="142"/>
        <w:rPr>
          <w:lang w:val="en-US"/>
        </w:rPr>
      </w:pPr>
      <w:bookmarkStart w:id="174" w:name="_bookmark104"/>
      <w:bookmarkEnd w:id="174"/>
      <w:proofErr w:type="spellStart"/>
      <w:r>
        <w:rPr>
          <w:w w:val="105"/>
          <w:rPrChange w:id="175" w:author="GUENOUN Marcel" w:date="2025-11-27T09:38:00Z">
            <w:rPr>
              <w:w w:val="105"/>
              <w:lang w:val="en-US"/>
            </w:rPr>
          </w:rPrChange>
        </w:rPr>
        <w:t>Mesquita</w:t>
      </w:r>
      <w:proofErr w:type="spellEnd"/>
      <w:r>
        <w:rPr>
          <w:w w:val="105"/>
          <w:rPrChange w:id="176" w:author="GUENOUN Marcel" w:date="2025-11-27T09:38:00Z">
            <w:rPr>
              <w:w w:val="105"/>
              <w:lang w:val="en-US"/>
            </w:rPr>
          </w:rPrChange>
        </w:rPr>
        <w:t>,</w:t>
      </w:r>
      <w:r>
        <w:rPr>
          <w:spacing w:val="11"/>
          <w:w w:val="105"/>
          <w:rPrChange w:id="177" w:author="GUENOUN Marcel" w:date="2025-11-27T09:38:00Z">
            <w:rPr>
              <w:spacing w:val="11"/>
              <w:w w:val="105"/>
              <w:lang w:val="en-US"/>
            </w:rPr>
          </w:rPrChange>
        </w:rPr>
        <w:t xml:space="preserve"> </w:t>
      </w:r>
      <w:r>
        <w:rPr>
          <w:w w:val="105"/>
          <w:rPrChange w:id="178" w:author="GUENOUN Marcel" w:date="2025-11-27T09:38:00Z">
            <w:rPr>
              <w:w w:val="105"/>
              <w:lang w:val="en-US"/>
            </w:rPr>
          </w:rPrChange>
        </w:rPr>
        <w:t>B.,</w:t>
      </w:r>
      <w:r>
        <w:rPr>
          <w:spacing w:val="11"/>
          <w:w w:val="105"/>
          <w:rPrChange w:id="179" w:author="GUENOUN Marcel" w:date="2025-11-27T09:38:00Z">
            <w:rPr>
              <w:spacing w:val="11"/>
              <w:w w:val="105"/>
              <w:lang w:val="en-US"/>
            </w:rPr>
          </w:rPrChange>
        </w:rPr>
        <w:t xml:space="preserve"> </w:t>
      </w:r>
      <w:r>
        <w:rPr>
          <w:w w:val="105"/>
          <w:rPrChange w:id="180" w:author="GUENOUN Marcel" w:date="2025-11-27T09:38:00Z">
            <w:rPr>
              <w:w w:val="105"/>
              <w:lang w:val="en-US"/>
            </w:rPr>
          </w:rPrChange>
        </w:rPr>
        <w:t>&amp;</w:t>
      </w:r>
      <w:r>
        <w:rPr>
          <w:spacing w:val="11"/>
          <w:w w:val="105"/>
          <w:rPrChange w:id="181" w:author="GUENOUN Marcel" w:date="2025-11-27T09:38:00Z">
            <w:rPr>
              <w:spacing w:val="11"/>
              <w:w w:val="105"/>
              <w:lang w:val="en-US"/>
            </w:rPr>
          </w:rPrChange>
        </w:rPr>
        <w:t xml:space="preserve"> </w:t>
      </w:r>
      <w:proofErr w:type="spellStart"/>
      <w:r>
        <w:rPr>
          <w:w w:val="105"/>
          <w:rPrChange w:id="182" w:author="GUENOUN Marcel" w:date="2025-11-27T09:38:00Z">
            <w:rPr>
              <w:w w:val="105"/>
              <w:lang w:val="en-US"/>
            </w:rPr>
          </w:rPrChange>
        </w:rPr>
        <w:t>Frijda</w:t>
      </w:r>
      <w:proofErr w:type="spellEnd"/>
      <w:r>
        <w:rPr>
          <w:w w:val="105"/>
          <w:rPrChange w:id="183" w:author="GUENOUN Marcel" w:date="2025-11-27T09:38:00Z">
            <w:rPr>
              <w:w w:val="105"/>
              <w:lang w:val="en-US"/>
            </w:rPr>
          </w:rPrChange>
        </w:rPr>
        <w:t>,</w:t>
      </w:r>
      <w:r>
        <w:rPr>
          <w:spacing w:val="11"/>
          <w:w w:val="105"/>
          <w:rPrChange w:id="184" w:author="GUENOUN Marcel" w:date="2025-11-27T09:38:00Z">
            <w:rPr>
              <w:spacing w:val="11"/>
              <w:w w:val="105"/>
              <w:lang w:val="en-US"/>
            </w:rPr>
          </w:rPrChange>
        </w:rPr>
        <w:t xml:space="preserve"> </w:t>
      </w:r>
      <w:r>
        <w:rPr>
          <w:w w:val="105"/>
          <w:rPrChange w:id="185" w:author="GUENOUN Marcel" w:date="2025-11-27T09:38:00Z">
            <w:rPr>
              <w:w w:val="105"/>
              <w:lang w:val="en-US"/>
            </w:rPr>
          </w:rPrChange>
        </w:rPr>
        <w:t>N.</w:t>
      </w:r>
      <w:r>
        <w:rPr>
          <w:spacing w:val="11"/>
          <w:w w:val="105"/>
          <w:rPrChange w:id="186" w:author="GUENOUN Marcel" w:date="2025-11-27T09:38:00Z">
            <w:rPr>
              <w:spacing w:val="11"/>
              <w:w w:val="105"/>
              <w:lang w:val="en-US"/>
            </w:rPr>
          </w:rPrChange>
        </w:rPr>
        <w:t xml:space="preserve"> </w:t>
      </w:r>
      <w:r>
        <w:rPr>
          <w:w w:val="105"/>
          <w:rPrChange w:id="187" w:author="GUENOUN Marcel" w:date="2025-11-27T09:38:00Z">
            <w:rPr>
              <w:w w:val="105"/>
              <w:lang w:val="en-US"/>
            </w:rPr>
          </w:rPrChange>
        </w:rPr>
        <w:t>H.</w:t>
      </w:r>
      <w:r>
        <w:rPr>
          <w:spacing w:val="11"/>
          <w:w w:val="105"/>
          <w:rPrChange w:id="188" w:author="GUENOUN Marcel" w:date="2025-11-27T09:38:00Z">
            <w:rPr>
              <w:spacing w:val="11"/>
              <w:w w:val="105"/>
              <w:lang w:val="en-US"/>
            </w:rPr>
          </w:rPrChange>
        </w:rPr>
        <w:t xml:space="preserve"> </w:t>
      </w:r>
      <w:r>
        <w:rPr>
          <w:w w:val="105"/>
          <w:rPrChange w:id="189" w:author="GUENOUN Marcel" w:date="2025-11-27T09:38:00Z">
            <w:rPr>
              <w:w w:val="105"/>
              <w:lang w:val="en-US"/>
            </w:rPr>
          </w:rPrChange>
        </w:rPr>
        <w:t>(1992).</w:t>
      </w:r>
      <w:r>
        <w:rPr>
          <w:spacing w:val="11"/>
          <w:w w:val="105"/>
          <w:rPrChange w:id="190" w:author="GUENOUN Marcel" w:date="2025-11-27T09:38:00Z">
            <w:rPr>
              <w:spacing w:val="11"/>
              <w:w w:val="105"/>
              <w:lang w:val="en-US"/>
            </w:rPr>
          </w:rPrChange>
        </w:rPr>
        <w:t xml:space="preserve"> </w:t>
      </w:r>
      <w:r>
        <w:rPr>
          <w:w w:val="105"/>
          <w:lang w:val="en-US"/>
        </w:rPr>
        <w:t>Cultural</w:t>
      </w:r>
      <w:r>
        <w:rPr>
          <w:spacing w:val="11"/>
          <w:w w:val="105"/>
          <w:lang w:val="en-US"/>
        </w:rPr>
        <w:t xml:space="preserve"> </w:t>
      </w:r>
      <w:r>
        <w:rPr>
          <w:w w:val="105"/>
          <w:lang w:val="en-US"/>
        </w:rPr>
        <w:t>variations</w:t>
      </w:r>
      <w:r>
        <w:rPr>
          <w:spacing w:val="12"/>
          <w:w w:val="105"/>
          <w:lang w:val="en-US"/>
        </w:rPr>
        <w:t xml:space="preserve"> </w:t>
      </w:r>
      <w:r>
        <w:rPr>
          <w:w w:val="105"/>
          <w:lang w:val="en-US"/>
        </w:rPr>
        <w:t>in</w:t>
      </w:r>
      <w:r>
        <w:rPr>
          <w:spacing w:val="11"/>
          <w:w w:val="105"/>
          <w:lang w:val="en-US"/>
        </w:rPr>
        <w:t xml:space="preserve"> </w:t>
      </w:r>
      <w:r>
        <w:rPr>
          <w:w w:val="105"/>
          <w:lang w:val="en-US"/>
        </w:rPr>
        <w:t>emotions</w:t>
      </w:r>
      <w:r>
        <w:rPr>
          <w:spacing w:val="11"/>
          <w:w w:val="105"/>
          <w:lang w:val="en-US"/>
        </w:rPr>
        <w:t xml:space="preserve"> </w:t>
      </w:r>
      <w:r>
        <w:rPr>
          <w:w w:val="105"/>
          <w:lang w:val="en-US"/>
        </w:rPr>
        <w:t>:</w:t>
      </w:r>
      <w:r>
        <w:rPr>
          <w:spacing w:val="11"/>
          <w:w w:val="105"/>
          <w:lang w:val="en-US"/>
        </w:rPr>
        <w:t xml:space="preserve"> </w:t>
      </w:r>
      <w:r>
        <w:rPr>
          <w:w w:val="105"/>
          <w:lang w:val="en-US"/>
        </w:rPr>
        <w:t>A</w:t>
      </w:r>
      <w:r>
        <w:rPr>
          <w:spacing w:val="11"/>
          <w:w w:val="105"/>
          <w:lang w:val="en-US"/>
        </w:rPr>
        <w:t xml:space="preserve"> </w:t>
      </w:r>
      <w:r>
        <w:rPr>
          <w:spacing w:val="-2"/>
          <w:w w:val="105"/>
          <w:lang w:val="en-US"/>
        </w:rPr>
        <w:t>review.</w:t>
      </w:r>
    </w:p>
    <w:p w14:paraId="3363826A" w14:textId="77777777" w:rsidR="00C91026" w:rsidRDefault="00A75B0C">
      <w:pPr>
        <w:spacing w:before="54" w:line="355" w:lineRule="auto"/>
        <w:ind w:left="142" w:firstLine="554"/>
        <w:rPr>
          <w:sz w:val="24"/>
          <w:lang w:val="en-US"/>
        </w:rPr>
      </w:pPr>
      <w:proofErr w:type="spellStart"/>
      <w:r>
        <w:rPr>
          <w:rFonts w:ascii="Palatino Linotype"/>
          <w:i/>
          <w:w w:val="105"/>
          <w:sz w:val="24"/>
        </w:rPr>
        <w:t>Psychological</w:t>
      </w:r>
      <w:proofErr w:type="spellEnd"/>
      <w:r>
        <w:rPr>
          <w:rFonts w:ascii="Palatino Linotype"/>
          <w:i/>
          <w:spacing w:val="-10"/>
          <w:w w:val="105"/>
          <w:sz w:val="24"/>
        </w:rPr>
        <w:t xml:space="preserve"> </w:t>
      </w:r>
      <w:r>
        <w:rPr>
          <w:rFonts w:ascii="Palatino Linotype"/>
          <w:i/>
          <w:w w:val="105"/>
          <w:sz w:val="24"/>
        </w:rPr>
        <w:t>Bulletin</w:t>
      </w:r>
      <w:r>
        <w:rPr>
          <w:w w:val="105"/>
          <w:sz w:val="24"/>
        </w:rPr>
        <w:t>,</w:t>
      </w:r>
      <w:r>
        <w:rPr>
          <w:spacing w:val="-12"/>
          <w:w w:val="105"/>
          <w:sz w:val="24"/>
        </w:rPr>
        <w:t xml:space="preserve"> </w:t>
      </w:r>
      <w:r>
        <w:rPr>
          <w:rFonts w:ascii="Palatino Linotype"/>
          <w:i/>
          <w:w w:val="105"/>
          <w:sz w:val="24"/>
        </w:rPr>
        <w:t>112</w:t>
      </w:r>
      <w:r>
        <w:rPr>
          <w:w w:val="105"/>
          <w:sz w:val="24"/>
        </w:rPr>
        <w:t>,</w:t>
      </w:r>
      <w:r>
        <w:rPr>
          <w:spacing w:val="-13"/>
          <w:w w:val="105"/>
          <w:sz w:val="24"/>
        </w:rPr>
        <w:t xml:space="preserve"> </w:t>
      </w:r>
      <w:r>
        <w:rPr>
          <w:w w:val="105"/>
          <w:sz w:val="24"/>
        </w:rPr>
        <w:t>179-204.</w:t>
      </w:r>
      <w:r>
        <w:rPr>
          <w:spacing w:val="-13"/>
          <w:w w:val="105"/>
          <w:sz w:val="24"/>
        </w:rPr>
        <w:t xml:space="preserve"> </w:t>
      </w:r>
      <w:hyperlink r:id="rId74">
        <w:r>
          <w:rPr>
            <w:w w:val="105"/>
            <w:sz w:val="24"/>
          </w:rPr>
          <w:t>https://doi.org/10.1037/0033-2909.112.2.179</w:t>
        </w:r>
      </w:hyperlink>
      <w:r>
        <w:rPr>
          <w:w w:val="105"/>
          <w:sz w:val="24"/>
        </w:rPr>
        <w:t xml:space="preserve"> </w:t>
      </w:r>
      <w:bookmarkStart w:id="191" w:name="_bookmark105"/>
      <w:bookmarkEnd w:id="191"/>
      <w:proofErr w:type="spellStart"/>
      <w:r>
        <w:rPr>
          <w:w w:val="105"/>
          <w:sz w:val="24"/>
        </w:rPr>
        <w:t>Mowrer</w:t>
      </w:r>
      <w:proofErr w:type="spellEnd"/>
      <w:r>
        <w:rPr>
          <w:w w:val="105"/>
          <w:sz w:val="24"/>
        </w:rPr>
        <w:t xml:space="preserve">, O. (1960). </w:t>
      </w:r>
      <w:r>
        <w:rPr>
          <w:rFonts w:ascii="Palatino Linotype"/>
          <w:i/>
          <w:w w:val="105"/>
          <w:sz w:val="24"/>
          <w:lang w:val="en-US"/>
        </w:rPr>
        <w:t xml:space="preserve">Learning theory and behavior. </w:t>
      </w:r>
      <w:r>
        <w:rPr>
          <w:w w:val="105"/>
          <w:sz w:val="24"/>
          <w:lang w:val="en-US"/>
        </w:rPr>
        <w:t>John Wiley &amp; Sons Inc.</w:t>
      </w:r>
    </w:p>
    <w:p w14:paraId="0B8EE724" w14:textId="77777777" w:rsidR="00C91026" w:rsidRDefault="00A75B0C">
      <w:pPr>
        <w:spacing w:before="26" w:line="280" w:lineRule="auto"/>
        <w:ind w:left="696" w:hanging="555"/>
        <w:rPr>
          <w:sz w:val="24"/>
          <w:lang w:val="en-US"/>
        </w:rPr>
      </w:pPr>
      <w:bookmarkStart w:id="192" w:name="_bookmark106"/>
      <w:bookmarkEnd w:id="192"/>
      <w:r>
        <w:rPr>
          <w:w w:val="105"/>
          <w:sz w:val="24"/>
          <w:lang w:val="en-US"/>
        </w:rPr>
        <w:t>Narayanan, R., Liu, B., &amp; Choudhary, A. (2009). Sentiment analysis of conditional sentences.</w:t>
      </w:r>
      <w:r>
        <w:rPr>
          <w:spacing w:val="-7"/>
          <w:w w:val="105"/>
          <w:sz w:val="24"/>
          <w:lang w:val="en-US"/>
        </w:rPr>
        <w:t xml:space="preserve"> </w:t>
      </w:r>
      <w:r>
        <w:rPr>
          <w:rFonts w:ascii="Palatino Linotype" w:hAnsi="Palatino Linotype"/>
          <w:i/>
          <w:w w:val="105"/>
          <w:sz w:val="24"/>
          <w:lang w:val="en-US"/>
        </w:rPr>
        <w:t>Proceedings</w:t>
      </w:r>
      <w:r>
        <w:rPr>
          <w:rFonts w:ascii="Palatino Linotype" w:hAnsi="Palatino Linotype"/>
          <w:i/>
          <w:spacing w:val="-3"/>
          <w:w w:val="105"/>
          <w:sz w:val="24"/>
          <w:lang w:val="en-US"/>
        </w:rPr>
        <w:t xml:space="preserve"> </w:t>
      </w:r>
      <w:r>
        <w:rPr>
          <w:rFonts w:ascii="Palatino Linotype" w:hAnsi="Palatino Linotype"/>
          <w:i/>
          <w:w w:val="105"/>
          <w:sz w:val="24"/>
          <w:lang w:val="en-US"/>
        </w:rPr>
        <w:t>of</w:t>
      </w:r>
      <w:r>
        <w:rPr>
          <w:rFonts w:ascii="Palatino Linotype" w:hAnsi="Palatino Linotype"/>
          <w:i/>
          <w:spacing w:val="-3"/>
          <w:w w:val="105"/>
          <w:sz w:val="24"/>
          <w:lang w:val="en-US"/>
        </w:rPr>
        <w:t xml:space="preserve"> </w:t>
      </w:r>
      <w:r>
        <w:rPr>
          <w:rFonts w:ascii="Palatino Linotype" w:hAnsi="Palatino Linotype"/>
          <w:i/>
          <w:w w:val="105"/>
          <w:sz w:val="24"/>
          <w:lang w:val="en-US"/>
        </w:rPr>
        <w:t>the</w:t>
      </w:r>
      <w:r>
        <w:rPr>
          <w:rFonts w:ascii="Palatino Linotype" w:hAnsi="Palatino Linotype"/>
          <w:i/>
          <w:spacing w:val="-3"/>
          <w:w w:val="105"/>
          <w:sz w:val="24"/>
          <w:lang w:val="en-US"/>
        </w:rPr>
        <w:t xml:space="preserve"> </w:t>
      </w:r>
      <w:r>
        <w:rPr>
          <w:rFonts w:ascii="Palatino Linotype" w:hAnsi="Palatino Linotype"/>
          <w:i/>
          <w:w w:val="105"/>
          <w:sz w:val="24"/>
          <w:lang w:val="en-US"/>
        </w:rPr>
        <w:t>2009</w:t>
      </w:r>
      <w:r>
        <w:rPr>
          <w:rFonts w:ascii="Palatino Linotype" w:hAnsi="Palatino Linotype"/>
          <w:i/>
          <w:spacing w:val="-3"/>
          <w:w w:val="105"/>
          <w:sz w:val="24"/>
          <w:lang w:val="en-US"/>
        </w:rPr>
        <w:t xml:space="preserve"> </w:t>
      </w:r>
      <w:r>
        <w:rPr>
          <w:rFonts w:ascii="Palatino Linotype" w:hAnsi="Palatino Linotype"/>
          <w:i/>
          <w:w w:val="105"/>
          <w:sz w:val="24"/>
          <w:lang w:val="en-US"/>
        </w:rPr>
        <w:t>Conference</w:t>
      </w:r>
      <w:r>
        <w:rPr>
          <w:rFonts w:ascii="Palatino Linotype" w:hAnsi="Palatino Linotype"/>
          <w:i/>
          <w:spacing w:val="-3"/>
          <w:w w:val="105"/>
          <w:sz w:val="24"/>
          <w:lang w:val="en-US"/>
        </w:rPr>
        <w:t xml:space="preserve"> </w:t>
      </w:r>
      <w:r>
        <w:rPr>
          <w:rFonts w:ascii="Palatino Linotype" w:hAnsi="Palatino Linotype"/>
          <w:i/>
          <w:w w:val="105"/>
          <w:sz w:val="24"/>
          <w:lang w:val="en-US"/>
        </w:rPr>
        <w:t>on</w:t>
      </w:r>
      <w:r>
        <w:rPr>
          <w:rFonts w:ascii="Palatino Linotype" w:hAnsi="Palatino Linotype"/>
          <w:i/>
          <w:spacing w:val="-3"/>
          <w:w w:val="105"/>
          <w:sz w:val="24"/>
          <w:lang w:val="en-US"/>
        </w:rPr>
        <w:t xml:space="preserve"> </w:t>
      </w:r>
      <w:r>
        <w:rPr>
          <w:rFonts w:ascii="Palatino Linotype" w:hAnsi="Palatino Linotype"/>
          <w:i/>
          <w:w w:val="105"/>
          <w:sz w:val="24"/>
          <w:lang w:val="en-US"/>
        </w:rPr>
        <w:t>Empirical</w:t>
      </w:r>
      <w:r>
        <w:rPr>
          <w:rFonts w:ascii="Palatino Linotype" w:hAnsi="Palatino Linotype"/>
          <w:i/>
          <w:spacing w:val="-3"/>
          <w:w w:val="105"/>
          <w:sz w:val="24"/>
          <w:lang w:val="en-US"/>
        </w:rPr>
        <w:t xml:space="preserve"> </w:t>
      </w:r>
      <w:r>
        <w:rPr>
          <w:rFonts w:ascii="Palatino Linotype" w:hAnsi="Palatino Linotype"/>
          <w:i/>
          <w:w w:val="105"/>
          <w:sz w:val="24"/>
          <w:lang w:val="en-US"/>
        </w:rPr>
        <w:t>Methods</w:t>
      </w:r>
      <w:r>
        <w:rPr>
          <w:rFonts w:ascii="Palatino Linotype" w:hAnsi="Palatino Linotype"/>
          <w:i/>
          <w:spacing w:val="-3"/>
          <w:w w:val="105"/>
          <w:sz w:val="24"/>
          <w:lang w:val="en-US"/>
        </w:rPr>
        <w:t xml:space="preserve"> </w:t>
      </w:r>
      <w:r>
        <w:rPr>
          <w:rFonts w:ascii="Palatino Linotype" w:hAnsi="Palatino Linotype"/>
          <w:i/>
          <w:w w:val="105"/>
          <w:sz w:val="24"/>
          <w:lang w:val="en-US"/>
        </w:rPr>
        <w:t>in</w:t>
      </w:r>
      <w:r>
        <w:rPr>
          <w:rFonts w:ascii="Palatino Linotype" w:hAnsi="Palatino Linotype"/>
          <w:i/>
          <w:spacing w:val="-3"/>
          <w:w w:val="105"/>
          <w:sz w:val="24"/>
          <w:lang w:val="en-US"/>
        </w:rPr>
        <w:t xml:space="preserve"> </w:t>
      </w:r>
      <w:r>
        <w:rPr>
          <w:rFonts w:ascii="Palatino Linotype" w:hAnsi="Palatino Linotype"/>
          <w:i/>
          <w:w w:val="105"/>
          <w:sz w:val="24"/>
          <w:lang w:val="en-US"/>
        </w:rPr>
        <w:t>Natural Language Processing Volume 1 - EMNLP ’09</w:t>
      </w:r>
      <w:r>
        <w:rPr>
          <w:w w:val="105"/>
          <w:sz w:val="24"/>
          <w:lang w:val="en-US"/>
        </w:rPr>
        <w:t xml:space="preserve">, </w:t>
      </w:r>
      <w:r>
        <w:rPr>
          <w:rFonts w:ascii="Palatino Linotype" w:hAnsi="Palatino Linotype"/>
          <w:i/>
          <w:w w:val="105"/>
          <w:sz w:val="24"/>
          <w:lang w:val="en-US"/>
        </w:rPr>
        <w:t>1</w:t>
      </w:r>
      <w:r>
        <w:rPr>
          <w:w w:val="105"/>
          <w:sz w:val="24"/>
          <w:lang w:val="en-US"/>
        </w:rPr>
        <w:t xml:space="preserve">, 180. </w:t>
      </w:r>
      <w:hyperlink r:id="rId75">
        <w:r>
          <w:rPr>
            <w:spacing w:val="-2"/>
            <w:w w:val="105"/>
            <w:sz w:val="24"/>
            <w:lang w:val="en-US"/>
          </w:rPr>
          <w:t>https://doi.org/10.3115/1699510.1699534</w:t>
        </w:r>
      </w:hyperlink>
    </w:p>
    <w:p w14:paraId="04461744" w14:textId="77777777" w:rsidR="00C91026" w:rsidRDefault="00A75B0C">
      <w:pPr>
        <w:pStyle w:val="Corpsdetexte"/>
        <w:spacing w:before="150" w:line="312" w:lineRule="auto"/>
        <w:ind w:left="709" w:right="1633" w:hanging="567"/>
        <w:jc w:val="both"/>
        <w:rPr>
          <w:lang w:val="en-US"/>
        </w:rPr>
      </w:pPr>
      <w:bookmarkStart w:id="193" w:name="_bookmark107"/>
      <w:bookmarkEnd w:id="193"/>
      <w:r>
        <w:rPr>
          <w:w w:val="105"/>
          <w:lang w:val="en-US"/>
        </w:rPr>
        <w:t xml:space="preserve">Nguyen, H., &amp; Nguyen, M.-L. (2018, </w:t>
      </w:r>
      <w:proofErr w:type="spellStart"/>
      <w:r>
        <w:rPr>
          <w:w w:val="105"/>
          <w:lang w:val="en-US"/>
        </w:rPr>
        <w:t>juin</w:t>
      </w:r>
      <w:proofErr w:type="spellEnd"/>
      <w:r>
        <w:rPr>
          <w:w w:val="105"/>
          <w:lang w:val="en-US"/>
        </w:rPr>
        <w:t>). A Deep Neural Architecture for Sentence-Level</w:t>
      </w:r>
      <w:r>
        <w:rPr>
          <w:spacing w:val="-12"/>
          <w:w w:val="105"/>
          <w:lang w:val="en-US"/>
        </w:rPr>
        <w:t xml:space="preserve"> </w:t>
      </w:r>
      <w:r>
        <w:rPr>
          <w:w w:val="105"/>
          <w:lang w:val="en-US"/>
        </w:rPr>
        <w:t>Sentiment</w:t>
      </w:r>
      <w:r>
        <w:rPr>
          <w:spacing w:val="-12"/>
          <w:w w:val="105"/>
          <w:lang w:val="en-US"/>
        </w:rPr>
        <w:t xml:space="preserve"> </w:t>
      </w:r>
      <w:r>
        <w:rPr>
          <w:w w:val="105"/>
          <w:lang w:val="en-US"/>
        </w:rPr>
        <w:t>Classification</w:t>
      </w:r>
      <w:r>
        <w:rPr>
          <w:spacing w:val="-12"/>
          <w:w w:val="105"/>
          <w:lang w:val="en-US"/>
        </w:rPr>
        <w:t xml:space="preserve"> </w:t>
      </w:r>
      <w:r>
        <w:rPr>
          <w:w w:val="105"/>
          <w:lang w:val="en-US"/>
        </w:rPr>
        <w:t>in</w:t>
      </w:r>
      <w:r>
        <w:rPr>
          <w:spacing w:val="-12"/>
          <w:w w:val="105"/>
          <w:lang w:val="en-US"/>
        </w:rPr>
        <w:t xml:space="preserve"> </w:t>
      </w:r>
      <w:r>
        <w:rPr>
          <w:w w:val="105"/>
          <w:lang w:val="en-US"/>
        </w:rPr>
        <w:t>Twitter</w:t>
      </w:r>
      <w:r>
        <w:rPr>
          <w:spacing w:val="-12"/>
          <w:w w:val="105"/>
          <w:lang w:val="en-US"/>
        </w:rPr>
        <w:t xml:space="preserve"> </w:t>
      </w:r>
      <w:r>
        <w:rPr>
          <w:w w:val="105"/>
          <w:lang w:val="en-US"/>
        </w:rPr>
        <w:t>Social</w:t>
      </w:r>
      <w:r>
        <w:rPr>
          <w:spacing w:val="-12"/>
          <w:w w:val="105"/>
          <w:lang w:val="en-US"/>
        </w:rPr>
        <w:t xml:space="preserve"> </w:t>
      </w:r>
      <w:r>
        <w:rPr>
          <w:w w:val="105"/>
          <w:lang w:val="en-US"/>
        </w:rPr>
        <w:t xml:space="preserve">Networking. </w:t>
      </w:r>
      <w:hyperlink r:id="rId76">
        <w:r>
          <w:rPr>
            <w:spacing w:val="-2"/>
            <w:w w:val="105"/>
            <w:lang w:val="en-US"/>
          </w:rPr>
          <w:t>https://doi.org/10.1007/978-981-10-8438-6_2</w:t>
        </w:r>
      </w:hyperlink>
    </w:p>
    <w:p w14:paraId="0FF72E40" w14:textId="77777777" w:rsidR="00C91026" w:rsidRDefault="00A75B0C">
      <w:pPr>
        <w:spacing w:before="119" w:line="288" w:lineRule="auto"/>
        <w:ind w:left="709" w:right="587" w:hanging="567"/>
        <w:jc w:val="both"/>
        <w:rPr>
          <w:sz w:val="24"/>
          <w:lang w:val="en-US"/>
        </w:rPr>
      </w:pPr>
      <w:bookmarkStart w:id="194" w:name="_bookmark108"/>
      <w:bookmarkEnd w:id="194"/>
      <w:r>
        <w:rPr>
          <w:w w:val="105"/>
          <w:sz w:val="24"/>
          <w:lang w:val="en-US"/>
        </w:rPr>
        <w:t xml:space="preserve">Nimako, S. G. (2012). Customer Dissatisfaction and Complaining Responses Towards Mobile Telephony Services. </w:t>
      </w:r>
      <w:r>
        <w:rPr>
          <w:rFonts w:ascii="Palatino Linotype"/>
          <w:i/>
          <w:w w:val="105"/>
          <w:sz w:val="24"/>
          <w:lang w:val="en-US"/>
        </w:rPr>
        <w:t>The African Journal of Information Systems</w:t>
      </w:r>
      <w:r>
        <w:rPr>
          <w:w w:val="105"/>
          <w:sz w:val="24"/>
          <w:lang w:val="en-US"/>
        </w:rPr>
        <w:t xml:space="preserve">, </w:t>
      </w:r>
      <w:r>
        <w:rPr>
          <w:rFonts w:ascii="Palatino Linotype"/>
          <w:i/>
          <w:w w:val="105"/>
          <w:sz w:val="24"/>
          <w:lang w:val="en-US"/>
        </w:rPr>
        <w:t>4</w:t>
      </w:r>
      <w:r>
        <w:rPr>
          <w:w w:val="105"/>
          <w:sz w:val="24"/>
          <w:lang w:val="en-US"/>
        </w:rPr>
        <w:t>.</w:t>
      </w:r>
    </w:p>
    <w:p w14:paraId="18B5F69D" w14:textId="77777777" w:rsidR="00C91026" w:rsidRDefault="00A75B0C">
      <w:pPr>
        <w:pStyle w:val="Corpsdetexte"/>
        <w:spacing w:before="117"/>
        <w:ind w:left="142"/>
        <w:jc w:val="both"/>
        <w:rPr>
          <w:lang w:val="en-US"/>
        </w:rPr>
      </w:pPr>
      <w:bookmarkStart w:id="195" w:name="_bookmark109"/>
      <w:bookmarkEnd w:id="195"/>
      <w:r>
        <w:rPr>
          <w:w w:val="105"/>
          <w:lang w:val="en-US"/>
        </w:rPr>
        <w:t>Oatley,</w:t>
      </w:r>
      <w:r>
        <w:rPr>
          <w:spacing w:val="4"/>
          <w:w w:val="105"/>
          <w:lang w:val="en-US"/>
        </w:rPr>
        <w:t xml:space="preserve"> </w:t>
      </w:r>
      <w:r>
        <w:rPr>
          <w:w w:val="105"/>
          <w:lang w:val="en-US"/>
        </w:rPr>
        <w:t>K.,</w:t>
      </w:r>
      <w:r>
        <w:rPr>
          <w:spacing w:val="4"/>
          <w:w w:val="105"/>
          <w:lang w:val="en-US"/>
        </w:rPr>
        <w:t xml:space="preserve"> </w:t>
      </w:r>
      <w:r>
        <w:rPr>
          <w:w w:val="105"/>
          <w:lang w:val="en-US"/>
        </w:rPr>
        <w:t>&amp;</w:t>
      </w:r>
      <w:r>
        <w:rPr>
          <w:spacing w:val="4"/>
          <w:w w:val="105"/>
          <w:lang w:val="en-US"/>
        </w:rPr>
        <w:t xml:space="preserve"> </w:t>
      </w:r>
      <w:r>
        <w:rPr>
          <w:w w:val="105"/>
          <w:lang w:val="en-US"/>
        </w:rPr>
        <w:t>Johnson-Laird,</w:t>
      </w:r>
      <w:r>
        <w:rPr>
          <w:spacing w:val="4"/>
          <w:w w:val="105"/>
          <w:lang w:val="en-US"/>
        </w:rPr>
        <w:t xml:space="preserve"> </w:t>
      </w:r>
      <w:r>
        <w:rPr>
          <w:w w:val="105"/>
          <w:lang w:val="en-US"/>
        </w:rPr>
        <w:t>P.</w:t>
      </w:r>
      <w:r>
        <w:rPr>
          <w:spacing w:val="4"/>
          <w:w w:val="105"/>
          <w:lang w:val="en-US"/>
        </w:rPr>
        <w:t xml:space="preserve"> </w:t>
      </w:r>
      <w:r>
        <w:rPr>
          <w:w w:val="105"/>
          <w:lang w:val="en-US"/>
        </w:rPr>
        <w:t>N.</w:t>
      </w:r>
      <w:r>
        <w:rPr>
          <w:spacing w:val="4"/>
          <w:w w:val="105"/>
          <w:lang w:val="en-US"/>
        </w:rPr>
        <w:t xml:space="preserve"> </w:t>
      </w:r>
      <w:r>
        <w:rPr>
          <w:w w:val="105"/>
          <w:lang w:val="en-US"/>
        </w:rPr>
        <w:t>(1987).</w:t>
      </w:r>
      <w:r>
        <w:rPr>
          <w:spacing w:val="4"/>
          <w:w w:val="105"/>
          <w:lang w:val="en-US"/>
        </w:rPr>
        <w:t xml:space="preserve"> </w:t>
      </w:r>
      <w:r>
        <w:rPr>
          <w:w w:val="105"/>
          <w:lang w:val="en-US"/>
        </w:rPr>
        <w:t>Towards</w:t>
      </w:r>
      <w:r>
        <w:rPr>
          <w:spacing w:val="5"/>
          <w:w w:val="105"/>
          <w:lang w:val="en-US"/>
        </w:rPr>
        <w:t xml:space="preserve"> </w:t>
      </w:r>
      <w:r>
        <w:rPr>
          <w:w w:val="105"/>
          <w:lang w:val="en-US"/>
        </w:rPr>
        <w:t>a</w:t>
      </w:r>
      <w:r>
        <w:rPr>
          <w:spacing w:val="4"/>
          <w:w w:val="105"/>
          <w:lang w:val="en-US"/>
        </w:rPr>
        <w:t xml:space="preserve"> </w:t>
      </w:r>
      <w:r>
        <w:rPr>
          <w:w w:val="105"/>
          <w:lang w:val="en-US"/>
        </w:rPr>
        <w:t>Cognitive</w:t>
      </w:r>
      <w:r>
        <w:rPr>
          <w:spacing w:val="4"/>
          <w:w w:val="105"/>
          <w:lang w:val="en-US"/>
        </w:rPr>
        <w:t xml:space="preserve"> </w:t>
      </w:r>
      <w:r>
        <w:rPr>
          <w:w w:val="105"/>
          <w:lang w:val="en-US"/>
        </w:rPr>
        <w:t>Theory</w:t>
      </w:r>
      <w:r>
        <w:rPr>
          <w:spacing w:val="4"/>
          <w:w w:val="105"/>
          <w:lang w:val="en-US"/>
        </w:rPr>
        <w:t xml:space="preserve"> </w:t>
      </w:r>
      <w:r>
        <w:rPr>
          <w:w w:val="105"/>
          <w:lang w:val="en-US"/>
        </w:rPr>
        <w:t>of</w:t>
      </w:r>
      <w:r>
        <w:rPr>
          <w:spacing w:val="4"/>
          <w:w w:val="105"/>
          <w:lang w:val="en-US"/>
        </w:rPr>
        <w:t xml:space="preserve"> </w:t>
      </w:r>
      <w:r>
        <w:rPr>
          <w:spacing w:val="-2"/>
          <w:w w:val="105"/>
          <w:lang w:val="en-US"/>
        </w:rPr>
        <w:t>Emotions.</w:t>
      </w:r>
    </w:p>
    <w:p w14:paraId="17C2A2B4" w14:textId="77777777" w:rsidR="00C91026" w:rsidRDefault="00A75B0C">
      <w:pPr>
        <w:spacing w:before="55"/>
        <w:ind w:left="685"/>
        <w:jc w:val="both"/>
        <w:rPr>
          <w:sz w:val="24"/>
          <w:lang w:val="en-US"/>
        </w:rPr>
      </w:pPr>
      <w:r>
        <w:rPr>
          <w:rFonts w:ascii="Palatino Linotype"/>
          <w:i/>
          <w:sz w:val="24"/>
          <w:lang w:val="en-US"/>
        </w:rPr>
        <w:t>Cognition</w:t>
      </w:r>
      <w:r>
        <w:rPr>
          <w:rFonts w:ascii="Palatino Linotype"/>
          <w:i/>
          <w:spacing w:val="59"/>
          <w:sz w:val="24"/>
          <w:lang w:val="en-US"/>
        </w:rPr>
        <w:t xml:space="preserve"> </w:t>
      </w:r>
      <w:r>
        <w:rPr>
          <w:rFonts w:ascii="Palatino Linotype"/>
          <w:i/>
          <w:sz w:val="24"/>
          <w:lang w:val="en-US"/>
        </w:rPr>
        <w:t>and</w:t>
      </w:r>
      <w:r>
        <w:rPr>
          <w:rFonts w:ascii="Palatino Linotype"/>
          <w:i/>
          <w:spacing w:val="59"/>
          <w:sz w:val="24"/>
          <w:lang w:val="en-US"/>
        </w:rPr>
        <w:t xml:space="preserve"> </w:t>
      </w:r>
      <w:r>
        <w:rPr>
          <w:rFonts w:ascii="Palatino Linotype"/>
          <w:i/>
          <w:sz w:val="24"/>
          <w:lang w:val="en-US"/>
        </w:rPr>
        <w:t>Emotion</w:t>
      </w:r>
      <w:r>
        <w:rPr>
          <w:sz w:val="24"/>
          <w:lang w:val="en-US"/>
        </w:rPr>
        <w:t>,</w:t>
      </w:r>
      <w:r>
        <w:rPr>
          <w:spacing w:val="51"/>
          <w:sz w:val="24"/>
          <w:lang w:val="en-US"/>
        </w:rPr>
        <w:t xml:space="preserve"> </w:t>
      </w:r>
      <w:r>
        <w:rPr>
          <w:rFonts w:ascii="Palatino Linotype"/>
          <w:i/>
          <w:sz w:val="24"/>
          <w:lang w:val="en-US"/>
        </w:rPr>
        <w:t>1</w:t>
      </w:r>
      <w:r>
        <w:rPr>
          <w:sz w:val="24"/>
          <w:lang w:val="en-US"/>
        </w:rPr>
        <w:t>,</w:t>
      </w:r>
      <w:r>
        <w:rPr>
          <w:spacing w:val="51"/>
          <w:sz w:val="24"/>
          <w:lang w:val="en-US"/>
        </w:rPr>
        <w:t xml:space="preserve"> </w:t>
      </w:r>
      <w:r>
        <w:rPr>
          <w:sz w:val="24"/>
          <w:lang w:val="en-US"/>
        </w:rPr>
        <w:t>29-50.</w:t>
      </w:r>
      <w:r>
        <w:rPr>
          <w:spacing w:val="51"/>
          <w:sz w:val="24"/>
          <w:lang w:val="en-US"/>
        </w:rPr>
        <w:t xml:space="preserve"> </w:t>
      </w:r>
      <w:hyperlink r:id="rId77">
        <w:r>
          <w:rPr>
            <w:spacing w:val="-2"/>
            <w:sz w:val="24"/>
            <w:lang w:val="en-US"/>
          </w:rPr>
          <w:t>https://doi.org/10.1080/02699938708408362</w:t>
        </w:r>
      </w:hyperlink>
    </w:p>
    <w:p w14:paraId="20E899AD" w14:textId="77777777" w:rsidR="00C91026" w:rsidRDefault="00A75B0C">
      <w:pPr>
        <w:spacing w:before="182" w:line="288" w:lineRule="auto"/>
        <w:ind w:left="709" w:right="794" w:hanging="567"/>
        <w:rPr>
          <w:sz w:val="24"/>
        </w:rPr>
      </w:pPr>
      <w:bookmarkStart w:id="196" w:name="_bookmark110"/>
      <w:bookmarkEnd w:id="196"/>
      <w:proofErr w:type="spellStart"/>
      <w:r>
        <w:rPr>
          <w:w w:val="105"/>
          <w:sz w:val="24"/>
          <w:lang w:val="en-US"/>
        </w:rPr>
        <w:t>Ortony</w:t>
      </w:r>
      <w:proofErr w:type="spellEnd"/>
      <w:r>
        <w:rPr>
          <w:w w:val="105"/>
          <w:sz w:val="24"/>
          <w:lang w:val="en-US"/>
        </w:rPr>
        <w:t>, A. (2022). Are All “Basic Emotions” Emotions</w:t>
      </w:r>
      <w:r>
        <w:rPr>
          <w:spacing w:val="-25"/>
          <w:w w:val="105"/>
          <w:sz w:val="24"/>
          <w:lang w:val="en-US"/>
        </w:rPr>
        <w:t xml:space="preserve"> </w:t>
      </w:r>
      <w:r>
        <w:rPr>
          <w:w w:val="105"/>
          <w:sz w:val="24"/>
          <w:lang w:val="en-US"/>
        </w:rPr>
        <w:t xml:space="preserve">? A Problem for the (Basic) Emotions Construct. </w:t>
      </w:r>
      <w:r>
        <w:rPr>
          <w:rFonts w:ascii="Palatino Linotype" w:hAnsi="Palatino Linotype"/>
          <w:i/>
          <w:w w:val="105"/>
          <w:sz w:val="24"/>
        </w:rPr>
        <w:t xml:space="preserve">Perspectives on </w:t>
      </w:r>
      <w:proofErr w:type="spellStart"/>
      <w:r>
        <w:rPr>
          <w:rFonts w:ascii="Palatino Linotype" w:hAnsi="Palatino Linotype"/>
          <w:i/>
          <w:w w:val="105"/>
          <w:sz w:val="24"/>
        </w:rPr>
        <w:t>Psychological</w:t>
      </w:r>
      <w:proofErr w:type="spellEnd"/>
      <w:r>
        <w:rPr>
          <w:rFonts w:ascii="Palatino Linotype" w:hAnsi="Palatino Linotype"/>
          <w:i/>
          <w:w w:val="105"/>
          <w:sz w:val="24"/>
        </w:rPr>
        <w:t xml:space="preserve"> Science</w:t>
      </w:r>
      <w:r>
        <w:rPr>
          <w:w w:val="105"/>
          <w:sz w:val="24"/>
        </w:rPr>
        <w:t xml:space="preserve">, </w:t>
      </w:r>
      <w:r>
        <w:rPr>
          <w:rFonts w:ascii="Palatino Linotype" w:hAnsi="Palatino Linotype"/>
          <w:i/>
          <w:w w:val="105"/>
          <w:sz w:val="24"/>
        </w:rPr>
        <w:t>17</w:t>
      </w:r>
      <w:r>
        <w:rPr>
          <w:w w:val="105"/>
          <w:sz w:val="24"/>
        </w:rPr>
        <w:t xml:space="preserve">, 41-61. </w:t>
      </w:r>
      <w:hyperlink r:id="rId78">
        <w:r>
          <w:rPr>
            <w:spacing w:val="-2"/>
            <w:w w:val="105"/>
            <w:sz w:val="24"/>
          </w:rPr>
          <w:t>https://doi.org/10.1177/1745691620985415</w:t>
        </w:r>
      </w:hyperlink>
    </w:p>
    <w:p w14:paraId="165C43DD" w14:textId="77777777" w:rsidR="00C91026" w:rsidRDefault="00A75B0C">
      <w:pPr>
        <w:pStyle w:val="Corpsdetexte"/>
        <w:spacing w:before="116" w:line="266" w:lineRule="auto"/>
        <w:ind w:left="696" w:hanging="555"/>
        <w:rPr>
          <w:lang w:val="en-US"/>
        </w:rPr>
      </w:pPr>
      <w:bookmarkStart w:id="197" w:name="_bookmark111"/>
      <w:bookmarkEnd w:id="197"/>
      <w:proofErr w:type="spellStart"/>
      <w:r>
        <w:rPr>
          <w:spacing w:val="-2"/>
          <w:w w:val="110"/>
          <w:lang w:val="en-US"/>
          <w:rPrChange w:id="198" w:author="GUENOUN Marcel" w:date="2025-11-27T09:38:00Z">
            <w:rPr>
              <w:spacing w:val="-2"/>
              <w:w w:val="110"/>
            </w:rPr>
          </w:rPrChange>
        </w:rPr>
        <w:t>Ortony</w:t>
      </w:r>
      <w:proofErr w:type="spellEnd"/>
      <w:r>
        <w:rPr>
          <w:spacing w:val="-2"/>
          <w:w w:val="110"/>
          <w:lang w:val="en-US"/>
          <w:rPrChange w:id="199" w:author="GUENOUN Marcel" w:date="2025-11-27T09:38:00Z">
            <w:rPr>
              <w:spacing w:val="-2"/>
              <w:w w:val="110"/>
            </w:rPr>
          </w:rPrChange>
        </w:rPr>
        <w:t>,</w:t>
      </w:r>
      <w:r>
        <w:rPr>
          <w:spacing w:val="-15"/>
          <w:w w:val="110"/>
          <w:lang w:val="en-US"/>
          <w:rPrChange w:id="200" w:author="GUENOUN Marcel" w:date="2025-11-27T09:38:00Z">
            <w:rPr>
              <w:spacing w:val="-15"/>
              <w:w w:val="110"/>
            </w:rPr>
          </w:rPrChange>
        </w:rPr>
        <w:t xml:space="preserve"> </w:t>
      </w:r>
      <w:r>
        <w:rPr>
          <w:spacing w:val="-2"/>
          <w:w w:val="110"/>
          <w:lang w:val="en-US"/>
          <w:rPrChange w:id="201" w:author="GUENOUN Marcel" w:date="2025-11-27T09:38:00Z">
            <w:rPr>
              <w:spacing w:val="-2"/>
              <w:w w:val="110"/>
            </w:rPr>
          </w:rPrChange>
        </w:rPr>
        <w:t>A.,</w:t>
      </w:r>
      <w:r>
        <w:rPr>
          <w:spacing w:val="-14"/>
          <w:w w:val="110"/>
          <w:lang w:val="en-US"/>
          <w:rPrChange w:id="202" w:author="GUENOUN Marcel" w:date="2025-11-27T09:38:00Z">
            <w:rPr>
              <w:spacing w:val="-14"/>
              <w:w w:val="110"/>
            </w:rPr>
          </w:rPrChange>
        </w:rPr>
        <w:t xml:space="preserve"> </w:t>
      </w:r>
      <w:r>
        <w:rPr>
          <w:spacing w:val="-2"/>
          <w:w w:val="110"/>
          <w:lang w:val="en-US"/>
          <w:rPrChange w:id="203" w:author="GUENOUN Marcel" w:date="2025-11-27T09:38:00Z">
            <w:rPr>
              <w:spacing w:val="-2"/>
              <w:w w:val="110"/>
            </w:rPr>
          </w:rPrChange>
        </w:rPr>
        <w:t>&amp;</w:t>
      </w:r>
      <w:r>
        <w:rPr>
          <w:spacing w:val="-14"/>
          <w:w w:val="110"/>
          <w:lang w:val="en-US"/>
          <w:rPrChange w:id="204" w:author="GUENOUN Marcel" w:date="2025-11-27T09:38:00Z">
            <w:rPr>
              <w:spacing w:val="-14"/>
              <w:w w:val="110"/>
            </w:rPr>
          </w:rPrChange>
        </w:rPr>
        <w:t xml:space="preserve"> </w:t>
      </w:r>
      <w:r>
        <w:rPr>
          <w:spacing w:val="-2"/>
          <w:w w:val="110"/>
          <w:lang w:val="en-US"/>
          <w:rPrChange w:id="205" w:author="GUENOUN Marcel" w:date="2025-11-27T09:38:00Z">
            <w:rPr>
              <w:spacing w:val="-2"/>
              <w:w w:val="110"/>
            </w:rPr>
          </w:rPrChange>
        </w:rPr>
        <w:t>Turner,</w:t>
      </w:r>
      <w:r>
        <w:rPr>
          <w:spacing w:val="-11"/>
          <w:w w:val="110"/>
          <w:lang w:val="en-US"/>
          <w:rPrChange w:id="206" w:author="GUENOUN Marcel" w:date="2025-11-27T09:38:00Z">
            <w:rPr>
              <w:spacing w:val="-11"/>
              <w:w w:val="110"/>
            </w:rPr>
          </w:rPrChange>
        </w:rPr>
        <w:t xml:space="preserve"> </w:t>
      </w:r>
      <w:r>
        <w:rPr>
          <w:spacing w:val="-2"/>
          <w:w w:val="110"/>
          <w:lang w:val="en-US"/>
          <w:rPrChange w:id="207" w:author="GUENOUN Marcel" w:date="2025-11-27T09:38:00Z">
            <w:rPr>
              <w:spacing w:val="-2"/>
              <w:w w:val="110"/>
            </w:rPr>
          </w:rPrChange>
        </w:rPr>
        <w:t>T.</w:t>
      </w:r>
      <w:r>
        <w:rPr>
          <w:spacing w:val="-11"/>
          <w:w w:val="110"/>
          <w:lang w:val="en-US"/>
          <w:rPrChange w:id="208" w:author="GUENOUN Marcel" w:date="2025-11-27T09:38:00Z">
            <w:rPr>
              <w:spacing w:val="-11"/>
              <w:w w:val="110"/>
            </w:rPr>
          </w:rPrChange>
        </w:rPr>
        <w:t xml:space="preserve"> </w:t>
      </w:r>
      <w:r>
        <w:rPr>
          <w:spacing w:val="-2"/>
          <w:w w:val="110"/>
          <w:lang w:val="en-US"/>
          <w:rPrChange w:id="209" w:author="GUENOUN Marcel" w:date="2025-11-27T09:38:00Z">
            <w:rPr>
              <w:spacing w:val="-2"/>
              <w:w w:val="110"/>
            </w:rPr>
          </w:rPrChange>
        </w:rPr>
        <w:t>J.</w:t>
      </w:r>
      <w:r>
        <w:rPr>
          <w:spacing w:val="-11"/>
          <w:w w:val="110"/>
          <w:lang w:val="en-US"/>
          <w:rPrChange w:id="210" w:author="GUENOUN Marcel" w:date="2025-11-27T09:38:00Z">
            <w:rPr>
              <w:spacing w:val="-11"/>
              <w:w w:val="110"/>
            </w:rPr>
          </w:rPrChange>
        </w:rPr>
        <w:t xml:space="preserve"> </w:t>
      </w:r>
      <w:r>
        <w:rPr>
          <w:spacing w:val="-2"/>
          <w:w w:val="110"/>
          <w:lang w:val="en-US"/>
          <w:rPrChange w:id="211" w:author="GUENOUN Marcel" w:date="2025-11-27T09:38:00Z">
            <w:rPr>
              <w:spacing w:val="-2"/>
              <w:w w:val="110"/>
            </w:rPr>
          </w:rPrChange>
        </w:rPr>
        <w:t>(1990).</w:t>
      </w:r>
      <w:r>
        <w:rPr>
          <w:spacing w:val="-11"/>
          <w:w w:val="110"/>
          <w:lang w:val="en-US"/>
          <w:rPrChange w:id="212" w:author="GUENOUN Marcel" w:date="2025-11-27T09:38:00Z">
            <w:rPr>
              <w:spacing w:val="-11"/>
              <w:w w:val="110"/>
            </w:rPr>
          </w:rPrChange>
        </w:rPr>
        <w:t xml:space="preserve"> </w:t>
      </w:r>
      <w:r>
        <w:rPr>
          <w:spacing w:val="-2"/>
          <w:w w:val="110"/>
          <w:lang w:val="en-US"/>
        </w:rPr>
        <w:t>What’s</w:t>
      </w:r>
      <w:r>
        <w:rPr>
          <w:spacing w:val="-11"/>
          <w:w w:val="110"/>
          <w:lang w:val="en-US"/>
        </w:rPr>
        <w:t xml:space="preserve"> </w:t>
      </w:r>
      <w:r>
        <w:rPr>
          <w:spacing w:val="-2"/>
          <w:w w:val="110"/>
          <w:lang w:val="en-US"/>
        </w:rPr>
        <w:t>basic</w:t>
      </w:r>
      <w:r>
        <w:rPr>
          <w:spacing w:val="-11"/>
          <w:w w:val="110"/>
          <w:lang w:val="en-US"/>
        </w:rPr>
        <w:t xml:space="preserve"> </w:t>
      </w:r>
      <w:r>
        <w:rPr>
          <w:spacing w:val="-2"/>
          <w:w w:val="110"/>
          <w:lang w:val="en-US"/>
        </w:rPr>
        <w:t>about</w:t>
      </w:r>
      <w:r>
        <w:rPr>
          <w:spacing w:val="-11"/>
          <w:w w:val="110"/>
          <w:lang w:val="en-US"/>
        </w:rPr>
        <w:t xml:space="preserve"> </w:t>
      </w:r>
      <w:r>
        <w:rPr>
          <w:spacing w:val="-2"/>
          <w:w w:val="110"/>
          <w:lang w:val="en-US"/>
        </w:rPr>
        <w:t>basic</w:t>
      </w:r>
      <w:r>
        <w:rPr>
          <w:spacing w:val="-11"/>
          <w:w w:val="110"/>
          <w:lang w:val="en-US"/>
        </w:rPr>
        <w:t xml:space="preserve"> </w:t>
      </w:r>
      <w:r>
        <w:rPr>
          <w:spacing w:val="-2"/>
          <w:w w:val="110"/>
          <w:lang w:val="en-US"/>
        </w:rPr>
        <w:t>emotions</w:t>
      </w:r>
      <w:r>
        <w:rPr>
          <w:spacing w:val="-28"/>
          <w:w w:val="110"/>
          <w:lang w:val="en-US"/>
        </w:rPr>
        <w:t xml:space="preserve"> </w:t>
      </w:r>
      <w:r>
        <w:rPr>
          <w:spacing w:val="-2"/>
          <w:w w:val="110"/>
          <w:lang w:val="en-US"/>
        </w:rPr>
        <w:t>?</w:t>
      </w:r>
      <w:r>
        <w:rPr>
          <w:spacing w:val="-11"/>
          <w:w w:val="110"/>
          <w:lang w:val="en-US"/>
        </w:rPr>
        <w:t xml:space="preserve"> </w:t>
      </w:r>
      <w:r>
        <w:rPr>
          <w:rFonts w:ascii="Palatino Linotype" w:hAnsi="Palatino Linotype"/>
          <w:i/>
          <w:spacing w:val="-2"/>
          <w:w w:val="110"/>
          <w:lang w:val="en-US"/>
        </w:rPr>
        <w:t xml:space="preserve">Psychological </w:t>
      </w:r>
      <w:r>
        <w:rPr>
          <w:rFonts w:ascii="Palatino Linotype" w:hAnsi="Palatino Linotype"/>
          <w:i/>
          <w:lang w:val="en-US"/>
        </w:rPr>
        <w:t>Review</w:t>
      </w:r>
      <w:r>
        <w:rPr>
          <w:lang w:val="en-US"/>
        </w:rPr>
        <w:t>,</w:t>
      </w:r>
      <w:r>
        <w:rPr>
          <w:spacing w:val="40"/>
          <w:lang w:val="en-US"/>
        </w:rPr>
        <w:t xml:space="preserve"> </w:t>
      </w:r>
      <w:r>
        <w:rPr>
          <w:rFonts w:ascii="Palatino Linotype" w:hAnsi="Palatino Linotype"/>
          <w:i/>
          <w:lang w:val="en-US"/>
        </w:rPr>
        <w:t>97</w:t>
      </w:r>
      <w:r>
        <w:rPr>
          <w:lang w:val="en-US"/>
        </w:rPr>
        <w:t>,</w:t>
      </w:r>
      <w:r>
        <w:rPr>
          <w:spacing w:val="40"/>
          <w:lang w:val="en-US"/>
        </w:rPr>
        <w:t xml:space="preserve"> </w:t>
      </w:r>
      <w:r>
        <w:rPr>
          <w:lang w:val="en-US"/>
        </w:rPr>
        <w:t>315-331.</w:t>
      </w:r>
      <w:r>
        <w:rPr>
          <w:spacing w:val="40"/>
          <w:lang w:val="en-US"/>
        </w:rPr>
        <w:t xml:space="preserve"> </w:t>
      </w:r>
      <w:hyperlink r:id="rId79">
        <w:r>
          <w:rPr>
            <w:lang w:val="en-US"/>
          </w:rPr>
          <w:t>https://doi.org/10.1037/0033-295X.97.3.315</w:t>
        </w:r>
      </w:hyperlink>
    </w:p>
    <w:p w14:paraId="6CA429BC" w14:textId="77777777" w:rsidR="00C91026" w:rsidRDefault="00C91026">
      <w:pPr>
        <w:pStyle w:val="Corpsdetexte"/>
        <w:spacing w:line="266" w:lineRule="auto"/>
        <w:rPr>
          <w:lang w:val="en-US"/>
        </w:rPr>
        <w:sectPr w:rsidR="00C91026">
          <w:pgSz w:w="11910" w:h="16840"/>
          <w:pgMar w:top="1280" w:right="1133" w:bottom="1080" w:left="1275" w:header="0" w:footer="889" w:gutter="0"/>
          <w:cols w:space="720"/>
        </w:sectPr>
      </w:pPr>
    </w:p>
    <w:p w14:paraId="70E1F0D4" w14:textId="77777777" w:rsidR="00C91026" w:rsidRDefault="00A75B0C">
      <w:pPr>
        <w:pStyle w:val="Corpsdetexte"/>
        <w:spacing w:before="134" w:line="288" w:lineRule="auto"/>
        <w:ind w:left="709" w:right="719" w:hanging="567"/>
        <w:rPr>
          <w:lang w:val="en-US"/>
        </w:rPr>
      </w:pPr>
      <w:bookmarkStart w:id="213" w:name="_bookmark112"/>
      <w:bookmarkEnd w:id="213"/>
      <w:r>
        <w:rPr>
          <w:w w:val="105"/>
          <w:lang w:val="en-US"/>
        </w:rPr>
        <w:lastRenderedPageBreak/>
        <w:t xml:space="preserve">Osgood, C. E. (1966). Dimensionality of the Semantic Space for Communication via Facial Expressions. </w:t>
      </w:r>
      <w:r>
        <w:rPr>
          <w:rFonts w:ascii="Palatino Linotype"/>
          <w:i/>
          <w:w w:val="105"/>
          <w:lang w:val="en-US"/>
        </w:rPr>
        <w:t>Scandinavian Journal of Psychology</w:t>
      </w:r>
      <w:r>
        <w:rPr>
          <w:w w:val="105"/>
          <w:lang w:val="en-US"/>
        </w:rPr>
        <w:t xml:space="preserve">, </w:t>
      </w:r>
      <w:r>
        <w:rPr>
          <w:rFonts w:ascii="Palatino Linotype"/>
          <w:i/>
          <w:w w:val="105"/>
          <w:lang w:val="en-US"/>
        </w:rPr>
        <w:t>7</w:t>
      </w:r>
      <w:r>
        <w:rPr>
          <w:w w:val="105"/>
          <w:lang w:val="en-US"/>
        </w:rPr>
        <w:t xml:space="preserve">, 1-30. </w:t>
      </w:r>
      <w:hyperlink r:id="rId80">
        <w:r>
          <w:rPr>
            <w:spacing w:val="-2"/>
            <w:w w:val="105"/>
            <w:lang w:val="en-US"/>
          </w:rPr>
          <w:t>https://doi.org/10.1111/j.1467-9450.1966.tb01334.x</w:t>
        </w:r>
      </w:hyperlink>
    </w:p>
    <w:p w14:paraId="26E0E5A2" w14:textId="77777777" w:rsidR="00C91026" w:rsidRDefault="00A75B0C">
      <w:pPr>
        <w:pStyle w:val="Corpsdetexte"/>
        <w:spacing w:before="145" w:line="276" w:lineRule="auto"/>
        <w:ind w:left="695" w:right="476" w:hanging="553"/>
        <w:rPr>
          <w:lang w:val="en-US"/>
        </w:rPr>
      </w:pPr>
      <w:bookmarkStart w:id="214" w:name="_bookmark113"/>
      <w:bookmarkEnd w:id="214"/>
      <w:r>
        <w:rPr>
          <w:w w:val="105"/>
          <w:lang w:val="en-US"/>
        </w:rPr>
        <w:t xml:space="preserve">Palmatier, R. W., Dant, R. P., Grewal, D., &amp; Evans, K. R. (2006). Factors Influencing the Effectiveness of Relationship Marketing : A Meta-Analysis. </w:t>
      </w:r>
      <w:r>
        <w:rPr>
          <w:rFonts w:ascii="Palatino Linotype"/>
          <w:i/>
          <w:w w:val="105"/>
          <w:lang w:val="en-US"/>
        </w:rPr>
        <w:t>Journal of Marketing</w:t>
      </w:r>
      <w:r>
        <w:rPr>
          <w:w w:val="105"/>
          <w:lang w:val="en-US"/>
        </w:rPr>
        <w:t xml:space="preserve">, </w:t>
      </w:r>
      <w:r>
        <w:rPr>
          <w:rFonts w:ascii="Palatino Linotype"/>
          <w:i/>
          <w:w w:val="105"/>
          <w:lang w:val="en-US"/>
        </w:rPr>
        <w:t>70</w:t>
      </w:r>
      <w:r>
        <w:rPr>
          <w:w w:val="105"/>
          <w:lang w:val="en-US"/>
        </w:rPr>
        <w:t xml:space="preserve">, 136-153. </w:t>
      </w:r>
      <w:hyperlink r:id="rId81">
        <w:r>
          <w:rPr>
            <w:w w:val="105"/>
            <w:lang w:val="en-US"/>
          </w:rPr>
          <w:t>https://doi.org/10.1509/jmkg.70.4.136</w:t>
        </w:r>
      </w:hyperlink>
    </w:p>
    <w:p w14:paraId="1CD651FE" w14:textId="77777777" w:rsidR="00C91026" w:rsidRDefault="00A75B0C">
      <w:pPr>
        <w:spacing w:before="133" w:line="288" w:lineRule="auto"/>
        <w:ind w:left="709" w:right="794" w:hanging="567"/>
        <w:rPr>
          <w:sz w:val="24"/>
          <w:lang w:val="en-US"/>
        </w:rPr>
      </w:pPr>
      <w:bookmarkStart w:id="215" w:name="_bookmark114"/>
      <w:bookmarkEnd w:id="215"/>
      <w:r>
        <w:rPr>
          <w:sz w:val="24"/>
          <w:lang w:val="en-US"/>
        </w:rPr>
        <w:t>Panda,</w:t>
      </w:r>
      <w:r>
        <w:rPr>
          <w:spacing w:val="40"/>
          <w:sz w:val="24"/>
          <w:lang w:val="en-US"/>
        </w:rPr>
        <w:t xml:space="preserve"> </w:t>
      </w:r>
      <w:r>
        <w:rPr>
          <w:sz w:val="24"/>
          <w:lang w:val="en-US"/>
        </w:rPr>
        <w:t>S.</w:t>
      </w:r>
      <w:r>
        <w:rPr>
          <w:spacing w:val="40"/>
          <w:sz w:val="24"/>
          <w:lang w:val="en-US"/>
        </w:rPr>
        <w:t xml:space="preserve"> </w:t>
      </w:r>
      <w:r>
        <w:rPr>
          <w:sz w:val="24"/>
          <w:lang w:val="en-US"/>
        </w:rPr>
        <w:t>(2014).</w:t>
      </w:r>
      <w:r>
        <w:rPr>
          <w:spacing w:val="40"/>
          <w:sz w:val="24"/>
          <w:lang w:val="en-US"/>
        </w:rPr>
        <w:t xml:space="preserve"> </w:t>
      </w:r>
      <w:r>
        <w:rPr>
          <w:sz w:val="24"/>
          <w:lang w:val="en-US"/>
        </w:rPr>
        <w:t>Post</w:t>
      </w:r>
      <w:r>
        <w:rPr>
          <w:spacing w:val="40"/>
          <w:sz w:val="24"/>
          <w:lang w:val="en-US"/>
        </w:rPr>
        <w:t xml:space="preserve"> </w:t>
      </w:r>
      <w:r>
        <w:rPr>
          <w:sz w:val="24"/>
          <w:lang w:val="en-US"/>
        </w:rPr>
        <w:t>Purchase</w:t>
      </w:r>
      <w:r>
        <w:rPr>
          <w:spacing w:val="40"/>
          <w:sz w:val="24"/>
          <w:lang w:val="en-US"/>
        </w:rPr>
        <w:t xml:space="preserve"> </w:t>
      </w:r>
      <w:r>
        <w:rPr>
          <w:sz w:val="24"/>
          <w:lang w:val="en-US"/>
        </w:rPr>
        <w:t>Consumer</w:t>
      </w:r>
      <w:r>
        <w:rPr>
          <w:spacing w:val="40"/>
          <w:sz w:val="24"/>
          <w:lang w:val="en-US"/>
        </w:rPr>
        <w:t xml:space="preserve"> </w:t>
      </w:r>
      <w:r>
        <w:rPr>
          <w:sz w:val="24"/>
          <w:lang w:val="en-US"/>
        </w:rPr>
        <w:t>Complaint</w:t>
      </w:r>
      <w:r>
        <w:rPr>
          <w:spacing w:val="40"/>
          <w:sz w:val="24"/>
          <w:lang w:val="en-US"/>
        </w:rPr>
        <w:t xml:space="preserve"> </w:t>
      </w:r>
      <w:r>
        <w:rPr>
          <w:sz w:val="24"/>
          <w:lang w:val="en-US"/>
        </w:rPr>
        <w:t>Behavior</w:t>
      </w:r>
      <w:r>
        <w:rPr>
          <w:spacing w:val="40"/>
          <w:sz w:val="24"/>
          <w:lang w:val="en-US"/>
        </w:rPr>
        <w:t xml:space="preserve"> </w:t>
      </w:r>
      <w:r>
        <w:rPr>
          <w:sz w:val="24"/>
          <w:lang w:val="en-US"/>
        </w:rPr>
        <w:t>:</w:t>
      </w:r>
      <w:r>
        <w:rPr>
          <w:spacing w:val="40"/>
          <w:sz w:val="24"/>
          <w:lang w:val="en-US"/>
        </w:rPr>
        <w:t xml:space="preserve"> </w:t>
      </w:r>
      <w:r>
        <w:rPr>
          <w:sz w:val="24"/>
          <w:lang w:val="en-US"/>
        </w:rPr>
        <w:t>A</w:t>
      </w:r>
      <w:r>
        <w:rPr>
          <w:spacing w:val="40"/>
          <w:sz w:val="24"/>
          <w:lang w:val="en-US"/>
        </w:rPr>
        <w:t xml:space="preserve"> </w:t>
      </w:r>
      <w:r>
        <w:rPr>
          <w:sz w:val="24"/>
          <w:lang w:val="en-US"/>
        </w:rPr>
        <w:t>Review</w:t>
      </w:r>
      <w:r>
        <w:rPr>
          <w:spacing w:val="40"/>
          <w:sz w:val="24"/>
          <w:lang w:val="en-US"/>
        </w:rPr>
        <w:t xml:space="preserve"> </w:t>
      </w:r>
      <w:r>
        <w:rPr>
          <w:sz w:val="24"/>
          <w:lang w:val="en-US"/>
        </w:rPr>
        <w:t>of Literature.</w:t>
      </w:r>
      <w:r>
        <w:rPr>
          <w:spacing w:val="40"/>
          <w:sz w:val="24"/>
          <w:lang w:val="en-US"/>
        </w:rPr>
        <w:t xml:space="preserve"> </w:t>
      </w:r>
      <w:r>
        <w:rPr>
          <w:rFonts w:ascii="Palatino Linotype"/>
          <w:i/>
          <w:sz w:val="24"/>
          <w:lang w:val="en-US"/>
        </w:rPr>
        <w:t>Business</w:t>
      </w:r>
      <w:r>
        <w:rPr>
          <w:rFonts w:ascii="Palatino Linotype"/>
          <w:i/>
          <w:spacing w:val="40"/>
          <w:sz w:val="24"/>
          <w:lang w:val="en-US"/>
        </w:rPr>
        <w:t xml:space="preserve"> </w:t>
      </w:r>
      <w:r>
        <w:rPr>
          <w:rFonts w:ascii="Palatino Linotype"/>
          <w:i/>
          <w:sz w:val="24"/>
          <w:lang w:val="en-US"/>
        </w:rPr>
        <w:t>Management</w:t>
      </w:r>
      <w:r>
        <w:rPr>
          <w:rFonts w:ascii="Palatino Linotype"/>
          <w:i/>
          <w:spacing w:val="40"/>
          <w:sz w:val="24"/>
          <w:lang w:val="en-US"/>
        </w:rPr>
        <w:t xml:space="preserve"> </w:t>
      </w:r>
      <w:r>
        <w:rPr>
          <w:rFonts w:ascii="Palatino Linotype"/>
          <w:i/>
          <w:sz w:val="24"/>
          <w:lang w:val="en-US"/>
        </w:rPr>
        <w:t>Dynamics</w:t>
      </w:r>
      <w:r>
        <w:rPr>
          <w:sz w:val="24"/>
          <w:lang w:val="en-US"/>
        </w:rPr>
        <w:t>,</w:t>
      </w:r>
      <w:r>
        <w:rPr>
          <w:spacing w:val="40"/>
          <w:sz w:val="24"/>
          <w:lang w:val="en-US"/>
        </w:rPr>
        <w:t xml:space="preserve"> </w:t>
      </w:r>
      <w:r>
        <w:rPr>
          <w:rFonts w:ascii="Palatino Linotype"/>
          <w:i/>
          <w:sz w:val="24"/>
          <w:lang w:val="en-US"/>
        </w:rPr>
        <w:t>4</w:t>
      </w:r>
      <w:r>
        <w:rPr>
          <w:sz w:val="24"/>
          <w:lang w:val="en-US"/>
        </w:rPr>
        <w:t>.</w:t>
      </w:r>
    </w:p>
    <w:p w14:paraId="65144474" w14:textId="77777777" w:rsidR="00C91026" w:rsidRDefault="00A75B0C">
      <w:pPr>
        <w:spacing w:before="89" w:line="276" w:lineRule="auto"/>
        <w:ind w:left="690" w:right="346" w:hanging="549"/>
        <w:jc w:val="both"/>
        <w:rPr>
          <w:sz w:val="24"/>
          <w:lang w:val="en-US"/>
        </w:rPr>
      </w:pPr>
      <w:bookmarkStart w:id="216" w:name="_bookmark115"/>
      <w:bookmarkEnd w:id="216"/>
      <w:r>
        <w:rPr>
          <w:w w:val="105"/>
          <w:sz w:val="24"/>
          <w:lang w:val="en-US"/>
        </w:rPr>
        <w:t>Pang,</w:t>
      </w:r>
      <w:r>
        <w:rPr>
          <w:spacing w:val="-2"/>
          <w:w w:val="105"/>
          <w:sz w:val="24"/>
          <w:lang w:val="en-US"/>
        </w:rPr>
        <w:t xml:space="preserve"> </w:t>
      </w:r>
      <w:r>
        <w:rPr>
          <w:w w:val="105"/>
          <w:sz w:val="24"/>
          <w:lang w:val="en-US"/>
        </w:rPr>
        <w:t>B., Lee, L., &amp; Vaithyanathan</w:t>
      </w:r>
      <w:r>
        <w:rPr>
          <w:w w:val="105"/>
          <w:sz w:val="24"/>
          <w:lang w:val="en-US"/>
        </w:rPr>
        <w:t>, S. (2002). Thumbs up</w:t>
      </w:r>
      <w:r>
        <w:rPr>
          <w:spacing w:val="-16"/>
          <w:w w:val="105"/>
          <w:sz w:val="24"/>
          <w:lang w:val="en-US"/>
        </w:rPr>
        <w:t xml:space="preserve"> </w:t>
      </w:r>
      <w:r>
        <w:rPr>
          <w:w w:val="105"/>
          <w:sz w:val="24"/>
          <w:lang w:val="en-US"/>
        </w:rPr>
        <w:t xml:space="preserve">? </w:t>
      </w:r>
      <w:r>
        <w:rPr>
          <w:rFonts w:ascii="Palatino Linotype" w:hAnsi="Palatino Linotype"/>
          <w:i/>
          <w:w w:val="105"/>
          <w:sz w:val="24"/>
          <w:lang w:val="en-US"/>
        </w:rPr>
        <w:t>Proceedings of the ACL-02 conference</w:t>
      </w:r>
      <w:r>
        <w:rPr>
          <w:rFonts w:ascii="Palatino Linotype" w:hAnsi="Palatino Linotype"/>
          <w:i/>
          <w:spacing w:val="-4"/>
          <w:w w:val="105"/>
          <w:sz w:val="24"/>
          <w:lang w:val="en-US"/>
        </w:rPr>
        <w:t xml:space="preserve"> </w:t>
      </w:r>
      <w:r>
        <w:rPr>
          <w:rFonts w:ascii="Palatino Linotype" w:hAnsi="Palatino Linotype"/>
          <w:i/>
          <w:w w:val="105"/>
          <w:sz w:val="24"/>
          <w:lang w:val="en-US"/>
        </w:rPr>
        <w:t>on</w:t>
      </w:r>
      <w:r>
        <w:rPr>
          <w:rFonts w:ascii="Palatino Linotype" w:hAnsi="Palatino Linotype"/>
          <w:i/>
          <w:spacing w:val="-4"/>
          <w:w w:val="105"/>
          <w:sz w:val="24"/>
          <w:lang w:val="en-US"/>
        </w:rPr>
        <w:t xml:space="preserve"> </w:t>
      </w:r>
      <w:r>
        <w:rPr>
          <w:rFonts w:ascii="Palatino Linotype" w:hAnsi="Palatino Linotype"/>
          <w:i/>
          <w:w w:val="105"/>
          <w:sz w:val="24"/>
          <w:lang w:val="en-US"/>
        </w:rPr>
        <w:t>Empirical</w:t>
      </w:r>
      <w:r>
        <w:rPr>
          <w:rFonts w:ascii="Palatino Linotype" w:hAnsi="Palatino Linotype"/>
          <w:i/>
          <w:spacing w:val="-4"/>
          <w:w w:val="105"/>
          <w:sz w:val="24"/>
          <w:lang w:val="en-US"/>
        </w:rPr>
        <w:t xml:space="preserve"> </w:t>
      </w:r>
      <w:r>
        <w:rPr>
          <w:rFonts w:ascii="Palatino Linotype" w:hAnsi="Palatino Linotype"/>
          <w:i/>
          <w:w w:val="105"/>
          <w:sz w:val="24"/>
          <w:lang w:val="en-US"/>
        </w:rPr>
        <w:t>methods</w:t>
      </w:r>
      <w:r>
        <w:rPr>
          <w:rFonts w:ascii="Palatino Linotype" w:hAnsi="Palatino Linotype"/>
          <w:i/>
          <w:spacing w:val="-4"/>
          <w:w w:val="105"/>
          <w:sz w:val="24"/>
          <w:lang w:val="en-US"/>
        </w:rPr>
        <w:t xml:space="preserve"> </w:t>
      </w:r>
      <w:r>
        <w:rPr>
          <w:rFonts w:ascii="Palatino Linotype" w:hAnsi="Palatino Linotype"/>
          <w:i/>
          <w:w w:val="105"/>
          <w:sz w:val="24"/>
          <w:lang w:val="en-US"/>
        </w:rPr>
        <w:t>in</w:t>
      </w:r>
      <w:r>
        <w:rPr>
          <w:rFonts w:ascii="Palatino Linotype" w:hAnsi="Palatino Linotype"/>
          <w:i/>
          <w:spacing w:val="-4"/>
          <w:w w:val="105"/>
          <w:sz w:val="24"/>
          <w:lang w:val="en-US"/>
        </w:rPr>
        <w:t xml:space="preserve"> </w:t>
      </w:r>
      <w:r>
        <w:rPr>
          <w:rFonts w:ascii="Palatino Linotype" w:hAnsi="Palatino Linotype"/>
          <w:i/>
          <w:w w:val="105"/>
          <w:sz w:val="24"/>
          <w:lang w:val="en-US"/>
        </w:rPr>
        <w:t>natural</w:t>
      </w:r>
      <w:r>
        <w:rPr>
          <w:rFonts w:ascii="Palatino Linotype" w:hAnsi="Palatino Linotype"/>
          <w:i/>
          <w:spacing w:val="-4"/>
          <w:w w:val="105"/>
          <w:sz w:val="24"/>
          <w:lang w:val="en-US"/>
        </w:rPr>
        <w:t xml:space="preserve"> </w:t>
      </w:r>
      <w:r>
        <w:rPr>
          <w:rFonts w:ascii="Palatino Linotype" w:hAnsi="Palatino Linotype"/>
          <w:i/>
          <w:w w:val="105"/>
          <w:sz w:val="24"/>
          <w:lang w:val="en-US"/>
        </w:rPr>
        <w:t>language</w:t>
      </w:r>
      <w:r>
        <w:rPr>
          <w:rFonts w:ascii="Palatino Linotype" w:hAnsi="Palatino Linotype"/>
          <w:i/>
          <w:spacing w:val="-4"/>
          <w:w w:val="105"/>
          <w:sz w:val="24"/>
          <w:lang w:val="en-US"/>
        </w:rPr>
        <w:t xml:space="preserve"> </w:t>
      </w:r>
      <w:r>
        <w:rPr>
          <w:rFonts w:ascii="Palatino Linotype" w:hAnsi="Palatino Linotype"/>
          <w:i/>
          <w:w w:val="105"/>
          <w:sz w:val="24"/>
          <w:lang w:val="en-US"/>
        </w:rPr>
        <w:t>processing</w:t>
      </w:r>
      <w:r>
        <w:rPr>
          <w:rFonts w:ascii="Palatino Linotype" w:hAnsi="Palatino Linotype"/>
          <w:i/>
          <w:spacing w:val="-4"/>
          <w:w w:val="105"/>
          <w:sz w:val="24"/>
          <w:lang w:val="en-US"/>
        </w:rPr>
        <w:t xml:space="preserve"> </w:t>
      </w:r>
      <w:r>
        <w:rPr>
          <w:rFonts w:ascii="Palatino Linotype" w:hAnsi="Palatino Linotype"/>
          <w:i/>
          <w:w w:val="105"/>
          <w:sz w:val="24"/>
          <w:lang w:val="en-US"/>
        </w:rPr>
        <w:t>-</w:t>
      </w:r>
      <w:r>
        <w:rPr>
          <w:rFonts w:ascii="Palatino Linotype" w:hAnsi="Palatino Linotype"/>
          <w:i/>
          <w:spacing w:val="-4"/>
          <w:w w:val="105"/>
          <w:sz w:val="24"/>
          <w:lang w:val="en-US"/>
        </w:rPr>
        <w:t xml:space="preserve"> </w:t>
      </w:r>
      <w:r>
        <w:rPr>
          <w:rFonts w:ascii="Palatino Linotype" w:hAnsi="Palatino Linotype"/>
          <w:i/>
          <w:w w:val="105"/>
          <w:sz w:val="24"/>
          <w:lang w:val="en-US"/>
        </w:rPr>
        <w:t>EMNLP</w:t>
      </w:r>
      <w:r>
        <w:rPr>
          <w:rFonts w:ascii="Palatino Linotype" w:hAnsi="Palatino Linotype"/>
          <w:i/>
          <w:spacing w:val="-4"/>
          <w:w w:val="105"/>
          <w:sz w:val="24"/>
          <w:lang w:val="en-US"/>
        </w:rPr>
        <w:t xml:space="preserve"> </w:t>
      </w:r>
      <w:r>
        <w:rPr>
          <w:rFonts w:ascii="Palatino Linotype" w:hAnsi="Palatino Linotype"/>
          <w:i/>
          <w:w w:val="105"/>
          <w:sz w:val="24"/>
          <w:lang w:val="en-US"/>
        </w:rPr>
        <w:t>’02</w:t>
      </w:r>
      <w:r>
        <w:rPr>
          <w:w w:val="105"/>
          <w:sz w:val="24"/>
          <w:lang w:val="en-US"/>
        </w:rPr>
        <w:t>,</w:t>
      </w:r>
      <w:r>
        <w:rPr>
          <w:spacing w:val="-8"/>
          <w:w w:val="105"/>
          <w:sz w:val="24"/>
          <w:lang w:val="en-US"/>
        </w:rPr>
        <w:t xml:space="preserve"> </w:t>
      </w:r>
      <w:r>
        <w:rPr>
          <w:rFonts w:ascii="Palatino Linotype" w:hAnsi="Palatino Linotype"/>
          <w:i/>
          <w:w w:val="105"/>
          <w:sz w:val="24"/>
          <w:lang w:val="en-US"/>
        </w:rPr>
        <w:t>10</w:t>
      </w:r>
      <w:r>
        <w:rPr>
          <w:w w:val="105"/>
          <w:sz w:val="24"/>
          <w:lang w:val="en-US"/>
        </w:rPr>
        <w:t xml:space="preserve">, 79-86. </w:t>
      </w:r>
      <w:hyperlink r:id="rId82">
        <w:r>
          <w:rPr>
            <w:w w:val="105"/>
            <w:sz w:val="24"/>
            <w:lang w:val="en-US"/>
          </w:rPr>
          <w:t>https://doi.org/10.3115/1118693.1118704</w:t>
        </w:r>
      </w:hyperlink>
    </w:p>
    <w:p w14:paraId="55930568" w14:textId="77777777" w:rsidR="00C91026" w:rsidRDefault="00A75B0C">
      <w:pPr>
        <w:spacing w:before="133" w:line="266" w:lineRule="auto"/>
        <w:ind w:left="691" w:right="467" w:hanging="549"/>
        <w:jc w:val="both"/>
        <w:rPr>
          <w:sz w:val="24"/>
          <w:lang w:val="en-US"/>
        </w:rPr>
      </w:pPr>
      <w:bookmarkStart w:id="217" w:name="_bookmark116"/>
      <w:bookmarkEnd w:id="217"/>
      <w:r>
        <w:rPr>
          <w:w w:val="105"/>
          <w:sz w:val="24"/>
          <w:lang w:val="en-US"/>
        </w:rPr>
        <w:t xml:space="preserve">Panksepp, J. (1982). Toward a general psychobiological theory of emotions. </w:t>
      </w:r>
      <w:r>
        <w:rPr>
          <w:rFonts w:ascii="Palatino Linotype"/>
          <w:i/>
          <w:w w:val="105"/>
          <w:sz w:val="24"/>
          <w:lang w:val="en-US"/>
        </w:rPr>
        <w:t>Behavioral and Brain sciences</w:t>
      </w:r>
      <w:r>
        <w:rPr>
          <w:w w:val="105"/>
          <w:sz w:val="24"/>
          <w:lang w:val="en-US"/>
        </w:rPr>
        <w:t xml:space="preserve">, </w:t>
      </w:r>
      <w:r>
        <w:rPr>
          <w:rFonts w:ascii="Palatino Linotype"/>
          <w:i/>
          <w:w w:val="105"/>
          <w:sz w:val="24"/>
          <w:lang w:val="en-US"/>
        </w:rPr>
        <w:t>5</w:t>
      </w:r>
      <w:r>
        <w:rPr>
          <w:w w:val="105"/>
          <w:sz w:val="24"/>
          <w:lang w:val="en-US"/>
        </w:rPr>
        <w:t>(3), 407-422.</w:t>
      </w:r>
    </w:p>
    <w:p w14:paraId="04435CDF" w14:textId="77777777" w:rsidR="00C91026" w:rsidRDefault="00A75B0C">
      <w:pPr>
        <w:spacing w:before="118"/>
        <w:ind w:left="142"/>
        <w:jc w:val="both"/>
        <w:rPr>
          <w:sz w:val="24"/>
          <w:lang w:val="en-US"/>
        </w:rPr>
      </w:pPr>
      <w:bookmarkStart w:id="218" w:name="_bookmark117"/>
      <w:bookmarkEnd w:id="218"/>
      <w:r>
        <w:rPr>
          <w:w w:val="105"/>
          <w:sz w:val="24"/>
          <w:lang w:val="en-US"/>
        </w:rPr>
        <w:t>Pine,</w:t>
      </w:r>
      <w:r>
        <w:rPr>
          <w:spacing w:val="10"/>
          <w:w w:val="105"/>
          <w:sz w:val="24"/>
          <w:lang w:val="en-US"/>
        </w:rPr>
        <w:t xml:space="preserve"> </w:t>
      </w:r>
      <w:r>
        <w:rPr>
          <w:w w:val="105"/>
          <w:sz w:val="24"/>
          <w:lang w:val="en-US"/>
        </w:rPr>
        <w:t>B.</w:t>
      </w:r>
      <w:r>
        <w:rPr>
          <w:spacing w:val="10"/>
          <w:w w:val="105"/>
          <w:sz w:val="24"/>
          <w:lang w:val="en-US"/>
        </w:rPr>
        <w:t xml:space="preserve"> </w:t>
      </w:r>
      <w:r>
        <w:rPr>
          <w:w w:val="105"/>
          <w:sz w:val="24"/>
          <w:lang w:val="en-US"/>
        </w:rPr>
        <w:t>J.,</w:t>
      </w:r>
      <w:r>
        <w:rPr>
          <w:spacing w:val="11"/>
          <w:w w:val="105"/>
          <w:sz w:val="24"/>
          <w:lang w:val="en-US"/>
        </w:rPr>
        <w:t xml:space="preserve"> </w:t>
      </w:r>
      <w:r>
        <w:rPr>
          <w:w w:val="105"/>
          <w:sz w:val="24"/>
          <w:lang w:val="en-US"/>
        </w:rPr>
        <w:t>&amp;</w:t>
      </w:r>
      <w:r>
        <w:rPr>
          <w:spacing w:val="10"/>
          <w:w w:val="105"/>
          <w:sz w:val="24"/>
          <w:lang w:val="en-US"/>
        </w:rPr>
        <w:t xml:space="preserve"> </w:t>
      </w:r>
      <w:r>
        <w:rPr>
          <w:w w:val="105"/>
          <w:sz w:val="24"/>
          <w:lang w:val="en-US"/>
        </w:rPr>
        <w:t>Gilmore,</w:t>
      </w:r>
      <w:r>
        <w:rPr>
          <w:spacing w:val="11"/>
          <w:w w:val="105"/>
          <w:sz w:val="24"/>
          <w:lang w:val="en-US"/>
        </w:rPr>
        <w:t xml:space="preserve"> </w:t>
      </w:r>
      <w:r>
        <w:rPr>
          <w:w w:val="105"/>
          <w:sz w:val="24"/>
          <w:lang w:val="en-US"/>
        </w:rPr>
        <w:t>J.</w:t>
      </w:r>
      <w:r>
        <w:rPr>
          <w:spacing w:val="10"/>
          <w:w w:val="105"/>
          <w:sz w:val="24"/>
          <w:lang w:val="en-US"/>
        </w:rPr>
        <w:t xml:space="preserve"> </w:t>
      </w:r>
      <w:r>
        <w:rPr>
          <w:w w:val="105"/>
          <w:sz w:val="24"/>
          <w:lang w:val="en-US"/>
        </w:rPr>
        <w:t>H.</w:t>
      </w:r>
      <w:r>
        <w:rPr>
          <w:spacing w:val="11"/>
          <w:w w:val="105"/>
          <w:sz w:val="24"/>
          <w:lang w:val="en-US"/>
        </w:rPr>
        <w:t xml:space="preserve"> </w:t>
      </w:r>
      <w:r>
        <w:rPr>
          <w:w w:val="105"/>
          <w:sz w:val="24"/>
          <w:lang w:val="en-US"/>
        </w:rPr>
        <w:t>(1999).</w:t>
      </w:r>
      <w:r>
        <w:rPr>
          <w:spacing w:val="10"/>
          <w:w w:val="105"/>
          <w:sz w:val="24"/>
          <w:lang w:val="en-US"/>
        </w:rPr>
        <w:t xml:space="preserve"> </w:t>
      </w:r>
      <w:r>
        <w:rPr>
          <w:rFonts w:ascii="Palatino Linotype"/>
          <w:i/>
          <w:w w:val="105"/>
          <w:sz w:val="24"/>
          <w:lang w:val="en-US"/>
        </w:rPr>
        <w:t>The</w:t>
      </w:r>
      <w:r>
        <w:rPr>
          <w:rFonts w:ascii="Palatino Linotype"/>
          <w:i/>
          <w:spacing w:val="16"/>
          <w:w w:val="105"/>
          <w:sz w:val="24"/>
          <w:lang w:val="en-US"/>
        </w:rPr>
        <w:t xml:space="preserve"> </w:t>
      </w:r>
      <w:r>
        <w:rPr>
          <w:rFonts w:ascii="Palatino Linotype"/>
          <w:i/>
          <w:w w:val="105"/>
          <w:sz w:val="24"/>
          <w:lang w:val="en-US"/>
        </w:rPr>
        <w:t>experience</w:t>
      </w:r>
      <w:r>
        <w:rPr>
          <w:rFonts w:ascii="Palatino Linotype"/>
          <w:i/>
          <w:spacing w:val="17"/>
          <w:w w:val="105"/>
          <w:sz w:val="24"/>
          <w:lang w:val="en-US"/>
        </w:rPr>
        <w:t xml:space="preserve"> </w:t>
      </w:r>
      <w:r>
        <w:rPr>
          <w:rFonts w:ascii="Palatino Linotype"/>
          <w:i/>
          <w:w w:val="105"/>
          <w:sz w:val="24"/>
          <w:lang w:val="en-US"/>
        </w:rPr>
        <w:t>economy</w:t>
      </w:r>
      <w:r>
        <w:rPr>
          <w:w w:val="105"/>
          <w:sz w:val="24"/>
          <w:lang w:val="en-US"/>
        </w:rPr>
        <w:t>.</w:t>
      </w:r>
      <w:r>
        <w:rPr>
          <w:spacing w:val="10"/>
          <w:w w:val="105"/>
          <w:sz w:val="24"/>
          <w:lang w:val="en-US"/>
        </w:rPr>
        <w:t xml:space="preserve"> </w:t>
      </w:r>
      <w:r>
        <w:rPr>
          <w:w w:val="105"/>
          <w:sz w:val="24"/>
          <w:lang w:val="en-US"/>
        </w:rPr>
        <w:t>Harvard</w:t>
      </w:r>
      <w:r>
        <w:rPr>
          <w:spacing w:val="10"/>
          <w:w w:val="105"/>
          <w:sz w:val="24"/>
          <w:lang w:val="en-US"/>
        </w:rPr>
        <w:t xml:space="preserve"> </w:t>
      </w:r>
      <w:r>
        <w:rPr>
          <w:w w:val="105"/>
          <w:sz w:val="24"/>
          <w:lang w:val="en-US"/>
        </w:rPr>
        <w:t>Business</w:t>
      </w:r>
      <w:r>
        <w:rPr>
          <w:spacing w:val="11"/>
          <w:w w:val="105"/>
          <w:sz w:val="24"/>
          <w:lang w:val="en-US"/>
        </w:rPr>
        <w:t xml:space="preserve"> </w:t>
      </w:r>
      <w:r>
        <w:rPr>
          <w:spacing w:val="-2"/>
          <w:w w:val="105"/>
          <w:sz w:val="24"/>
          <w:lang w:val="en-US"/>
        </w:rPr>
        <w:t>Press.</w:t>
      </w:r>
    </w:p>
    <w:p w14:paraId="274E94AE" w14:textId="77777777" w:rsidR="00C91026" w:rsidRDefault="00A75B0C">
      <w:pPr>
        <w:spacing w:before="154" w:line="285" w:lineRule="auto"/>
        <w:ind w:left="709" w:right="1092" w:hanging="567"/>
        <w:jc w:val="both"/>
        <w:rPr>
          <w:sz w:val="24"/>
        </w:rPr>
      </w:pPr>
      <w:bookmarkStart w:id="219" w:name="_bookmark118"/>
      <w:bookmarkEnd w:id="219"/>
      <w:proofErr w:type="spellStart"/>
      <w:r>
        <w:rPr>
          <w:w w:val="105"/>
          <w:sz w:val="24"/>
          <w:lang w:val="en-US"/>
        </w:rPr>
        <w:t>Plamper</w:t>
      </w:r>
      <w:proofErr w:type="spellEnd"/>
      <w:r>
        <w:rPr>
          <w:w w:val="105"/>
          <w:sz w:val="24"/>
          <w:lang w:val="en-US"/>
        </w:rPr>
        <w:t xml:space="preserve">, J. (2015). </w:t>
      </w:r>
      <w:r>
        <w:rPr>
          <w:rFonts w:ascii="Palatino Linotype" w:hAnsi="Palatino Linotype"/>
          <w:i/>
          <w:w w:val="105"/>
          <w:sz w:val="24"/>
          <w:lang w:val="en-US"/>
        </w:rPr>
        <w:t xml:space="preserve">The History of Emotions : An Introduction </w:t>
      </w:r>
      <w:r>
        <w:rPr>
          <w:w w:val="105"/>
          <w:sz w:val="24"/>
          <w:lang w:val="en-US"/>
        </w:rPr>
        <w:t>(1</w:t>
      </w:r>
      <w:r>
        <w:rPr>
          <w:rFonts w:ascii="Cambria" w:hAnsi="Cambria"/>
          <w:w w:val="105"/>
          <w:position w:val="9"/>
          <w:sz w:val="16"/>
          <w:lang w:val="en-US"/>
        </w:rPr>
        <w:t>re</w:t>
      </w:r>
      <w:r>
        <w:rPr>
          <w:rFonts w:ascii="Cambria" w:hAnsi="Cambria"/>
          <w:spacing w:val="40"/>
          <w:w w:val="105"/>
          <w:position w:val="9"/>
          <w:sz w:val="16"/>
          <w:lang w:val="en-US"/>
        </w:rPr>
        <w:t xml:space="preserve"> </w:t>
      </w:r>
      <w:proofErr w:type="spellStart"/>
      <w:r>
        <w:rPr>
          <w:w w:val="105"/>
          <w:sz w:val="24"/>
          <w:lang w:val="en-US"/>
        </w:rPr>
        <w:t>éd</w:t>
      </w:r>
      <w:proofErr w:type="spellEnd"/>
      <w:r>
        <w:rPr>
          <w:w w:val="105"/>
          <w:sz w:val="24"/>
          <w:lang w:val="en-US"/>
        </w:rPr>
        <w:t xml:space="preserve">.). </w:t>
      </w:r>
      <w:r>
        <w:rPr>
          <w:w w:val="105"/>
          <w:sz w:val="24"/>
        </w:rPr>
        <w:t xml:space="preserve">Oxford </w:t>
      </w:r>
      <w:proofErr w:type="spellStart"/>
      <w:r>
        <w:rPr>
          <w:w w:val="105"/>
          <w:sz w:val="24"/>
        </w:rPr>
        <w:t>University</w:t>
      </w:r>
      <w:proofErr w:type="spellEnd"/>
      <w:r>
        <w:rPr>
          <w:w w:val="105"/>
          <w:sz w:val="24"/>
        </w:rPr>
        <w:t xml:space="preserve"> </w:t>
      </w:r>
      <w:proofErr w:type="spellStart"/>
      <w:r>
        <w:rPr>
          <w:w w:val="105"/>
          <w:sz w:val="24"/>
        </w:rPr>
        <w:t>Press</w:t>
      </w:r>
      <w:proofErr w:type="spellEnd"/>
      <w:r>
        <w:rPr>
          <w:w w:val="105"/>
          <w:sz w:val="24"/>
        </w:rPr>
        <w:t xml:space="preserve">, </w:t>
      </w:r>
      <w:proofErr w:type="spellStart"/>
      <w:r>
        <w:rPr>
          <w:w w:val="105"/>
          <w:sz w:val="24"/>
        </w:rPr>
        <w:t>Incorporated</w:t>
      </w:r>
      <w:proofErr w:type="spellEnd"/>
      <w:r>
        <w:rPr>
          <w:w w:val="105"/>
          <w:sz w:val="24"/>
        </w:rPr>
        <w:t>.</w:t>
      </w:r>
    </w:p>
    <w:p w14:paraId="0CAA9D7F" w14:textId="77777777" w:rsidR="00C91026" w:rsidRDefault="00A75B0C">
      <w:pPr>
        <w:spacing w:before="123" w:line="355" w:lineRule="auto"/>
        <w:ind w:left="142" w:right="285"/>
        <w:jc w:val="both"/>
        <w:rPr>
          <w:sz w:val="24"/>
          <w:lang w:val="en-US"/>
        </w:rPr>
      </w:pPr>
      <w:bookmarkStart w:id="220" w:name="_bookmark119"/>
      <w:bookmarkEnd w:id="220"/>
      <w:r>
        <w:rPr>
          <w:w w:val="105"/>
          <w:sz w:val="24"/>
          <w:lang w:val="en-US"/>
        </w:rPr>
        <w:t xml:space="preserve">Plutchik, R. (1962). </w:t>
      </w:r>
      <w:r>
        <w:rPr>
          <w:rFonts w:ascii="Palatino Linotype"/>
          <w:i/>
          <w:w w:val="105"/>
          <w:sz w:val="24"/>
          <w:lang w:val="en-US"/>
        </w:rPr>
        <w:t>The Emotions : Facts, Theories, and a New Model</w:t>
      </w:r>
      <w:r>
        <w:rPr>
          <w:w w:val="105"/>
          <w:sz w:val="24"/>
          <w:lang w:val="en-US"/>
        </w:rPr>
        <w:t xml:space="preserve">. Random House. </w:t>
      </w:r>
      <w:bookmarkStart w:id="221" w:name="_bookmark120"/>
      <w:bookmarkEnd w:id="221"/>
      <w:r>
        <w:rPr>
          <w:w w:val="105"/>
          <w:sz w:val="24"/>
          <w:lang w:val="en-US"/>
        </w:rPr>
        <w:t>Plutchik</w:t>
      </w:r>
      <w:r>
        <w:rPr>
          <w:w w:val="105"/>
          <w:sz w:val="24"/>
          <w:lang w:val="en-US"/>
        </w:rPr>
        <w:t xml:space="preserve">, R. (1980a). </w:t>
      </w:r>
      <w:r>
        <w:rPr>
          <w:rFonts w:ascii="Palatino Linotype"/>
          <w:i/>
          <w:w w:val="105"/>
          <w:sz w:val="24"/>
          <w:lang w:val="en-US"/>
        </w:rPr>
        <w:t xml:space="preserve">Emotion : A </w:t>
      </w:r>
      <w:proofErr w:type="spellStart"/>
      <w:r>
        <w:rPr>
          <w:rFonts w:ascii="Palatino Linotype"/>
          <w:i/>
          <w:w w:val="105"/>
          <w:sz w:val="24"/>
          <w:lang w:val="en-US"/>
        </w:rPr>
        <w:t>Psychoevolutionary</w:t>
      </w:r>
      <w:proofErr w:type="spellEnd"/>
      <w:r>
        <w:rPr>
          <w:rFonts w:ascii="Palatino Linotype"/>
          <w:i/>
          <w:w w:val="105"/>
          <w:sz w:val="24"/>
          <w:lang w:val="en-US"/>
        </w:rPr>
        <w:t xml:space="preserve"> Synthesis</w:t>
      </w:r>
      <w:r>
        <w:rPr>
          <w:w w:val="105"/>
          <w:sz w:val="24"/>
          <w:lang w:val="en-US"/>
        </w:rPr>
        <w:t>. Harper &amp; Row.</w:t>
      </w:r>
    </w:p>
    <w:p w14:paraId="0868D327" w14:textId="77777777" w:rsidR="00C91026" w:rsidRDefault="00A75B0C">
      <w:pPr>
        <w:pStyle w:val="Corpsdetexte"/>
        <w:spacing w:line="266" w:lineRule="auto"/>
        <w:ind w:left="689" w:hanging="548"/>
        <w:rPr>
          <w:lang w:val="en-US"/>
        </w:rPr>
      </w:pPr>
      <w:bookmarkStart w:id="222" w:name="_bookmark121"/>
      <w:bookmarkEnd w:id="222"/>
      <w:r>
        <w:rPr>
          <w:w w:val="105"/>
          <w:lang w:val="en-US"/>
        </w:rPr>
        <w:t xml:space="preserve">Plutchik, R. (1980b). A general </w:t>
      </w:r>
      <w:proofErr w:type="spellStart"/>
      <w:r>
        <w:rPr>
          <w:w w:val="105"/>
          <w:lang w:val="en-US"/>
        </w:rPr>
        <w:t>psychoevolutionary</w:t>
      </w:r>
      <w:proofErr w:type="spellEnd"/>
      <w:r>
        <w:rPr>
          <w:w w:val="105"/>
          <w:lang w:val="en-US"/>
        </w:rPr>
        <w:t xml:space="preserve"> theory of emotion. In </w:t>
      </w:r>
      <w:r>
        <w:rPr>
          <w:rFonts w:ascii="Palatino Linotype"/>
          <w:i/>
          <w:w w:val="105"/>
          <w:lang w:val="en-US"/>
        </w:rPr>
        <w:t xml:space="preserve">Theories of emotion </w:t>
      </w:r>
      <w:r>
        <w:rPr>
          <w:w w:val="105"/>
          <w:lang w:val="en-US"/>
        </w:rPr>
        <w:t>(p. 3-33). Elsevier.</w:t>
      </w:r>
    </w:p>
    <w:p w14:paraId="3879339E" w14:textId="77777777" w:rsidR="00C91026" w:rsidRDefault="00A75B0C">
      <w:pPr>
        <w:pStyle w:val="Corpsdetexte"/>
        <w:spacing w:before="143"/>
        <w:ind w:left="142"/>
        <w:jc w:val="both"/>
        <w:rPr>
          <w:lang w:val="en-US"/>
        </w:rPr>
      </w:pPr>
      <w:bookmarkStart w:id="223" w:name="_bookmark122"/>
      <w:bookmarkEnd w:id="223"/>
      <w:r>
        <w:rPr>
          <w:w w:val="105"/>
          <w:lang w:val="en-US"/>
        </w:rPr>
        <w:t>Reichheld,</w:t>
      </w:r>
      <w:r>
        <w:rPr>
          <w:spacing w:val="5"/>
          <w:w w:val="105"/>
          <w:lang w:val="en-US"/>
        </w:rPr>
        <w:t xml:space="preserve"> </w:t>
      </w:r>
      <w:r>
        <w:rPr>
          <w:w w:val="105"/>
          <w:lang w:val="en-US"/>
        </w:rPr>
        <w:t>F.</w:t>
      </w:r>
      <w:r>
        <w:rPr>
          <w:spacing w:val="5"/>
          <w:w w:val="105"/>
          <w:lang w:val="en-US"/>
        </w:rPr>
        <w:t xml:space="preserve"> </w:t>
      </w:r>
      <w:r>
        <w:rPr>
          <w:w w:val="105"/>
          <w:lang w:val="en-US"/>
        </w:rPr>
        <w:t>F.,</w:t>
      </w:r>
      <w:r>
        <w:rPr>
          <w:spacing w:val="6"/>
          <w:w w:val="105"/>
          <w:lang w:val="en-US"/>
        </w:rPr>
        <w:t xml:space="preserve"> </w:t>
      </w:r>
      <w:r>
        <w:rPr>
          <w:w w:val="105"/>
          <w:lang w:val="en-US"/>
        </w:rPr>
        <w:t>&amp;</w:t>
      </w:r>
      <w:r>
        <w:rPr>
          <w:spacing w:val="5"/>
          <w:w w:val="105"/>
          <w:lang w:val="en-US"/>
        </w:rPr>
        <w:t xml:space="preserve"> </w:t>
      </w:r>
      <w:r>
        <w:rPr>
          <w:w w:val="105"/>
          <w:lang w:val="en-US"/>
        </w:rPr>
        <w:t>Sasser,</w:t>
      </w:r>
      <w:r>
        <w:rPr>
          <w:spacing w:val="6"/>
          <w:w w:val="105"/>
          <w:lang w:val="en-US"/>
        </w:rPr>
        <w:t xml:space="preserve"> </w:t>
      </w:r>
      <w:r>
        <w:rPr>
          <w:w w:val="105"/>
          <w:lang w:val="en-US"/>
        </w:rPr>
        <w:t>W.</w:t>
      </w:r>
      <w:r>
        <w:rPr>
          <w:spacing w:val="5"/>
          <w:w w:val="105"/>
          <w:lang w:val="en-US"/>
        </w:rPr>
        <w:t xml:space="preserve"> </w:t>
      </w:r>
      <w:r>
        <w:rPr>
          <w:w w:val="105"/>
          <w:lang w:val="en-US"/>
        </w:rPr>
        <w:t>E.</w:t>
      </w:r>
      <w:r>
        <w:rPr>
          <w:spacing w:val="6"/>
          <w:w w:val="105"/>
          <w:lang w:val="en-US"/>
        </w:rPr>
        <w:t xml:space="preserve"> </w:t>
      </w:r>
      <w:r>
        <w:rPr>
          <w:w w:val="105"/>
          <w:lang w:val="en-US"/>
        </w:rPr>
        <w:t>(1990).</w:t>
      </w:r>
      <w:r>
        <w:rPr>
          <w:spacing w:val="5"/>
          <w:w w:val="105"/>
          <w:lang w:val="en-US"/>
        </w:rPr>
        <w:t xml:space="preserve"> </w:t>
      </w:r>
      <w:r>
        <w:rPr>
          <w:w w:val="105"/>
          <w:lang w:val="en-US"/>
        </w:rPr>
        <w:t>Zero</w:t>
      </w:r>
      <w:r>
        <w:rPr>
          <w:spacing w:val="6"/>
          <w:w w:val="105"/>
          <w:lang w:val="en-US"/>
        </w:rPr>
        <w:t xml:space="preserve"> </w:t>
      </w:r>
      <w:r>
        <w:rPr>
          <w:w w:val="105"/>
          <w:lang w:val="en-US"/>
        </w:rPr>
        <w:t>Defections</w:t>
      </w:r>
      <w:r>
        <w:rPr>
          <w:spacing w:val="5"/>
          <w:w w:val="105"/>
          <w:lang w:val="en-US"/>
        </w:rPr>
        <w:t xml:space="preserve"> </w:t>
      </w:r>
      <w:r>
        <w:rPr>
          <w:w w:val="105"/>
          <w:lang w:val="en-US"/>
        </w:rPr>
        <w:t>:</w:t>
      </w:r>
      <w:r>
        <w:rPr>
          <w:spacing w:val="6"/>
          <w:w w:val="105"/>
          <w:lang w:val="en-US"/>
        </w:rPr>
        <w:t xml:space="preserve"> </w:t>
      </w:r>
      <w:r>
        <w:rPr>
          <w:w w:val="105"/>
          <w:lang w:val="en-US"/>
        </w:rPr>
        <w:t>Quality</w:t>
      </w:r>
      <w:r>
        <w:rPr>
          <w:spacing w:val="5"/>
          <w:w w:val="105"/>
          <w:lang w:val="en-US"/>
        </w:rPr>
        <w:t xml:space="preserve"> </w:t>
      </w:r>
      <w:r>
        <w:rPr>
          <w:w w:val="105"/>
          <w:lang w:val="en-US"/>
        </w:rPr>
        <w:t>Comes</w:t>
      </w:r>
      <w:r>
        <w:rPr>
          <w:spacing w:val="6"/>
          <w:w w:val="105"/>
          <w:lang w:val="en-US"/>
        </w:rPr>
        <w:t xml:space="preserve"> </w:t>
      </w:r>
      <w:r>
        <w:rPr>
          <w:w w:val="105"/>
          <w:lang w:val="en-US"/>
        </w:rPr>
        <w:t>to</w:t>
      </w:r>
      <w:r>
        <w:rPr>
          <w:spacing w:val="5"/>
          <w:w w:val="105"/>
          <w:lang w:val="en-US"/>
        </w:rPr>
        <w:t xml:space="preserve"> </w:t>
      </w:r>
      <w:r>
        <w:rPr>
          <w:spacing w:val="-2"/>
          <w:w w:val="105"/>
          <w:lang w:val="en-US"/>
        </w:rPr>
        <w:t>Services.</w:t>
      </w:r>
    </w:p>
    <w:p w14:paraId="1CBE13EF" w14:textId="77777777" w:rsidR="00C91026" w:rsidRDefault="00A75B0C">
      <w:pPr>
        <w:spacing w:before="55"/>
        <w:ind w:left="696"/>
        <w:rPr>
          <w:sz w:val="24"/>
          <w:lang w:val="en-US"/>
        </w:rPr>
      </w:pPr>
      <w:r>
        <w:rPr>
          <w:rFonts w:ascii="Palatino Linotype"/>
          <w:i/>
          <w:sz w:val="24"/>
          <w:lang w:val="en-US"/>
        </w:rPr>
        <w:t>Harvard</w:t>
      </w:r>
      <w:r>
        <w:rPr>
          <w:rFonts w:ascii="Palatino Linotype"/>
          <w:i/>
          <w:spacing w:val="35"/>
          <w:sz w:val="24"/>
          <w:lang w:val="en-US"/>
        </w:rPr>
        <w:t xml:space="preserve"> </w:t>
      </w:r>
      <w:r>
        <w:rPr>
          <w:rFonts w:ascii="Palatino Linotype"/>
          <w:i/>
          <w:sz w:val="24"/>
          <w:lang w:val="en-US"/>
        </w:rPr>
        <w:t>Business</w:t>
      </w:r>
      <w:r>
        <w:rPr>
          <w:rFonts w:ascii="Palatino Linotype"/>
          <w:i/>
          <w:spacing w:val="36"/>
          <w:sz w:val="24"/>
          <w:lang w:val="en-US"/>
        </w:rPr>
        <w:t xml:space="preserve"> </w:t>
      </w:r>
      <w:r>
        <w:rPr>
          <w:rFonts w:ascii="Palatino Linotype"/>
          <w:i/>
          <w:sz w:val="24"/>
          <w:lang w:val="en-US"/>
        </w:rPr>
        <w:t>Review</w:t>
      </w:r>
      <w:r>
        <w:rPr>
          <w:sz w:val="24"/>
          <w:lang w:val="en-US"/>
        </w:rPr>
        <w:t>,</w:t>
      </w:r>
      <w:r>
        <w:rPr>
          <w:spacing w:val="29"/>
          <w:sz w:val="24"/>
          <w:lang w:val="en-US"/>
        </w:rPr>
        <w:t xml:space="preserve"> </w:t>
      </w:r>
      <w:r>
        <w:rPr>
          <w:rFonts w:ascii="Palatino Linotype"/>
          <w:i/>
          <w:sz w:val="24"/>
          <w:lang w:val="en-US"/>
        </w:rPr>
        <w:t>68</w:t>
      </w:r>
      <w:r>
        <w:rPr>
          <w:sz w:val="24"/>
          <w:lang w:val="en-US"/>
        </w:rPr>
        <w:t>(5),</w:t>
      </w:r>
      <w:r>
        <w:rPr>
          <w:spacing w:val="29"/>
          <w:sz w:val="24"/>
          <w:lang w:val="en-US"/>
        </w:rPr>
        <w:t xml:space="preserve"> </w:t>
      </w:r>
      <w:r>
        <w:rPr>
          <w:sz w:val="24"/>
          <w:lang w:val="en-US"/>
        </w:rPr>
        <w:t>105-</w:t>
      </w:r>
      <w:r>
        <w:rPr>
          <w:spacing w:val="-4"/>
          <w:sz w:val="24"/>
          <w:lang w:val="en-US"/>
        </w:rPr>
        <w:t>111.</w:t>
      </w:r>
    </w:p>
    <w:p w14:paraId="430F8201" w14:textId="77777777" w:rsidR="00C91026" w:rsidRDefault="00A75B0C">
      <w:pPr>
        <w:spacing w:before="182" w:line="280" w:lineRule="auto"/>
        <w:ind w:left="696" w:right="1458" w:hanging="555"/>
        <w:jc w:val="both"/>
        <w:rPr>
          <w:sz w:val="24"/>
          <w:lang w:val="en-US"/>
        </w:rPr>
      </w:pPr>
      <w:bookmarkStart w:id="224" w:name="_bookmark123"/>
      <w:bookmarkEnd w:id="224"/>
      <w:r>
        <w:rPr>
          <w:w w:val="105"/>
          <w:sz w:val="24"/>
          <w:lang w:val="en-US"/>
        </w:rPr>
        <w:t xml:space="preserve">Richard, M. D., &amp; Adrian, C. M. (1995). A segmentation model of consumer satisfaction/ dissatisfaction with the complaint-resolution process. </w:t>
      </w:r>
      <w:r>
        <w:rPr>
          <w:rFonts w:ascii="Palatino Linotype"/>
          <w:i/>
          <w:w w:val="105"/>
          <w:sz w:val="24"/>
          <w:lang w:val="en-US"/>
        </w:rPr>
        <w:t>The International Review of Retail, Distribution and Consumer Research</w:t>
      </w:r>
      <w:r>
        <w:rPr>
          <w:w w:val="105"/>
          <w:sz w:val="24"/>
          <w:lang w:val="en-US"/>
        </w:rPr>
        <w:t>,</w:t>
      </w:r>
      <w:r>
        <w:rPr>
          <w:spacing w:val="-3"/>
          <w:w w:val="105"/>
          <w:sz w:val="24"/>
          <w:lang w:val="en-US"/>
        </w:rPr>
        <w:t xml:space="preserve"> </w:t>
      </w:r>
      <w:r>
        <w:rPr>
          <w:rFonts w:ascii="Palatino Linotype"/>
          <w:i/>
          <w:w w:val="105"/>
          <w:sz w:val="24"/>
          <w:lang w:val="en-US"/>
        </w:rPr>
        <w:t>5</w:t>
      </w:r>
      <w:r>
        <w:rPr>
          <w:w w:val="105"/>
          <w:sz w:val="24"/>
          <w:lang w:val="en-US"/>
        </w:rPr>
        <w:t xml:space="preserve">. </w:t>
      </w:r>
      <w:hyperlink r:id="rId83">
        <w:r>
          <w:rPr>
            <w:spacing w:val="-2"/>
            <w:w w:val="105"/>
            <w:sz w:val="24"/>
            <w:lang w:val="en-US"/>
          </w:rPr>
          <w:t>https://doi.org/10.1080/09593969500000005</w:t>
        </w:r>
      </w:hyperlink>
    </w:p>
    <w:p w14:paraId="44FB3375" w14:textId="77777777" w:rsidR="00C91026" w:rsidRDefault="00A75B0C">
      <w:pPr>
        <w:pStyle w:val="Corpsdetexte"/>
        <w:spacing w:before="150" w:line="288" w:lineRule="auto"/>
        <w:ind w:left="709" w:right="341" w:hanging="567"/>
        <w:rPr>
          <w:lang w:val="en-US"/>
        </w:rPr>
      </w:pPr>
      <w:bookmarkStart w:id="225" w:name="_bookmark124"/>
      <w:bookmarkEnd w:id="225"/>
      <w:r>
        <w:rPr>
          <w:w w:val="105"/>
          <w:lang w:val="en-US"/>
        </w:rPr>
        <w:t>Richins,</w:t>
      </w:r>
      <w:r>
        <w:rPr>
          <w:spacing w:val="-2"/>
          <w:w w:val="105"/>
          <w:lang w:val="en-US"/>
        </w:rPr>
        <w:t xml:space="preserve"> </w:t>
      </w:r>
      <w:r>
        <w:rPr>
          <w:w w:val="105"/>
          <w:lang w:val="en-US"/>
        </w:rPr>
        <w:t>M.</w:t>
      </w:r>
      <w:r>
        <w:rPr>
          <w:spacing w:val="-2"/>
          <w:w w:val="105"/>
          <w:lang w:val="en-US"/>
        </w:rPr>
        <w:t xml:space="preserve"> </w:t>
      </w:r>
      <w:r>
        <w:rPr>
          <w:w w:val="105"/>
          <w:lang w:val="en-US"/>
        </w:rPr>
        <w:t>L.</w:t>
      </w:r>
      <w:r>
        <w:rPr>
          <w:spacing w:val="-2"/>
          <w:w w:val="105"/>
          <w:lang w:val="en-US"/>
        </w:rPr>
        <w:t xml:space="preserve"> </w:t>
      </w:r>
      <w:r>
        <w:rPr>
          <w:w w:val="105"/>
          <w:lang w:val="en-US"/>
        </w:rPr>
        <w:t>(1983).</w:t>
      </w:r>
      <w:r>
        <w:rPr>
          <w:spacing w:val="-2"/>
          <w:w w:val="105"/>
          <w:lang w:val="en-US"/>
        </w:rPr>
        <w:t xml:space="preserve"> </w:t>
      </w:r>
      <w:r>
        <w:rPr>
          <w:w w:val="105"/>
          <w:lang w:val="en-US"/>
        </w:rPr>
        <w:t>Negative</w:t>
      </w:r>
      <w:r>
        <w:rPr>
          <w:spacing w:val="-2"/>
          <w:w w:val="105"/>
          <w:lang w:val="en-US"/>
        </w:rPr>
        <w:t xml:space="preserve"> </w:t>
      </w:r>
      <w:r>
        <w:rPr>
          <w:w w:val="105"/>
          <w:lang w:val="en-US"/>
        </w:rPr>
        <w:t>Word-of-Mouth</w:t>
      </w:r>
      <w:r>
        <w:rPr>
          <w:spacing w:val="-2"/>
          <w:w w:val="105"/>
          <w:lang w:val="en-US"/>
        </w:rPr>
        <w:t xml:space="preserve"> </w:t>
      </w:r>
      <w:r>
        <w:rPr>
          <w:w w:val="105"/>
          <w:lang w:val="en-US"/>
        </w:rPr>
        <w:t>by</w:t>
      </w:r>
      <w:r>
        <w:rPr>
          <w:spacing w:val="-2"/>
          <w:w w:val="105"/>
          <w:lang w:val="en-US"/>
        </w:rPr>
        <w:t xml:space="preserve"> </w:t>
      </w:r>
      <w:r>
        <w:rPr>
          <w:w w:val="105"/>
          <w:lang w:val="en-US"/>
        </w:rPr>
        <w:t>Dissatisfied</w:t>
      </w:r>
      <w:r>
        <w:rPr>
          <w:spacing w:val="-2"/>
          <w:w w:val="105"/>
          <w:lang w:val="en-US"/>
        </w:rPr>
        <w:t xml:space="preserve"> </w:t>
      </w:r>
      <w:r>
        <w:rPr>
          <w:w w:val="105"/>
          <w:lang w:val="en-US"/>
        </w:rPr>
        <w:t>Consumers</w:t>
      </w:r>
      <w:r>
        <w:rPr>
          <w:spacing w:val="-2"/>
          <w:w w:val="105"/>
          <w:lang w:val="en-US"/>
        </w:rPr>
        <w:t xml:space="preserve"> </w:t>
      </w:r>
      <w:r>
        <w:rPr>
          <w:w w:val="105"/>
          <w:lang w:val="en-US"/>
        </w:rPr>
        <w:t>:</w:t>
      </w:r>
      <w:r>
        <w:rPr>
          <w:spacing w:val="-2"/>
          <w:w w:val="105"/>
          <w:lang w:val="en-US"/>
        </w:rPr>
        <w:t xml:space="preserve"> </w:t>
      </w:r>
      <w:r>
        <w:rPr>
          <w:w w:val="105"/>
          <w:lang w:val="en-US"/>
        </w:rPr>
        <w:t>A</w:t>
      </w:r>
      <w:r>
        <w:rPr>
          <w:spacing w:val="-2"/>
          <w:w w:val="105"/>
          <w:lang w:val="en-US"/>
        </w:rPr>
        <w:t xml:space="preserve"> </w:t>
      </w:r>
      <w:r>
        <w:rPr>
          <w:w w:val="105"/>
          <w:lang w:val="en-US"/>
        </w:rPr>
        <w:t xml:space="preserve">Pilot Study. </w:t>
      </w:r>
      <w:r>
        <w:rPr>
          <w:rFonts w:ascii="Palatino Linotype"/>
          <w:i/>
          <w:w w:val="105"/>
          <w:lang w:val="en-US"/>
        </w:rPr>
        <w:t>Journal of Marketing</w:t>
      </w:r>
      <w:r>
        <w:rPr>
          <w:w w:val="105"/>
          <w:lang w:val="en-US"/>
        </w:rPr>
        <w:t xml:space="preserve">, </w:t>
      </w:r>
      <w:r>
        <w:rPr>
          <w:rFonts w:ascii="Palatino Linotype"/>
          <w:i/>
          <w:w w:val="105"/>
          <w:lang w:val="en-US"/>
        </w:rPr>
        <w:t>47</w:t>
      </w:r>
      <w:r>
        <w:rPr>
          <w:w w:val="105"/>
          <w:lang w:val="en-US"/>
        </w:rPr>
        <w:t xml:space="preserve">, 68. </w:t>
      </w:r>
      <w:hyperlink r:id="rId84">
        <w:r>
          <w:rPr>
            <w:w w:val="105"/>
            <w:lang w:val="en-US"/>
          </w:rPr>
          <w:t>https://doi.org/10.2307/3203428</w:t>
        </w:r>
      </w:hyperlink>
    </w:p>
    <w:p w14:paraId="73F1FA33" w14:textId="77777777" w:rsidR="00C91026" w:rsidRDefault="00A75B0C">
      <w:pPr>
        <w:pStyle w:val="Corpsdetexte"/>
        <w:spacing w:before="117" w:line="288" w:lineRule="auto"/>
        <w:ind w:left="709" w:right="497" w:hanging="567"/>
        <w:rPr>
          <w:lang w:val="en-US"/>
        </w:rPr>
      </w:pPr>
      <w:bookmarkStart w:id="226" w:name="_bookmark125"/>
      <w:bookmarkEnd w:id="226"/>
      <w:r>
        <w:rPr>
          <w:w w:val="105"/>
          <w:lang w:val="en-US"/>
        </w:rPr>
        <w:t xml:space="preserve">Rui, H., Liu, Y., &amp; </w:t>
      </w:r>
      <w:proofErr w:type="spellStart"/>
      <w:r>
        <w:rPr>
          <w:w w:val="105"/>
          <w:lang w:val="en-US"/>
        </w:rPr>
        <w:t>Whinston</w:t>
      </w:r>
      <w:proofErr w:type="spellEnd"/>
      <w:r>
        <w:rPr>
          <w:w w:val="105"/>
          <w:lang w:val="en-US"/>
        </w:rPr>
        <w:t>, A. (2013). Whose and what chatter matters</w:t>
      </w:r>
      <w:r>
        <w:rPr>
          <w:spacing w:val="-25"/>
          <w:w w:val="105"/>
          <w:lang w:val="en-US"/>
        </w:rPr>
        <w:t xml:space="preserve"> </w:t>
      </w:r>
      <w:r>
        <w:rPr>
          <w:w w:val="105"/>
          <w:lang w:val="en-US"/>
        </w:rPr>
        <w:t>? The effect</w:t>
      </w:r>
      <w:r>
        <w:rPr>
          <w:spacing w:val="40"/>
          <w:w w:val="105"/>
          <w:lang w:val="en-US"/>
        </w:rPr>
        <w:t xml:space="preserve"> </w:t>
      </w:r>
      <w:r>
        <w:rPr>
          <w:w w:val="105"/>
          <w:lang w:val="en-US"/>
        </w:rPr>
        <w:t xml:space="preserve">of tweets on movie sales. </w:t>
      </w:r>
      <w:r>
        <w:rPr>
          <w:rFonts w:ascii="Palatino Linotype"/>
          <w:i/>
          <w:w w:val="105"/>
          <w:lang w:val="en-US"/>
        </w:rPr>
        <w:t>Decision Support Systems</w:t>
      </w:r>
      <w:r>
        <w:rPr>
          <w:w w:val="105"/>
          <w:lang w:val="en-US"/>
        </w:rPr>
        <w:t xml:space="preserve">, </w:t>
      </w:r>
      <w:r>
        <w:rPr>
          <w:rFonts w:ascii="Palatino Linotype"/>
          <w:i/>
          <w:w w:val="105"/>
          <w:lang w:val="en-US"/>
        </w:rPr>
        <w:t>55</w:t>
      </w:r>
      <w:r>
        <w:rPr>
          <w:w w:val="105"/>
          <w:lang w:val="en-US"/>
        </w:rPr>
        <w:t xml:space="preserve">, 863-870. </w:t>
      </w:r>
      <w:hyperlink r:id="rId85">
        <w:r>
          <w:rPr>
            <w:spacing w:val="-2"/>
            <w:w w:val="105"/>
            <w:lang w:val="en-US"/>
          </w:rPr>
          <w:t>https://doi.org/10.1016/j.dss.2012.12.022</w:t>
        </w:r>
      </w:hyperlink>
    </w:p>
    <w:p w14:paraId="2518698B" w14:textId="77777777" w:rsidR="00C91026" w:rsidRDefault="00A75B0C">
      <w:pPr>
        <w:spacing w:before="117" w:line="266" w:lineRule="auto"/>
        <w:ind w:left="696" w:hanging="555"/>
        <w:rPr>
          <w:sz w:val="24"/>
          <w:lang w:val="en-US"/>
        </w:rPr>
      </w:pPr>
      <w:bookmarkStart w:id="227" w:name="_bookmark126"/>
      <w:bookmarkEnd w:id="227"/>
      <w:r>
        <w:rPr>
          <w:w w:val="105"/>
          <w:sz w:val="24"/>
          <w:lang w:val="en-US"/>
        </w:rPr>
        <w:t xml:space="preserve">Russell, J. A. (1980). A circumplex model of affect. </w:t>
      </w:r>
      <w:r>
        <w:rPr>
          <w:rFonts w:ascii="Palatino Linotype"/>
          <w:i/>
          <w:w w:val="105"/>
          <w:sz w:val="24"/>
          <w:lang w:val="en-US"/>
        </w:rPr>
        <w:t>Journal of Personality and Social Psychology</w:t>
      </w:r>
      <w:r>
        <w:rPr>
          <w:w w:val="105"/>
          <w:sz w:val="24"/>
          <w:lang w:val="en-US"/>
        </w:rPr>
        <w:t xml:space="preserve">, </w:t>
      </w:r>
      <w:r>
        <w:rPr>
          <w:rFonts w:ascii="Palatino Linotype"/>
          <w:i/>
          <w:w w:val="105"/>
          <w:sz w:val="24"/>
          <w:lang w:val="en-US"/>
        </w:rPr>
        <w:t>39</w:t>
      </w:r>
      <w:r>
        <w:rPr>
          <w:w w:val="105"/>
          <w:sz w:val="24"/>
          <w:lang w:val="en-US"/>
        </w:rPr>
        <w:t xml:space="preserve">, 1161-1178. </w:t>
      </w:r>
      <w:hyperlink r:id="rId86">
        <w:r>
          <w:rPr>
            <w:w w:val="105"/>
            <w:sz w:val="24"/>
            <w:lang w:val="en-US"/>
          </w:rPr>
          <w:t>https://doi.org/10.1037/h0077714</w:t>
        </w:r>
      </w:hyperlink>
    </w:p>
    <w:p w14:paraId="3495CC71" w14:textId="77777777" w:rsidR="00C91026" w:rsidRDefault="00C91026">
      <w:pPr>
        <w:spacing w:line="266" w:lineRule="auto"/>
        <w:rPr>
          <w:sz w:val="24"/>
          <w:lang w:val="en-US"/>
        </w:rPr>
        <w:sectPr w:rsidR="00C91026">
          <w:pgSz w:w="11910" w:h="16840"/>
          <w:pgMar w:top="1280" w:right="1133" w:bottom="1080" w:left="1275" w:header="0" w:footer="889" w:gutter="0"/>
          <w:cols w:space="720"/>
        </w:sectPr>
      </w:pPr>
    </w:p>
    <w:p w14:paraId="71D0E7CF" w14:textId="77777777" w:rsidR="00C91026" w:rsidRDefault="00A75B0C">
      <w:pPr>
        <w:spacing w:before="106" w:line="266" w:lineRule="auto"/>
        <w:ind w:left="690" w:right="522" w:hanging="549"/>
        <w:rPr>
          <w:sz w:val="24"/>
          <w:lang w:val="en-US"/>
        </w:rPr>
      </w:pPr>
      <w:bookmarkStart w:id="228" w:name="_bookmark127"/>
      <w:bookmarkEnd w:id="228"/>
      <w:r>
        <w:rPr>
          <w:w w:val="105"/>
          <w:sz w:val="24"/>
          <w:lang w:val="en-US"/>
        </w:rPr>
        <w:lastRenderedPageBreak/>
        <w:t xml:space="preserve">Russell, J. A. (1991). In defense of a prototype approach to emotion concepts. </w:t>
      </w:r>
      <w:r>
        <w:rPr>
          <w:rFonts w:ascii="Palatino Linotype"/>
          <w:i/>
          <w:w w:val="105"/>
          <w:sz w:val="24"/>
          <w:lang w:val="en-US"/>
        </w:rPr>
        <w:t>Journal of Personality and Social Psychology</w:t>
      </w:r>
      <w:r>
        <w:rPr>
          <w:w w:val="105"/>
          <w:sz w:val="24"/>
          <w:lang w:val="en-US"/>
        </w:rPr>
        <w:t xml:space="preserve">, </w:t>
      </w:r>
      <w:r>
        <w:rPr>
          <w:rFonts w:ascii="Palatino Linotype"/>
          <w:i/>
          <w:w w:val="105"/>
          <w:sz w:val="24"/>
          <w:lang w:val="en-US"/>
        </w:rPr>
        <w:t>60</w:t>
      </w:r>
      <w:r>
        <w:rPr>
          <w:w w:val="105"/>
          <w:sz w:val="24"/>
          <w:lang w:val="en-US"/>
        </w:rPr>
        <w:t>, 37-47.</w:t>
      </w:r>
    </w:p>
    <w:p w14:paraId="7659EB74" w14:textId="77777777" w:rsidR="00C91026" w:rsidRDefault="00A75B0C">
      <w:pPr>
        <w:pStyle w:val="Corpsdetexte"/>
        <w:spacing w:before="27"/>
        <w:ind w:left="709"/>
        <w:rPr>
          <w:lang w:val="en-US"/>
        </w:rPr>
      </w:pPr>
      <w:hyperlink r:id="rId87">
        <w:r>
          <w:rPr>
            <w:w w:val="105"/>
            <w:lang w:val="en-US"/>
          </w:rPr>
          <w:t>https://doi.org/10.1037/0022-</w:t>
        </w:r>
        <w:r>
          <w:rPr>
            <w:spacing w:val="-2"/>
            <w:w w:val="105"/>
            <w:lang w:val="en-US"/>
          </w:rPr>
          <w:t>3514.60.1.37</w:t>
        </w:r>
      </w:hyperlink>
    </w:p>
    <w:p w14:paraId="72AAB9B3" w14:textId="77777777" w:rsidR="00C91026" w:rsidRDefault="00A75B0C">
      <w:pPr>
        <w:pStyle w:val="Corpsdetexte"/>
        <w:spacing w:before="202" w:line="276" w:lineRule="auto"/>
        <w:ind w:left="697" w:right="202" w:hanging="555"/>
        <w:rPr>
          <w:lang w:val="en-US"/>
        </w:rPr>
      </w:pPr>
      <w:bookmarkStart w:id="229" w:name="_bookmark128"/>
      <w:bookmarkEnd w:id="229"/>
      <w:r>
        <w:rPr>
          <w:lang w:val="en-US"/>
        </w:rPr>
        <w:t>Russell,</w:t>
      </w:r>
      <w:r>
        <w:rPr>
          <w:spacing w:val="40"/>
          <w:lang w:val="en-US"/>
        </w:rPr>
        <w:t xml:space="preserve"> </w:t>
      </w:r>
      <w:r>
        <w:rPr>
          <w:lang w:val="en-US"/>
        </w:rPr>
        <w:t>J.</w:t>
      </w:r>
      <w:r>
        <w:rPr>
          <w:spacing w:val="40"/>
          <w:lang w:val="en-US"/>
        </w:rPr>
        <w:t xml:space="preserve"> </w:t>
      </w:r>
      <w:r>
        <w:rPr>
          <w:lang w:val="en-US"/>
        </w:rPr>
        <w:t>A.,</w:t>
      </w:r>
      <w:r>
        <w:rPr>
          <w:spacing w:val="40"/>
          <w:lang w:val="en-US"/>
        </w:rPr>
        <w:t xml:space="preserve"> </w:t>
      </w:r>
      <w:r>
        <w:rPr>
          <w:lang w:val="en-US"/>
        </w:rPr>
        <w:t>&amp;</w:t>
      </w:r>
      <w:r>
        <w:rPr>
          <w:spacing w:val="40"/>
          <w:lang w:val="en-US"/>
        </w:rPr>
        <w:t xml:space="preserve"> </w:t>
      </w:r>
      <w:r>
        <w:rPr>
          <w:lang w:val="en-US"/>
        </w:rPr>
        <w:t>Barrett,</w:t>
      </w:r>
      <w:r>
        <w:rPr>
          <w:spacing w:val="40"/>
          <w:lang w:val="en-US"/>
        </w:rPr>
        <w:t xml:space="preserve"> </w:t>
      </w:r>
      <w:r>
        <w:rPr>
          <w:lang w:val="en-US"/>
        </w:rPr>
        <w:t>L.</w:t>
      </w:r>
      <w:r>
        <w:rPr>
          <w:spacing w:val="40"/>
          <w:lang w:val="en-US"/>
        </w:rPr>
        <w:t xml:space="preserve"> </w:t>
      </w:r>
      <w:r>
        <w:rPr>
          <w:lang w:val="en-US"/>
        </w:rPr>
        <w:t>F.</w:t>
      </w:r>
      <w:r>
        <w:rPr>
          <w:spacing w:val="40"/>
          <w:lang w:val="en-US"/>
        </w:rPr>
        <w:t xml:space="preserve"> </w:t>
      </w:r>
      <w:r>
        <w:rPr>
          <w:lang w:val="en-US"/>
        </w:rPr>
        <w:t>(1999).</w:t>
      </w:r>
      <w:r>
        <w:rPr>
          <w:spacing w:val="40"/>
          <w:lang w:val="en-US"/>
        </w:rPr>
        <w:t xml:space="preserve"> </w:t>
      </w:r>
      <w:r>
        <w:rPr>
          <w:lang w:val="en-US"/>
        </w:rPr>
        <w:t>Core</w:t>
      </w:r>
      <w:r>
        <w:rPr>
          <w:spacing w:val="40"/>
          <w:lang w:val="en-US"/>
        </w:rPr>
        <w:t xml:space="preserve"> </w:t>
      </w:r>
      <w:r>
        <w:rPr>
          <w:lang w:val="en-US"/>
        </w:rPr>
        <w:t>affect,</w:t>
      </w:r>
      <w:r>
        <w:rPr>
          <w:spacing w:val="40"/>
          <w:lang w:val="en-US"/>
        </w:rPr>
        <w:t xml:space="preserve"> </w:t>
      </w:r>
      <w:r>
        <w:rPr>
          <w:lang w:val="en-US"/>
        </w:rPr>
        <w:t>prototypical</w:t>
      </w:r>
      <w:r>
        <w:rPr>
          <w:spacing w:val="40"/>
          <w:lang w:val="en-US"/>
        </w:rPr>
        <w:t xml:space="preserve"> </w:t>
      </w:r>
      <w:r>
        <w:rPr>
          <w:lang w:val="en-US"/>
        </w:rPr>
        <w:t>emotional</w:t>
      </w:r>
      <w:r>
        <w:rPr>
          <w:spacing w:val="40"/>
          <w:lang w:val="en-US"/>
        </w:rPr>
        <w:t xml:space="preserve"> </w:t>
      </w:r>
      <w:r>
        <w:rPr>
          <w:lang w:val="en-US"/>
        </w:rPr>
        <w:t>episodes,</w:t>
      </w:r>
      <w:r>
        <w:rPr>
          <w:spacing w:val="40"/>
          <w:lang w:val="en-US"/>
        </w:rPr>
        <w:t xml:space="preserve"> </w:t>
      </w:r>
      <w:r>
        <w:rPr>
          <w:lang w:val="en-US"/>
        </w:rPr>
        <w:t xml:space="preserve">and </w:t>
      </w:r>
      <w:r>
        <w:rPr>
          <w:w w:val="110"/>
          <w:lang w:val="en-US"/>
        </w:rPr>
        <w:t>other</w:t>
      </w:r>
      <w:r>
        <w:rPr>
          <w:spacing w:val="-5"/>
          <w:w w:val="110"/>
          <w:lang w:val="en-US"/>
        </w:rPr>
        <w:t xml:space="preserve"> </w:t>
      </w:r>
      <w:r>
        <w:rPr>
          <w:w w:val="110"/>
          <w:lang w:val="en-US"/>
        </w:rPr>
        <w:t>things</w:t>
      </w:r>
      <w:r>
        <w:rPr>
          <w:spacing w:val="-5"/>
          <w:w w:val="110"/>
          <w:lang w:val="en-US"/>
        </w:rPr>
        <w:t xml:space="preserve"> </w:t>
      </w:r>
      <w:r>
        <w:rPr>
          <w:w w:val="110"/>
          <w:lang w:val="en-US"/>
        </w:rPr>
        <w:t>called</w:t>
      </w:r>
      <w:r>
        <w:rPr>
          <w:spacing w:val="-5"/>
          <w:w w:val="110"/>
          <w:lang w:val="en-US"/>
        </w:rPr>
        <w:t xml:space="preserve"> </w:t>
      </w:r>
      <w:r>
        <w:rPr>
          <w:w w:val="110"/>
          <w:lang w:val="en-US"/>
        </w:rPr>
        <w:t>emotion</w:t>
      </w:r>
      <w:r>
        <w:rPr>
          <w:spacing w:val="-5"/>
          <w:w w:val="110"/>
          <w:lang w:val="en-US"/>
        </w:rPr>
        <w:t xml:space="preserve"> </w:t>
      </w:r>
      <w:r>
        <w:rPr>
          <w:w w:val="110"/>
          <w:lang w:val="en-US"/>
        </w:rPr>
        <w:t>:</w:t>
      </w:r>
      <w:r>
        <w:rPr>
          <w:spacing w:val="-5"/>
          <w:w w:val="110"/>
          <w:lang w:val="en-US"/>
        </w:rPr>
        <w:t xml:space="preserve"> </w:t>
      </w:r>
      <w:r>
        <w:rPr>
          <w:w w:val="110"/>
          <w:lang w:val="en-US"/>
        </w:rPr>
        <w:t>Dissecting</w:t>
      </w:r>
      <w:r>
        <w:rPr>
          <w:spacing w:val="-5"/>
          <w:w w:val="110"/>
          <w:lang w:val="en-US"/>
        </w:rPr>
        <w:t xml:space="preserve"> </w:t>
      </w:r>
      <w:r>
        <w:rPr>
          <w:w w:val="110"/>
          <w:lang w:val="en-US"/>
        </w:rPr>
        <w:t>the</w:t>
      </w:r>
      <w:r>
        <w:rPr>
          <w:spacing w:val="-5"/>
          <w:w w:val="110"/>
          <w:lang w:val="en-US"/>
        </w:rPr>
        <w:t xml:space="preserve"> </w:t>
      </w:r>
      <w:r>
        <w:rPr>
          <w:w w:val="110"/>
          <w:lang w:val="en-US"/>
        </w:rPr>
        <w:t>elephant.</w:t>
      </w:r>
      <w:r>
        <w:rPr>
          <w:spacing w:val="-5"/>
          <w:w w:val="110"/>
          <w:lang w:val="en-US"/>
        </w:rPr>
        <w:t xml:space="preserve"> </w:t>
      </w:r>
      <w:r>
        <w:rPr>
          <w:rFonts w:ascii="Palatino Linotype"/>
          <w:i/>
          <w:w w:val="110"/>
          <w:lang w:val="en-US"/>
        </w:rPr>
        <w:t xml:space="preserve">Journal of Personality and </w:t>
      </w:r>
      <w:r>
        <w:rPr>
          <w:rFonts w:ascii="Palatino Linotype"/>
          <w:i/>
          <w:lang w:val="en-US"/>
        </w:rPr>
        <w:t>Social</w:t>
      </w:r>
      <w:r>
        <w:rPr>
          <w:rFonts w:ascii="Palatino Linotype"/>
          <w:i/>
          <w:spacing w:val="80"/>
          <w:lang w:val="en-US"/>
        </w:rPr>
        <w:t xml:space="preserve"> </w:t>
      </w:r>
      <w:r>
        <w:rPr>
          <w:rFonts w:ascii="Palatino Linotype"/>
          <w:i/>
          <w:lang w:val="en-US"/>
        </w:rPr>
        <w:t>Psychology</w:t>
      </w:r>
      <w:r>
        <w:rPr>
          <w:lang w:val="en-US"/>
        </w:rPr>
        <w:t>,</w:t>
      </w:r>
      <w:r>
        <w:rPr>
          <w:spacing w:val="40"/>
          <w:lang w:val="en-US"/>
        </w:rPr>
        <w:t xml:space="preserve"> </w:t>
      </w:r>
      <w:r>
        <w:rPr>
          <w:rFonts w:ascii="Palatino Linotype"/>
          <w:i/>
          <w:lang w:val="en-US"/>
        </w:rPr>
        <w:t>76</w:t>
      </w:r>
      <w:r>
        <w:rPr>
          <w:lang w:val="en-US"/>
        </w:rPr>
        <w:t>,</w:t>
      </w:r>
      <w:r>
        <w:rPr>
          <w:spacing w:val="40"/>
          <w:lang w:val="en-US"/>
        </w:rPr>
        <w:t xml:space="preserve"> </w:t>
      </w:r>
      <w:r>
        <w:rPr>
          <w:lang w:val="en-US"/>
        </w:rPr>
        <w:t>805-819.</w:t>
      </w:r>
      <w:r>
        <w:rPr>
          <w:spacing w:val="40"/>
          <w:lang w:val="en-US"/>
        </w:rPr>
        <w:t xml:space="preserve"> </w:t>
      </w:r>
      <w:hyperlink r:id="rId88">
        <w:r>
          <w:rPr>
            <w:lang w:val="en-US"/>
          </w:rPr>
          <w:t>https://doi.org/10.1037/0022-3514.76.5.805</w:t>
        </w:r>
      </w:hyperlink>
    </w:p>
    <w:p w14:paraId="1AA2EBE9" w14:textId="77777777" w:rsidR="00C91026" w:rsidRDefault="00A75B0C">
      <w:pPr>
        <w:spacing w:before="105"/>
        <w:ind w:left="142"/>
        <w:rPr>
          <w:sz w:val="24"/>
          <w:lang w:val="en-US"/>
        </w:rPr>
      </w:pPr>
      <w:bookmarkStart w:id="230" w:name="_bookmark129"/>
      <w:bookmarkEnd w:id="230"/>
      <w:r>
        <w:rPr>
          <w:sz w:val="24"/>
          <w:lang w:val="en-US"/>
        </w:rPr>
        <w:t>Schlosberg,</w:t>
      </w:r>
      <w:r>
        <w:rPr>
          <w:spacing w:val="28"/>
          <w:sz w:val="24"/>
          <w:lang w:val="en-US"/>
        </w:rPr>
        <w:t xml:space="preserve"> </w:t>
      </w:r>
      <w:r>
        <w:rPr>
          <w:sz w:val="24"/>
          <w:lang w:val="en-US"/>
        </w:rPr>
        <w:t>H.</w:t>
      </w:r>
      <w:r>
        <w:rPr>
          <w:spacing w:val="29"/>
          <w:sz w:val="24"/>
          <w:lang w:val="en-US"/>
        </w:rPr>
        <w:t xml:space="preserve"> </w:t>
      </w:r>
      <w:r>
        <w:rPr>
          <w:sz w:val="24"/>
          <w:lang w:val="en-US"/>
        </w:rPr>
        <w:t>(1954).</w:t>
      </w:r>
      <w:r>
        <w:rPr>
          <w:spacing w:val="29"/>
          <w:sz w:val="24"/>
          <w:lang w:val="en-US"/>
        </w:rPr>
        <w:t xml:space="preserve"> </w:t>
      </w:r>
      <w:r>
        <w:rPr>
          <w:sz w:val="24"/>
          <w:lang w:val="en-US"/>
        </w:rPr>
        <w:t>Three</w:t>
      </w:r>
      <w:r>
        <w:rPr>
          <w:spacing w:val="29"/>
          <w:sz w:val="24"/>
          <w:lang w:val="en-US"/>
        </w:rPr>
        <w:t xml:space="preserve"> </w:t>
      </w:r>
      <w:r>
        <w:rPr>
          <w:sz w:val="24"/>
          <w:lang w:val="en-US"/>
        </w:rPr>
        <w:t>dimensions</w:t>
      </w:r>
      <w:r>
        <w:rPr>
          <w:spacing w:val="29"/>
          <w:sz w:val="24"/>
          <w:lang w:val="en-US"/>
        </w:rPr>
        <w:t xml:space="preserve"> </w:t>
      </w:r>
      <w:r>
        <w:rPr>
          <w:sz w:val="24"/>
          <w:lang w:val="en-US"/>
        </w:rPr>
        <w:t>of</w:t>
      </w:r>
      <w:r>
        <w:rPr>
          <w:spacing w:val="29"/>
          <w:sz w:val="24"/>
          <w:lang w:val="en-US"/>
        </w:rPr>
        <w:t xml:space="preserve"> </w:t>
      </w:r>
      <w:r>
        <w:rPr>
          <w:sz w:val="24"/>
          <w:lang w:val="en-US"/>
        </w:rPr>
        <w:t>emotion.</w:t>
      </w:r>
      <w:r>
        <w:rPr>
          <w:spacing w:val="29"/>
          <w:sz w:val="24"/>
          <w:lang w:val="en-US"/>
        </w:rPr>
        <w:t xml:space="preserve"> </w:t>
      </w:r>
      <w:r>
        <w:rPr>
          <w:rFonts w:ascii="Palatino Linotype"/>
          <w:i/>
          <w:sz w:val="24"/>
          <w:lang w:val="en-US"/>
        </w:rPr>
        <w:t>Psychological</w:t>
      </w:r>
      <w:r>
        <w:rPr>
          <w:rFonts w:ascii="Palatino Linotype"/>
          <w:i/>
          <w:spacing w:val="36"/>
          <w:sz w:val="24"/>
          <w:lang w:val="en-US"/>
        </w:rPr>
        <w:t xml:space="preserve"> </w:t>
      </w:r>
      <w:r>
        <w:rPr>
          <w:rFonts w:ascii="Palatino Linotype"/>
          <w:i/>
          <w:sz w:val="24"/>
          <w:lang w:val="en-US"/>
        </w:rPr>
        <w:t>Review</w:t>
      </w:r>
      <w:r>
        <w:rPr>
          <w:sz w:val="24"/>
          <w:lang w:val="en-US"/>
        </w:rPr>
        <w:t>,</w:t>
      </w:r>
      <w:r>
        <w:rPr>
          <w:spacing w:val="29"/>
          <w:sz w:val="24"/>
          <w:lang w:val="en-US"/>
        </w:rPr>
        <w:t xml:space="preserve"> </w:t>
      </w:r>
      <w:r>
        <w:rPr>
          <w:rFonts w:ascii="Palatino Linotype"/>
          <w:i/>
          <w:sz w:val="24"/>
          <w:lang w:val="en-US"/>
        </w:rPr>
        <w:t>61</w:t>
      </w:r>
      <w:r>
        <w:rPr>
          <w:sz w:val="24"/>
          <w:lang w:val="en-US"/>
        </w:rPr>
        <w:t>,</w:t>
      </w:r>
      <w:r>
        <w:rPr>
          <w:spacing w:val="29"/>
          <w:sz w:val="24"/>
          <w:lang w:val="en-US"/>
        </w:rPr>
        <w:t xml:space="preserve"> </w:t>
      </w:r>
      <w:r>
        <w:rPr>
          <w:sz w:val="24"/>
          <w:lang w:val="en-US"/>
        </w:rPr>
        <w:t>81-</w:t>
      </w:r>
      <w:r>
        <w:rPr>
          <w:spacing w:val="-5"/>
          <w:sz w:val="24"/>
          <w:lang w:val="en-US"/>
        </w:rPr>
        <w:t>88.</w:t>
      </w:r>
    </w:p>
    <w:p w14:paraId="77410210" w14:textId="77777777" w:rsidR="00C91026" w:rsidRDefault="00A75B0C">
      <w:pPr>
        <w:spacing w:before="154" w:line="285" w:lineRule="auto"/>
        <w:ind w:left="709" w:right="791" w:hanging="567"/>
        <w:rPr>
          <w:sz w:val="24"/>
          <w:lang w:val="en-US"/>
        </w:rPr>
      </w:pPr>
      <w:bookmarkStart w:id="231" w:name="_bookmark130"/>
      <w:bookmarkEnd w:id="231"/>
      <w:r>
        <w:rPr>
          <w:w w:val="105"/>
          <w:sz w:val="24"/>
          <w:lang w:val="en-US"/>
        </w:rPr>
        <w:t xml:space="preserve">Schmitt, B. (1999). Experiential Marketing. </w:t>
      </w:r>
      <w:r>
        <w:rPr>
          <w:rFonts w:ascii="Palatino Linotype"/>
          <w:i/>
          <w:w w:val="105"/>
          <w:sz w:val="24"/>
          <w:lang w:val="en-US"/>
        </w:rPr>
        <w:t>Journal of Marketing Management</w:t>
      </w:r>
      <w:r>
        <w:rPr>
          <w:w w:val="105"/>
          <w:sz w:val="24"/>
          <w:lang w:val="en-US"/>
        </w:rPr>
        <w:t xml:space="preserve">, </w:t>
      </w:r>
      <w:r>
        <w:rPr>
          <w:rFonts w:ascii="Palatino Linotype"/>
          <w:i/>
          <w:w w:val="105"/>
          <w:sz w:val="24"/>
          <w:lang w:val="en-US"/>
        </w:rPr>
        <w:t>15</w:t>
      </w:r>
      <w:r>
        <w:rPr>
          <w:w w:val="105"/>
          <w:sz w:val="24"/>
          <w:lang w:val="en-US"/>
        </w:rPr>
        <w:t xml:space="preserve">, 53-67. </w:t>
      </w:r>
      <w:hyperlink r:id="rId89">
        <w:r>
          <w:rPr>
            <w:w w:val="105"/>
            <w:sz w:val="24"/>
            <w:lang w:val="en-US"/>
          </w:rPr>
          <w:t>https://doi.org/10.1362/026725799784870496</w:t>
        </w:r>
      </w:hyperlink>
    </w:p>
    <w:p w14:paraId="13F91767" w14:textId="77777777" w:rsidR="00C91026" w:rsidRDefault="00A75B0C">
      <w:pPr>
        <w:spacing w:before="123" w:line="266" w:lineRule="auto"/>
        <w:ind w:left="691" w:right="412" w:hanging="549"/>
        <w:rPr>
          <w:sz w:val="24"/>
          <w:lang w:val="en-US"/>
        </w:rPr>
      </w:pPr>
      <w:bookmarkStart w:id="232" w:name="_bookmark131"/>
      <w:bookmarkEnd w:id="232"/>
      <w:r>
        <w:rPr>
          <w:sz w:val="24"/>
          <w:lang w:val="en-US"/>
        </w:rPr>
        <w:t>Schmitt,</w:t>
      </w:r>
      <w:r>
        <w:rPr>
          <w:spacing w:val="36"/>
          <w:sz w:val="24"/>
          <w:lang w:val="en-US"/>
        </w:rPr>
        <w:t xml:space="preserve"> </w:t>
      </w:r>
      <w:r>
        <w:rPr>
          <w:sz w:val="24"/>
          <w:lang w:val="en-US"/>
        </w:rPr>
        <w:t>B.</w:t>
      </w:r>
      <w:r>
        <w:rPr>
          <w:spacing w:val="36"/>
          <w:sz w:val="24"/>
          <w:lang w:val="en-US"/>
        </w:rPr>
        <w:t xml:space="preserve"> </w:t>
      </w:r>
      <w:r>
        <w:rPr>
          <w:sz w:val="24"/>
          <w:lang w:val="en-US"/>
        </w:rPr>
        <w:t>H.</w:t>
      </w:r>
      <w:r>
        <w:rPr>
          <w:spacing w:val="36"/>
          <w:sz w:val="24"/>
          <w:lang w:val="en-US"/>
        </w:rPr>
        <w:t xml:space="preserve"> </w:t>
      </w:r>
      <w:r>
        <w:rPr>
          <w:sz w:val="24"/>
          <w:lang w:val="en-US"/>
        </w:rPr>
        <w:t>(2003).</w:t>
      </w:r>
      <w:r>
        <w:rPr>
          <w:spacing w:val="36"/>
          <w:sz w:val="24"/>
          <w:lang w:val="en-US"/>
        </w:rPr>
        <w:t xml:space="preserve"> </w:t>
      </w:r>
      <w:r>
        <w:rPr>
          <w:rFonts w:ascii="Palatino Linotype"/>
          <w:i/>
          <w:sz w:val="24"/>
          <w:lang w:val="en-US"/>
        </w:rPr>
        <w:t>Customer</w:t>
      </w:r>
      <w:r>
        <w:rPr>
          <w:rFonts w:ascii="Palatino Linotype"/>
          <w:i/>
          <w:spacing w:val="40"/>
          <w:sz w:val="24"/>
          <w:lang w:val="en-US"/>
        </w:rPr>
        <w:t xml:space="preserve"> </w:t>
      </w:r>
      <w:r>
        <w:rPr>
          <w:rFonts w:ascii="Palatino Linotype"/>
          <w:i/>
          <w:sz w:val="24"/>
          <w:lang w:val="en-US"/>
        </w:rPr>
        <w:t>Experience</w:t>
      </w:r>
      <w:r>
        <w:rPr>
          <w:rFonts w:ascii="Palatino Linotype"/>
          <w:i/>
          <w:spacing w:val="40"/>
          <w:sz w:val="24"/>
          <w:lang w:val="en-US"/>
        </w:rPr>
        <w:t xml:space="preserve"> </w:t>
      </w:r>
      <w:r>
        <w:rPr>
          <w:rFonts w:ascii="Palatino Linotype"/>
          <w:i/>
          <w:sz w:val="24"/>
          <w:lang w:val="en-US"/>
        </w:rPr>
        <w:t>Management</w:t>
      </w:r>
      <w:r>
        <w:rPr>
          <w:rFonts w:ascii="Palatino Linotype"/>
          <w:i/>
          <w:spacing w:val="40"/>
          <w:sz w:val="24"/>
          <w:lang w:val="en-US"/>
        </w:rPr>
        <w:t xml:space="preserve"> </w:t>
      </w:r>
      <w:r>
        <w:rPr>
          <w:rFonts w:ascii="Palatino Linotype"/>
          <w:i/>
          <w:sz w:val="24"/>
          <w:lang w:val="en-US"/>
        </w:rPr>
        <w:t>:</w:t>
      </w:r>
      <w:r>
        <w:rPr>
          <w:rFonts w:ascii="Palatino Linotype"/>
          <w:i/>
          <w:spacing w:val="40"/>
          <w:sz w:val="24"/>
          <w:lang w:val="en-US"/>
        </w:rPr>
        <w:t xml:space="preserve"> </w:t>
      </w:r>
      <w:r>
        <w:rPr>
          <w:rFonts w:ascii="Palatino Linotype"/>
          <w:i/>
          <w:sz w:val="24"/>
          <w:lang w:val="en-US"/>
        </w:rPr>
        <w:t>A</w:t>
      </w:r>
      <w:r>
        <w:rPr>
          <w:rFonts w:ascii="Palatino Linotype"/>
          <w:i/>
          <w:spacing w:val="40"/>
          <w:sz w:val="24"/>
          <w:lang w:val="en-US"/>
        </w:rPr>
        <w:t xml:space="preserve"> </w:t>
      </w:r>
      <w:r>
        <w:rPr>
          <w:rFonts w:ascii="Palatino Linotype"/>
          <w:i/>
          <w:sz w:val="24"/>
          <w:lang w:val="en-US"/>
        </w:rPr>
        <w:t>Revolutionary</w:t>
      </w:r>
      <w:r>
        <w:rPr>
          <w:rFonts w:ascii="Palatino Linotype"/>
          <w:i/>
          <w:spacing w:val="40"/>
          <w:sz w:val="24"/>
          <w:lang w:val="en-US"/>
        </w:rPr>
        <w:t xml:space="preserve"> </w:t>
      </w:r>
      <w:r>
        <w:rPr>
          <w:rFonts w:ascii="Palatino Linotype"/>
          <w:i/>
          <w:sz w:val="24"/>
          <w:lang w:val="en-US"/>
        </w:rPr>
        <w:t>Approach to</w:t>
      </w:r>
      <w:r>
        <w:rPr>
          <w:rFonts w:ascii="Palatino Linotype"/>
          <w:i/>
          <w:spacing w:val="40"/>
          <w:sz w:val="24"/>
          <w:lang w:val="en-US"/>
        </w:rPr>
        <w:t xml:space="preserve"> </w:t>
      </w:r>
      <w:r>
        <w:rPr>
          <w:rFonts w:ascii="Palatino Linotype"/>
          <w:i/>
          <w:sz w:val="24"/>
          <w:lang w:val="en-US"/>
        </w:rPr>
        <w:t>Connecting</w:t>
      </w:r>
      <w:r>
        <w:rPr>
          <w:rFonts w:ascii="Palatino Linotype"/>
          <w:i/>
          <w:spacing w:val="40"/>
          <w:sz w:val="24"/>
          <w:lang w:val="en-US"/>
        </w:rPr>
        <w:t xml:space="preserve"> </w:t>
      </w:r>
      <w:r>
        <w:rPr>
          <w:rFonts w:ascii="Palatino Linotype"/>
          <w:i/>
          <w:sz w:val="24"/>
          <w:lang w:val="en-US"/>
        </w:rPr>
        <w:t>with</w:t>
      </w:r>
      <w:r>
        <w:rPr>
          <w:rFonts w:ascii="Palatino Linotype"/>
          <w:i/>
          <w:spacing w:val="40"/>
          <w:sz w:val="24"/>
          <w:lang w:val="en-US"/>
        </w:rPr>
        <w:t xml:space="preserve"> </w:t>
      </w:r>
      <w:r>
        <w:rPr>
          <w:rFonts w:ascii="Palatino Linotype"/>
          <w:i/>
          <w:sz w:val="24"/>
          <w:lang w:val="en-US"/>
        </w:rPr>
        <w:t>Your</w:t>
      </w:r>
      <w:r>
        <w:rPr>
          <w:rFonts w:ascii="Palatino Linotype"/>
          <w:i/>
          <w:spacing w:val="40"/>
          <w:sz w:val="24"/>
          <w:lang w:val="en-US"/>
        </w:rPr>
        <w:t xml:space="preserve"> </w:t>
      </w:r>
      <w:r>
        <w:rPr>
          <w:rFonts w:ascii="Palatino Linotype"/>
          <w:i/>
          <w:sz w:val="24"/>
          <w:lang w:val="en-US"/>
        </w:rPr>
        <w:t>Customers</w:t>
      </w:r>
      <w:r>
        <w:rPr>
          <w:sz w:val="24"/>
          <w:lang w:val="en-US"/>
        </w:rPr>
        <w:t>.</w:t>
      </w:r>
      <w:r>
        <w:rPr>
          <w:spacing w:val="40"/>
          <w:sz w:val="24"/>
          <w:lang w:val="en-US"/>
        </w:rPr>
        <w:t xml:space="preserve"> </w:t>
      </w:r>
      <w:r>
        <w:rPr>
          <w:sz w:val="24"/>
          <w:lang w:val="en-US"/>
        </w:rPr>
        <w:t>John</w:t>
      </w:r>
      <w:r>
        <w:rPr>
          <w:spacing w:val="40"/>
          <w:sz w:val="24"/>
          <w:lang w:val="en-US"/>
        </w:rPr>
        <w:t xml:space="preserve"> </w:t>
      </w:r>
      <w:r>
        <w:rPr>
          <w:sz w:val="24"/>
          <w:lang w:val="en-US"/>
        </w:rPr>
        <w:t>Wiley</w:t>
      </w:r>
      <w:r>
        <w:rPr>
          <w:spacing w:val="40"/>
          <w:sz w:val="24"/>
          <w:lang w:val="en-US"/>
        </w:rPr>
        <w:t xml:space="preserve"> </w:t>
      </w:r>
      <w:r>
        <w:rPr>
          <w:sz w:val="24"/>
          <w:lang w:val="en-US"/>
        </w:rPr>
        <w:t>&amp;</w:t>
      </w:r>
      <w:r>
        <w:rPr>
          <w:spacing w:val="40"/>
          <w:sz w:val="24"/>
          <w:lang w:val="en-US"/>
        </w:rPr>
        <w:t xml:space="preserve"> </w:t>
      </w:r>
      <w:r>
        <w:rPr>
          <w:sz w:val="24"/>
          <w:lang w:val="en-US"/>
        </w:rPr>
        <w:t>Sons.</w:t>
      </w:r>
    </w:p>
    <w:p w14:paraId="560379FF" w14:textId="77777777" w:rsidR="00C91026" w:rsidRDefault="00A75B0C">
      <w:pPr>
        <w:pStyle w:val="Corpsdetexte"/>
        <w:spacing w:before="146" w:line="288" w:lineRule="auto"/>
        <w:ind w:left="700" w:hanging="559"/>
        <w:rPr>
          <w:lang w:val="en-US"/>
        </w:rPr>
      </w:pPr>
      <w:bookmarkStart w:id="233" w:name="_bookmark132"/>
      <w:bookmarkEnd w:id="233"/>
      <w:r>
        <w:rPr>
          <w:w w:val="105"/>
          <w:lang w:val="en-US"/>
        </w:rPr>
        <w:t xml:space="preserve">Singh, J. (1988). Consumer Complaint Intentions and Behavior : Definitional and Taxonomical Issues. </w:t>
      </w:r>
      <w:r>
        <w:rPr>
          <w:rFonts w:ascii="Palatino Linotype"/>
          <w:i/>
          <w:w w:val="105"/>
          <w:lang w:val="en-US"/>
        </w:rPr>
        <w:t>Journal of Marketing</w:t>
      </w:r>
      <w:r>
        <w:rPr>
          <w:w w:val="105"/>
          <w:lang w:val="en-US"/>
        </w:rPr>
        <w:t xml:space="preserve">, </w:t>
      </w:r>
      <w:r>
        <w:rPr>
          <w:rFonts w:ascii="Palatino Linotype"/>
          <w:i/>
          <w:w w:val="105"/>
          <w:lang w:val="en-US"/>
        </w:rPr>
        <w:t>52</w:t>
      </w:r>
      <w:r>
        <w:rPr>
          <w:w w:val="105"/>
          <w:lang w:val="en-US"/>
        </w:rPr>
        <w:t xml:space="preserve">. </w:t>
      </w:r>
      <w:hyperlink r:id="rId90">
        <w:r>
          <w:rPr>
            <w:spacing w:val="-2"/>
            <w:w w:val="105"/>
            <w:lang w:val="en-US"/>
          </w:rPr>
          <w:t>https://doi.org/10.1177/002224298805200108</w:t>
        </w:r>
      </w:hyperlink>
    </w:p>
    <w:p w14:paraId="5E6C1296" w14:textId="77777777" w:rsidR="00C91026" w:rsidRDefault="00A75B0C">
      <w:pPr>
        <w:spacing w:before="116" w:line="300" w:lineRule="auto"/>
        <w:ind w:left="709" w:hanging="567"/>
        <w:rPr>
          <w:sz w:val="24"/>
          <w:lang w:val="en-US"/>
        </w:rPr>
      </w:pPr>
      <w:bookmarkStart w:id="234" w:name="_bookmark133"/>
      <w:bookmarkEnd w:id="234"/>
      <w:r>
        <w:rPr>
          <w:w w:val="105"/>
          <w:sz w:val="24"/>
          <w:lang w:val="en-US"/>
        </w:rPr>
        <w:t xml:space="preserve">Spinoza, B. (1677). </w:t>
      </w:r>
      <w:r>
        <w:rPr>
          <w:rFonts w:ascii="Palatino Linotype"/>
          <w:i/>
          <w:w w:val="105"/>
          <w:sz w:val="24"/>
          <w:lang w:val="en-US"/>
        </w:rPr>
        <w:t xml:space="preserve">Ethics, Demonstrated in Geometrical Order </w:t>
      </w:r>
      <w:r>
        <w:rPr>
          <w:w w:val="105"/>
          <w:sz w:val="24"/>
          <w:lang w:val="en-US"/>
        </w:rPr>
        <w:t>(E. Curley, Trad.) [Originally published posthumously in Latin as *</w:t>
      </w:r>
      <w:proofErr w:type="spellStart"/>
      <w:r>
        <w:rPr>
          <w:w w:val="105"/>
          <w:sz w:val="24"/>
          <w:lang w:val="en-US"/>
        </w:rPr>
        <w:t>Ethica</w:t>
      </w:r>
      <w:proofErr w:type="spellEnd"/>
      <w:r>
        <w:rPr>
          <w:w w:val="105"/>
          <w:sz w:val="24"/>
          <w:lang w:val="en-US"/>
        </w:rPr>
        <w:t xml:space="preserve">, </w:t>
      </w:r>
      <w:proofErr w:type="spellStart"/>
      <w:r>
        <w:rPr>
          <w:w w:val="105"/>
          <w:sz w:val="24"/>
          <w:lang w:val="en-US"/>
        </w:rPr>
        <w:t>Ordine</w:t>
      </w:r>
      <w:proofErr w:type="spellEnd"/>
      <w:r>
        <w:rPr>
          <w:w w:val="105"/>
          <w:sz w:val="24"/>
          <w:lang w:val="en-US"/>
        </w:rPr>
        <w:t xml:space="preserve"> </w:t>
      </w:r>
      <w:proofErr w:type="spellStart"/>
      <w:r>
        <w:rPr>
          <w:w w:val="105"/>
          <w:sz w:val="24"/>
          <w:lang w:val="en-US"/>
        </w:rPr>
        <w:t>Geometrico</w:t>
      </w:r>
      <w:proofErr w:type="spellEnd"/>
      <w:r>
        <w:rPr>
          <w:w w:val="105"/>
          <w:sz w:val="24"/>
          <w:lang w:val="en-US"/>
        </w:rPr>
        <w:t xml:space="preserve"> </w:t>
      </w:r>
      <w:proofErr w:type="spellStart"/>
      <w:r>
        <w:rPr>
          <w:w w:val="105"/>
          <w:sz w:val="24"/>
          <w:lang w:val="en-US"/>
        </w:rPr>
        <w:t>Demonstrata</w:t>
      </w:r>
      <w:proofErr w:type="spellEnd"/>
      <w:r>
        <w:rPr>
          <w:w w:val="105"/>
          <w:sz w:val="24"/>
          <w:lang w:val="en-US"/>
        </w:rPr>
        <w:t>*]. Penguin Classics.</w:t>
      </w:r>
    </w:p>
    <w:p w14:paraId="7311F45B" w14:textId="77777777" w:rsidR="00C91026" w:rsidRDefault="00A75B0C">
      <w:pPr>
        <w:spacing w:before="101" w:line="266" w:lineRule="auto"/>
        <w:ind w:left="695" w:hanging="553"/>
        <w:rPr>
          <w:sz w:val="24"/>
          <w:lang w:val="en-US"/>
        </w:rPr>
      </w:pPr>
      <w:bookmarkStart w:id="235" w:name="_bookmark134"/>
      <w:bookmarkEnd w:id="235"/>
      <w:r>
        <w:rPr>
          <w:sz w:val="24"/>
          <w:lang w:val="en-US"/>
        </w:rPr>
        <w:t>Tax,</w:t>
      </w:r>
      <w:r>
        <w:rPr>
          <w:spacing w:val="29"/>
          <w:sz w:val="24"/>
          <w:lang w:val="en-US"/>
        </w:rPr>
        <w:t xml:space="preserve"> </w:t>
      </w:r>
      <w:r>
        <w:rPr>
          <w:sz w:val="24"/>
          <w:lang w:val="en-US"/>
        </w:rPr>
        <w:t>S.</w:t>
      </w:r>
      <w:r>
        <w:rPr>
          <w:spacing w:val="29"/>
          <w:sz w:val="24"/>
          <w:lang w:val="en-US"/>
        </w:rPr>
        <w:t xml:space="preserve"> </w:t>
      </w:r>
      <w:r>
        <w:rPr>
          <w:sz w:val="24"/>
          <w:lang w:val="en-US"/>
        </w:rPr>
        <w:t>S.,</w:t>
      </w:r>
      <w:r>
        <w:rPr>
          <w:spacing w:val="29"/>
          <w:sz w:val="24"/>
          <w:lang w:val="en-US"/>
        </w:rPr>
        <w:t xml:space="preserve"> </w:t>
      </w:r>
      <w:r>
        <w:rPr>
          <w:sz w:val="24"/>
          <w:lang w:val="en-US"/>
        </w:rPr>
        <w:t>&amp;</w:t>
      </w:r>
      <w:r>
        <w:rPr>
          <w:spacing w:val="29"/>
          <w:sz w:val="24"/>
          <w:lang w:val="en-US"/>
        </w:rPr>
        <w:t xml:space="preserve"> </w:t>
      </w:r>
      <w:r>
        <w:rPr>
          <w:sz w:val="24"/>
          <w:lang w:val="en-US"/>
        </w:rPr>
        <w:t>Brown,</w:t>
      </w:r>
      <w:r>
        <w:rPr>
          <w:spacing w:val="29"/>
          <w:sz w:val="24"/>
          <w:lang w:val="en-US"/>
        </w:rPr>
        <w:t xml:space="preserve"> </w:t>
      </w:r>
      <w:r>
        <w:rPr>
          <w:sz w:val="24"/>
          <w:lang w:val="en-US"/>
        </w:rPr>
        <w:t>S.</w:t>
      </w:r>
      <w:r>
        <w:rPr>
          <w:spacing w:val="29"/>
          <w:sz w:val="24"/>
          <w:lang w:val="en-US"/>
        </w:rPr>
        <w:t xml:space="preserve"> </w:t>
      </w:r>
      <w:r>
        <w:rPr>
          <w:sz w:val="24"/>
          <w:lang w:val="en-US"/>
        </w:rPr>
        <w:t>W.</w:t>
      </w:r>
      <w:r>
        <w:rPr>
          <w:spacing w:val="29"/>
          <w:sz w:val="24"/>
          <w:lang w:val="en-US"/>
        </w:rPr>
        <w:t xml:space="preserve"> </w:t>
      </w:r>
      <w:r>
        <w:rPr>
          <w:sz w:val="24"/>
          <w:lang w:val="en-US"/>
        </w:rPr>
        <w:t>(1998).</w:t>
      </w:r>
      <w:r>
        <w:rPr>
          <w:spacing w:val="29"/>
          <w:sz w:val="24"/>
          <w:lang w:val="en-US"/>
        </w:rPr>
        <w:t xml:space="preserve"> </w:t>
      </w:r>
      <w:r>
        <w:rPr>
          <w:sz w:val="24"/>
          <w:lang w:val="en-US"/>
        </w:rPr>
        <w:t>Recovering</w:t>
      </w:r>
      <w:r>
        <w:rPr>
          <w:spacing w:val="29"/>
          <w:sz w:val="24"/>
          <w:lang w:val="en-US"/>
        </w:rPr>
        <w:t xml:space="preserve"> </w:t>
      </w:r>
      <w:r>
        <w:rPr>
          <w:sz w:val="24"/>
          <w:lang w:val="en-US"/>
        </w:rPr>
        <w:t>and</w:t>
      </w:r>
      <w:r>
        <w:rPr>
          <w:spacing w:val="29"/>
          <w:sz w:val="24"/>
          <w:lang w:val="en-US"/>
        </w:rPr>
        <w:t xml:space="preserve"> </w:t>
      </w:r>
      <w:r>
        <w:rPr>
          <w:sz w:val="24"/>
          <w:lang w:val="en-US"/>
        </w:rPr>
        <w:t>Leaming</w:t>
      </w:r>
      <w:r>
        <w:rPr>
          <w:spacing w:val="29"/>
          <w:sz w:val="24"/>
          <w:lang w:val="en-US"/>
        </w:rPr>
        <w:t xml:space="preserve"> </w:t>
      </w:r>
      <w:r>
        <w:rPr>
          <w:sz w:val="24"/>
          <w:lang w:val="en-US"/>
        </w:rPr>
        <w:t>from</w:t>
      </w:r>
      <w:r>
        <w:rPr>
          <w:spacing w:val="29"/>
          <w:sz w:val="24"/>
          <w:lang w:val="en-US"/>
        </w:rPr>
        <w:t xml:space="preserve"> </w:t>
      </w:r>
      <w:r>
        <w:rPr>
          <w:sz w:val="24"/>
          <w:lang w:val="en-US"/>
        </w:rPr>
        <w:t>Service</w:t>
      </w:r>
      <w:r>
        <w:rPr>
          <w:spacing w:val="29"/>
          <w:sz w:val="24"/>
          <w:lang w:val="en-US"/>
        </w:rPr>
        <w:t xml:space="preserve"> </w:t>
      </w:r>
      <w:r>
        <w:rPr>
          <w:sz w:val="24"/>
          <w:lang w:val="en-US"/>
        </w:rPr>
        <w:t>Failure.</w:t>
      </w:r>
      <w:r>
        <w:rPr>
          <w:spacing w:val="29"/>
          <w:sz w:val="24"/>
          <w:lang w:val="en-US"/>
        </w:rPr>
        <w:t xml:space="preserve"> </w:t>
      </w:r>
      <w:r>
        <w:rPr>
          <w:rFonts w:ascii="Palatino Linotype"/>
          <w:i/>
          <w:sz w:val="24"/>
          <w:lang w:val="en-US"/>
        </w:rPr>
        <w:t>Sloan Management Review</w:t>
      </w:r>
      <w:r>
        <w:rPr>
          <w:sz w:val="24"/>
          <w:lang w:val="en-US"/>
        </w:rPr>
        <w:t xml:space="preserve">, </w:t>
      </w:r>
      <w:r>
        <w:rPr>
          <w:rFonts w:ascii="Palatino Linotype"/>
          <w:i/>
          <w:sz w:val="24"/>
          <w:lang w:val="en-US"/>
        </w:rPr>
        <w:t>40</w:t>
      </w:r>
      <w:r>
        <w:rPr>
          <w:sz w:val="24"/>
          <w:lang w:val="en-US"/>
        </w:rPr>
        <w:t>.</w:t>
      </w:r>
    </w:p>
    <w:p w14:paraId="12D84E88" w14:textId="77777777" w:rsidR="00C91026" w:rsidRDefault="00A75B0C">
      <w:pPr>
        <w:pStyle w:val="Corpsdetexte"/>
        <w:spacing w:before="145" w:line="276" w:lineRule="auto"/>
        <w:ind w:left="690" w:right="341" w:hanging="549"/>
        <w:rPr>
          <w:lang w:val="en-US"/>
        </w:rPr>
      </w:pPr>
      <w:bookmarkStart w:id="236" w:name="_bookmark135"/>
      <w:bookmarkEnd w:id="236"/>
      <w:r>
        <w:rPr>
          <w:w w:val="105"/>
          <w:lang w:val="en-US"/>
        </w:rPr>
        <w:t xml:space="preserve">Tax, S. S., Brown, S. W., &amp; </w:t>
      </w:r>
      <w:proofErr w:type="spellStart"/>
      <w:r>
        <w:rPr>
          <w:w w:val="105"/>
          <w:lang w:val="en-US"/>
        </w:rPr>
        <w:t>Chandrashekaran</w:t>
      </w:r>
      <w:proofErr w:type="spellEnd"/>
      <w:r>
        <w:rPr>
          <w:w w:val="105"/>
          <w:lang w:val="en-US"/>
        </w:rPr>
        <w:t xml:space="preserve">, M. (1998). Customer Evaluations of Service Complaint Experiences : Implications for Relationship Marketing. </w:t>
      </w:r>
      <w:r>
        <w:rPr>
          <w:rFonts w:ascii="Palatino Linotype"/>
          <w:i/>
          <w:w w:val="105"/>
          <w:lang w:val="en-US"/>
        </w:rPr>
        <w:t>Journal of Marketing</w:t>
      </w:r>
      <w:r>
        <w:rPr>
          <w:w w:val="105"/>
          <w:lang w:val="en-US"/>
        </w:rPr>
        <w:t xml:space="preserve">, </w:t>
      </w:r>
      <w:r>
        <w:rPr>
          <w:rFonts w:ascii="Palatino Linotype"/>
          <w:i/>
          <w:w w:val="105"/>
          <w:lang w:val="en-US"/>
        </w:rPr>
        <w:t>62</w:t>
      </w:r>
      <w:r>
        <w:rPr>
          <w:w w:val="105"/>
          <w:lang w:val="en-US"/>
        </w:rPr>
        <w:t xml:space="preserve">, 60. </w:t>
      </w:r>
      <w:hyperlink r:id="rId91">
        <w:r>
          <w:rPr>
            <w:w w:val="105"/>
            <w:lang w:val="en-US"/>
          </w:rPr>
          <w:t>https://doi.org/10.2307/1252161</w:t>
        </w:r>
      </w:hyperlink>
    </w:p>
    <w:p w14:paraId="0F497A78" w14:textId="77777777" w:rsidR="00C91026" w:rsidRDefault="00A75B0C">
      <w:pPr>
        <w:pStyle w:val="Corpsdetexte"/>
        <w:spacing w:before="134" w:line="288" w:lineRule="auto"/>
        <w:ind w:left="696" w:right="643" w:hanging="555"/>
        <w:rPr>
          <w:lang w:val="en-US"/>
        </w:rPr>
      </w:pPr>
      <w:bookmarkStart w:id="237" w:name="_bookmark136"/>
      <w:bookmarkEnd w:id="237"/>
      <w:r>
        <w:rPr>
          <w:w w:val="110"/>
          <w:lang w:val="en-US"/>
        </w:rPr>
        <w:t>Thamm,</w:t>
      </w:r>
      <w:r>
        <w:rPr>
          <w:spacing w:val="-12"/>
          <w:w w:val="110"/>
          <w:lang w:val="en-US"/>
        </w:rPr>
        <w:t xml:space="preserve"> </w:t>
      </w:r>
      <w:r>
        <w:rPr>
          <w:w w:val="110"/>
          <w:lang w:val="en-US"/>
        </w:rPr>
        <w:t>R.</w:t>
      </w:r>
      <w:r>
        <w:rPr>
          <w:spacing w:val="-12"/>
          <w:w w:val="110"/>
          <w:lang w:val="en-US"/>
        </w:rPr>
        <w:t xml:space="preserve"> </w:t>
      </w:r>
      <w:r>
        <w:rPr>
          <w:w w:val="110"/>
          <w:lang w:val="en-US"/>
        </w:rPr>
        <w:t>A.</w:t>
      </w:r>
      <w:r>
        <w:rPr>
          <w:spacing w:val="-12"/>
          <w:w w:val="110"/>
          <w:lang w:val="en-US"/>
        </w:rPr>
        <w:t xml:space="preserve"> </w:t>
      </w:r>
      <w:r>
        <w:rPr>
          <w:w w:val="110"/>
          <w:lang w:val="en-US"/>
        </w:rPr>
        <w:t>(2006).</w:t>
      </w:r>
      <w:r>
        <w:rPr>
          <w:spacing w:val="-12"/>
          <w:w w:val="110"/>
          <w:lang w:val="en-US"/>
        </w:rPr>
        <w:t xml:space="preserve"> </w:t>
      </w:r>
      <w:r>
        <w:rPr>
          <w:w w:val="110"/>
          <w:lang w:val="en-US"/>
        </w:rPr>
        <w:t>The</w:t>
      </w:r>
      <w:r>
        <w:rPr>
          <w:spacing w:val="-12"/>
          <w:w w:val="110"/>
          <w:lang w:val="en-US"/>
        </w:rPr>
        <w:t xml:space="preserve"> </w:t>
      </w:r>
      <w:r>
        <w:rPr>
          <w:w w:val="110"/>
          <w:lang w:val="en-US"/>
        </w:rPr>
        <w:t>Classification</w:t>
      </w:r>
      <w:r>
        <w:rPr>
          <w:spacing w:val="-12"/>
          <w:w w:val="110"/>
          <w:lang w:val="en-US"/>
        </w:rPr>
        <w:t xml:space="preserve"> </w:t>
      </w:r>
      <w:r>
        <w:rPr>
          <w:w w:val="110"/>
          <w:lang w:val="en-US"/>
        </w:rPr>
        <w:t>of</w:t>
      </w:r>
      <w:r>
        <w:rPr>
          <w:spacing w:val="-12"/>
          <w:w w:val="110"/>
          <w:lang w:val="en-US"/>
        </w:rPr>
        <w:t xml:space="preserve"> </w:t>
      </w:r>
      <w:r>
        <w:rPr>
          <w:w w:val="110"/>
          <w:lang w:val="en-US"/>
        </w:rPr>
        <w:t>Emotions.</w:t>
      </w:r>
      <w:r>
        <w:rPr>
          <w:spacing w:val="-12"/>
          <w:w w:val="110"/>
          <w:lang w:val="en-US"/>
        </w:rPr>
        <w:t xml:space="preserve"> </w:t>
      </w:r>
      <w:r>
        <w:rPr>
          <w:w w:val="110"/>
          <w:lang w:val="en-US"/>
        </w:rPr>
        <w:t>In</w:t>
      </w:r>
      <w:r>
        <w:rPr>
          <w:spacing w:val="-12"/>
          <w:w w:val="110"/>
          <w:lang w:val="en-US"/>
        </w:rPr>
        <w:t xml:space="preserve"> </w:t>
      </w:r>
      <w:r>
        <w:rPr>
          <w:w w:val="110"/>
          <w:lang w:val="en-US"/>
        </w:rPr>
        <w:t>J.</w:t>
      </w:r>
      <w:r>
        <w:rPr>
          <w:spacing w:val="-12"/>
          <w:w w:val="110"/>
          <w:lang w:val="en-US"/>
        </w:rPr>
        <w:t xml:space="preserve"> </w:t>
      </w:r>
      <w:r>
        <w:rPr>
          <w:w w:val="110"/>
          <w:lang w:val="en-US"/>
        </w:rPr>
        <w:t>Stets</w:t>
      </w:r>
      <w:r>
        <w:rPr>
          <w:spacing w:val="-12"/>
          <w:w w:val="110"/>
          <w:lang w:val="en-US"/>
        </w:rPr>
        <w:t xml:space="preserve"> </w:t>
      </w:r>
      <w:r>
        <w:rPr>
          <w:w w:val="110"/>
          <w:lang w:val="en-US"/>
        </w:rPr>
        <w:t>&amp;</w:t>
      </w:r>
      <w:r>
        <w:rPr>
          <w:spacing w:val="-12"/>
          <w:w w:val="110"/>
          <w:lang w:val="en-US"/>
        </w:rPr>
        <w:t xml:space="preserve"> </w:t>
      </w:r>
      <w:r>
        <w:rPr>
          <w:w w:val="110"/>
          <w:lang w:val="en-US"/>
        </w:rPr>
        <w:t>J.</w:t>
      </w:r>
      <w:r>
        <w:rPr>
          <w:spacing w:val="-12"/>
          <w:w w:val="110"/>
          <w:lang w:val="en-US"/>
        </w:rPr>
        <w:t xml:space="preserve"> </w:t>
      </w:r>
      <w:r>
        <w:rPr>
          <w:w w:val="110"/>
          <w:lang w:val="en-US"/>
        </w:rPr>
        <w:t>Turner</w:t>
      </w:r>
      <w:r>
        <w:rPr>
          <w:spacing w:val="-12"/>
          <w:w w:val="110"/>
          <w:lang w:val="en-US"/>
        </w:rPr>
        <w:t xml:space="preserve"> </w:t>
      </w:r>
      <w:r>
        <w:rPr>
          <w:w w:val="110"/>
          <w:lang w:val="en-US"/>
        </w:rPr>
        <w:t>(</w:t>
      </w:r>
      <w:proofErr w:type="spellStart"/>
      <w:r>
        <w:rPr>
          <w:w w:val="110"/>
          <w:lang w:val="en-US"/>
        </w:rPr>
        <w:t>Éd</w:t>
      </w:r>
      <w:proofErr w:type="spellEnd"/>
      <w:r>
        <w:rPr>
          <w:w w:val="110"/>
          <w:lang w:val="en-US"/>
        </w:rPr>
        <w:t xml:space="preserve">.), </w:t>
      </w:r>
      <w:r>
        <w:rPr>
          <w:rFonts w:ascii="Palatino Linotype" w:hAnsi="Palatino Linotype"/>
          <w:i/>
          <w:w w:val="110"/>
          <w:lang w:val="en-US"/>
        </w:rPr>
        <w:t>Handbook</w:t>
      </w:r>
      <w:r>
        <w:rPr>
          <w:rFonts w:ascii="Palatino Linotype" w:hAnsi="Palatino Linotype"/>
          <w:i/>
          <w:spacing w:val="-11"/>
          <w:w w:val="110"/>
          <w:lang w:val="en-US"/>
        </w:rPr>
        <w:t xml:space="preserve"> </w:t>
      </w:r>
      <w:r>
        <w:rPr>
          <w:rFonts w:ascii="Palatino Linotype" w:hAnsi="Palatino Linotype"/>
          <w:i/>
          <w:w w:val="110"/>
          <w:lang w:val="en-US"/>
        </w:rPr>
        <w:t>of</w:t>
      </w:r>
      <w:r>
        <w:rPr>
          <w:rFonts w:ascii="Palatino Linotype" w:hAnsi="Palatino Linotype"/>
          <w:i/>
          <w:spacing w:val="-11"/>
          <w:w w:val="110"/>
          <w:lang w:val="en-US"/>
        </w:rPr>
        <w:t xml:space="preserve"> </w:t>
      </w:r>
      <w:r>
        <w:rPr>
          <w:rFonts w:ascii="Palatino Linotype" w:hAnsi="Palatino Linotype"/>
          <w:i/>
          <w:w w:val="110"/>
          <w:lang w:val="en-US"/>
        </w:rPr>
        <w:t>the</w:t>
      </w:r>
      <w:r>
        <w:rPr>
          <w:rFonts w:ascii="Palatino Linotype" w:hAnsi="Palatino Linotype"/>
          <w:i/>
          <w:spacing w:val="-11"/>
          <w:w w:val="110"/>
          <w:lang w:val="en-US"/>
        </w:rPr>
        <w:t xml:space="preserve"> </w:t>
      </w:r>
      <w:r>
        <w:rPr>
          <w:rFonts w:ascii="Palatino Linotype" w:hAnsi="Palatino Linotype"/>
          <w:i/>
          <w:w w:val="110"/>
          <w:lang w:val="en-US"/>
        </w:rPr>
        <w:t>Sociology</w:t>
      </w:r>
      <w:r>
        <w:rPr>
          <w:rFonts w:ascii="Palatino Linotype" w:hAnsi="Palatino Linotype"/>
          <w:i/>
          <w:spacing w:val="-11"/>
          <w:w w:val="110"/>
          <w:lang w:val="en-US"/>
        </w:rPr>
        <w:t xml:space="preserve"> </w:t>
      </w:r>
      <w:r>
        <w:rPr>
          <w:rFonts w:ascii="Palatino Linotype" w:hAnsi="Palatino Linotype"/>
          <w:i/>
          <w:w w:val="110"/>
          <w:lang w:val="en-US"/>
        </w:rPr>
        <w:t>of</w:t>
      </w:r>
      <w:r>
        <w:rPr>
          <w:rFonts w:ascii="Palatino Linotype" w:hAnsi="Palatino Linotype"/>
          <w:i/>
          <w:spacing w:val="-11"/>
          <w:w w:val="110"/>
          <w:lang w:val="en-US"/>
        </w:rPr>
        <w:t xml:space="preserve"> </w:t>
      </w:r>
      <w:r>
        <w:rPr>
          <w:rFonts w:ascii="Palatino Linotype" w:hAnsi="Palatino Linotype"/>
          <w:i/>
          <w:w w:val="110"/>
          <w:lang w:val="en-US"/>
        </w:rPr>
        <w:t>Emotions</w:t>
      </w:r>
      <w:r>
        <w:rPr>
          <w:rFonts w:ascii="Palatino Linotype" w:hAnsi="Palatino Linotype"/>
          <w:i/>
          <w:spacing w:val="-13"/>
          <w:w w:val="110"/>
          <w:lang w:val="en-US"/>
        </w:rPr>
        <w:t xml:space="preserve"> </w:t>
      </w:r>
      <w:r>
        <w:rPr>
          <w:w w:val="110"/>
          <w:lang w:val="en-US"/>
        </w:rPr>
        <w:t>(p.</w:t>
      </w:r>
      <w:r>
        <w:rPr>
          <w:spacing w:val="-15"/>
          <w:w w:val="110"/>
          <w:lang w:val="en-US"/>
        </w:rPr>
        <w:t xml:space="preserve"> </w:t>
      </w:r>
      <w:r>
        <w:rPr>
          <w:w w:val="110"/>
          <w:lang w:val="en-US"/>
        </w:rPr>
        <w:t>11-37).</w:t>
      </w:r>
      <w:r>
        <w:rPr>
          <w:spacing w:val="-15"/>
          <w:w w:val="110"/>
          <w:lang w:val="en-US"/>
        </w:rPr>
        <w:t xml:space="preserve"> </w:t>
      </w:r>
      <w:r>
        <w:rPr>
          <w:w w:val="110"/>
          <w:lang w:val="en-US"/>
        </w:rPr>
        <w:t>Springer</w:t>
      </w:r>
      <w:r>
        <w:rPr>
          <w:spacing w:val="-15"/>
          <w:w w:val="110"/>
          <w:lang w:val="en-US"/>
        </w:rPr>
        <w:t xml:space="preserve"> </w:t>
      </w:r>
      <w:r>
        <w:rPr>
          <w:w w:val="110"/>
          <w:lang w:val="en-US"/>
        </w:rPr>
        <w:t xml:space="preserve">US. </w:t>
      </w:r>
      <w:hyperlink r:id="rId92">
        <w:r>
          <w:rPr>
            <w:spacing w:val="-2"/>
            <w:w w:val="110"/>
            <w:lang w:val="en-US"/>
          </w:rPr>
          <w:t>https://doi.org/10.1007/978-0-387-30715-2_2</w:t>
        </w:r>
      </w:hyperlink>
    </w:p>
    <w:p w14:paraId="10EC16E0" w14:textId="77777777" w:rsidR="00C91026" w:rsidRDefault="00A75B0C">
      <w:pPr>
        <w:pStyle w:val="Corpsdetexte"/>
        <w:spacing w:before="144" w:line="295" w:lineRule="auto"/>
        <w:ind w:left="709" w:right="1096" w:hanging="567"/>
        <w:rPr>
          <w:lang w:val="en-US"/>
        </w:rPr>
      </w:pPr>
      <w:bookmarkStart w:id="238" w:name="_bookmark137"/>
      <w:bookmarkEnd w:id="238"/>
      <w:r>
        <w:rPr>
          <w:w w:val="110"/>
          <w:lang w:val="en-US"/>
        </w:rPr>
        <w:t>Thompson,</w:t>
      </w:r>
      <w:r>
        <w:rPr>
          <w:spacing w:val="-1"/>
          <w:w w:val="110"/>
          <w:lang w:val="en-US"/>
        </w:rPr>
        <w:t xml:space="preserve"> </w:t>
      </w:r>
      <w:r>
        <w:rPr>
          <w:w w:val="110"/>
          <w:lang w:val="en-US"/>
        </w:rPr>
        <w:t>C.</w:t>
      </w:r>
      <w:r>
        <w:rPr>
          <w:spacing w:val="-1"/>
          <w:w w:val="110"/>
          <w:lang w:val="en-US"/>
        </w:rPr>
        <w:t xml:space="preserve"> </w:t>
      </w:r>
      <w:r>
        <w:rPr>
          <w:w w:val="110"/>
          <w:lang w:val="en-US"/>
        </w:rPr>
        <w:t>J.,</w:t>
      </w:r>
      <w:r>
        <w:rPr>
          <w:spacing w:val="-1"/>
          <w:w w:val="110"/>
          <w:lang w:val="en-US"/>
        </w:rPr>
        <w:t xml:space="preserve"> </w:t>
      </w:r>
      <w:proofErr w:type="spellStart"/>
      <w:r>
        <w:rPr>
          <w:w w:val="110"/>
          <w:lang w:val="en-US"/>
        </w:rPr>
        <w:t>Locander</w:t>
      </w:r>
      <w:proofErr w:type="spellEnd"/>
      <w:r>
        <w:rPr>
          <w:w w:val="110"/>
          <w:lang w:val="en-US"/>
        </w:rPr>
        <w:t>,</w:t>
      </w:r>
      <w:r>
        <w:rPr>
          <w:spacing w:val="-1"/>
          <w:w w:val="110"/>
          <w:lang w:val="en-US"/>
        </w:rPr>
        <w:t xml:space="preserve"> </w:t>
      </w:r>
      <w:r>
        <w:rPr>
          <w:w w:val="110"/>
          <w:lang w:val="en-US"/>
        </w:rPr>
        <w:t>W.</w:t>
      </w:r>
      <w:r>
        <w:rPr>
          <w:spacing w:val="-1"/>
          <w:w w:val="110"/>
          <w:lang w:val="en-US"/>
        </w:rPr>
        <w:t xml:space="preserve"> </w:t>
      </w:r>
      <w:r>
        <w:rPr>
          <w:w w:val="110"/>
          <w:lang w:val="en-US"/>
        </w:rPr>
        <w:t>B.,</w:t>
      </w:r>
      <w:r>
        <w:rPr>
          <w:spacing w:val="-1"/>
          <w:w w:val="110"/>
          <w:lang w:val="en-US"/>
        </w:rPr>
        <w:t xml:space="preserve"> </w:t>
      </w:r>
      <w:r>
        <w:rPr>
          <w:w w:val="110"/>
          <w:lang w:val="en-US"/>
        </w:rPr>
        <w:t>&amp;</w:t>
      </w:r>
      <w:r>
        <w:rPr>
          <w:spacing w:val="-1"/>
          <w:w w:val="110"/>
          <w:lang w:val="en-US"/>
        </w:rPr>
        <w:t xml:space="preserve"> </w:t>
      </w:r>
      <w:r>
        <w:rPr>
          <w:w w:val="110"/>
          <w:lang w:val="en-US"/>
        </w:rPr>
        <w:t>Pollio,</w:t>
      </w:r>
      <w:r>
        <w:rPr>
          <w:spacing w:val="-1"/>
          <w:w w:val="110"/>
          <w:lang w:val="en-US"/>
        </w:rPr>
        <w:t xml:space="preserve"> </w:t>
      </w:r>
      <w:r>
        <w:rPr>
          <w:w w:val="110"/>
          <w:lang w:val="en-US"/>
        </w:rPr>
        <w:t>H.</w:t>
      </w:r>
      <w:r>
        <w:rPr>
          <w:spacing w:val="-1"/>
          <w:w w:val="110"/>
          <w:lang w:val="en-US"/>
        </w:rPr>
        <w:t xml:space="preserve"> </w:t>
      </w:r>
      <w:r>
        <w:rPr>
          <w:w w:val="110"/>
          <w:lang w:val="en-US"/>
        </w:rPr>
        <w:t>R.</w:t>
      </w:r>
      <w:r>
        <w:rPr>
          <w:spacing w:val="-1"/>
          <w:w w:val="110"/>
          <w:lang w:val="en-US"/>
        </w:rPr>
        <w:t xml:space="preserve"> </w:t>
      </w:r>
      <w:r>
        <w:rPr>
          <w:w w:val="110"/>
          <w:lang w:val="en-US"/>
        </w:rPr>
        <w:t>(1989).</w:t>
      </w:r>
      <w:r>
        <w:rPr>
          <w:spacing w:val="-1"/>
          <w:w w:val="110"/>
          <w:lang w:val="en-US"/>
        </w:rPr>
        <w:t xml:space="preserve"> </w:t>
      </w:r>
      <w:r>
        <w:rPr>
          <w:w w:val="110"/>
          <w:lang w:val="en-US"/>
        </w:rPr>
        <w:t>Putting</w:t>
      </w:r>
      <w:r>
        <w:rPr>
          <w:spacing w:val="-1"/>
          <w:w w:val="110"/>
          <w:lang w:val="en-US"/>
        </w:rPr>
        <w:t xml:space="preserve"> </w:t>
      </w:r>
      <w:r>
        <w:rPr>
          <w:w w:val="110"/>
          <w:lang w:val="en-US"/>
        </w:rPr>
        <w:t xml:space="preserve">Consumer </w:t>
      </w:r>
      <w:r>
        <w:rPr>
          <w:lang w:val="en-US"/>
        </w:rPr>
        <w:t>Experience</w:t>
      </w:r>
      <w:r>
        <w:rPr>
          <w:spacing w:val="40"/>
          <w:lang w:val="en-US"/>
        </w:rPr>
        <w:t xml:space="preserve"> </w:t>
      </w:r>
      <w:r>
        <w:rPr>
          <w:lang w:val="en-US"/>
        </w:rPr>
        <w:t>Back</w:t>
      </w:r>
      <w:r>
        <w:rPr>
          <w:spacing w:val="40"/>
          <w:lang w:val="en-US"/>
        </w:rPr>
        <w:t xml:space="preserve"> </w:t>
      </w:r>
      <w:r>
        <w:rPr>
          <w:lang w:val="en-US"/>
        </w:rPr>
        <w:t>into</w:t>
      </w:r>
      <w:r>
        <w:rPr>
          <w:spacing w:val="40"/>
          <w:lang w:val="en-US"/>
        </w:rPr>
        <w:t xml:space="preserve"> </w:t>
      </w:r>
      <w:r>
        <w:rPr>
          <w:lang w:val="en-US"/>
        </w:rPr>
        <w:t>Consumer</w:t>
      </w:r>
      <w:r>
        <w:rPr>
          <w:spacing w:val="40"/>
          <w:lang w:val="en-US"/>
        </w:rPr>
        <w:t xml:space="preserve"> </w:t>
      </w:r>
      <w:r>
        <w:rPr>
          <w:lang w:val="en-US"/>
        </w:rPr>
        <w:t>Research</w:t>
      </w:r>
      <w:r>
        <w:rPr>
          <w:spacing w:val="40"/>
          <w:lang w:val="en-US"/>
        </w:rPr>
        <w:t xml:space="preserve"> </w:t>
      </w:r>
      <w:r>
        <w:rPr>
          <w:lang w:val="en-US"/>
        </w:rPr>
        <w:t>:</w:t>
      </w:r>
      <w:r>
        <w:rPr>
          <w:spacing w:val="40"/>
          <w:lang w:val="en-US"/>
        </w:rPr>
        <w:t xml:space="preserve"> </w:t>
      </w:r>
      <w:r>
        <w:rPr>
          <w:lang w:val="en-US"/>
        </w:rPr>
        <w:t>The</w:t>
      </w:r>
      <w:r>
        <w:rPr>
          <w:spacing w:val="40"/>
          <w:lang w:val="en-US"/>
        </w:rPr>
        <w:t xml:space="preserve"> </w:t>
      </w:r>
      <w:r>
        <w:rPr>
          <w:lang w:val="en-US"/>
        </w:rPr>
        <w:t>Philosophy</w:t>
      </w:r>
      <w:r>
        <w:rPr>
          <w:spacing w:val="40"/>
          <w:lang w:val="en-US"/>
        </w:rPr>
        <w:t xml:space="preserve"> </w:t>
      </w:r>
      <w:r>
        <w:rPr>
          <w:lang w:val="en-US"/>
        </w:rPr>
        <w:t>and</w:t>
      </w:r>
      <w:r>
        <w:rPr>
          <w:spacing w:val="40"/>
          <w:lang w:val="en-US"/>
        </w:rPr>
        <w:t xml:space="preserve"> </w:t>
      </w:r>
      <w:r>
        <w:rPr>
          <w:lang w:val="en-US"/>
        </w:rPr>
        <w:t>Method</w:t>
      </w:r>
      <w:r>
        <w:rPr>
          <w:spacing w:val="40"/>
          <w:lang w:val="en-US"/>
        </w:rPr>
        <w:t xml:space="preserve"> </w:t>
      </w:r>
      <w:r>
        <w:rPr>
          <w:lang w:val="en-US"/>
        </w:rPr>
        <w:t xml:space="preserve">of </w:t>
      </w:r>
      <w:r>
        <w:rPr>
          <w:spacing w:val="-2"/>
          <w:w w:val="110"/>
          <w:lang w:val="en-US"/>
        </w:rPr>
        <w:t>Existential-Phenomenology.</w:t>
      </w:r>
      <w:r>
        <w:rPr>
          <w:spacing w:val="-12"/>
          <w:w w:val="110"/>
          <w:lang w:val="en-US"/>
        </w:rPr>
        <w:t xml:space="preserve"> </w:t>
      </w:r>
      <w:r>
        <w:rPr>
          <w:rFonts w:ascii="Palatino Linotype"/>
          <w:i/>
          <w:spacing w:val="-2"/>
          <w:w w:val="110"/>
          <w:lang w:val="en-US"/>
        </w:rPr>
        <w:t>Journal</w:t>
      </w:r>
      <w:r>
        <w:rPr>
          <w:rFonts w:ascii="Palatino Linotype"/>
          <w:i/>
          <w:spacing w:val="-8"/>
          <w:w w:val="110"/>
          <w:lang w:val="en-US"/>
        </w:rPr>
        <w:t xml:space="preserve"> </w:t>
      </w:r>
      <w:r>
        <w:rPr>
          <w:rFonts w:ascii="Palatino Linotype"/>
          <w:i/>
          <w:spacing w:val="-2"/>
          <w:w w:val="110"/>
          <w:lang w:val="en-US"/>
        </w:rPr>
        <w:t>of</w:t>
      </w:r>
      <w:r>
        <w:rPr>
          <w:rFonts w:ascii="Palatino Linotype"/>
          <w:i/>
          <w:spacing w:val="-8"/>
          <w:w w:val="110"/>
          <w:lang w:val="en-US"/>
        </w:rPr>
        <w:t xml:space="preserve"> </w:t>
      </w:r>
      <w:r>
        <w:rPr>
          <w:rFonts w:ascii="Palatino Linotype"/>
          <w:i/>
          <w:spacing w:val="-2"/>
          <w:w w:val="110"/>
          <w:lang w:val="en-US"/>
        </w:rPr>
        <w:t>Consumer</w:t>
      </w:r>
      <w:r>
        <w:rPr>
          <w:rFonts w:ascii="Palatino Linotype"/>
          <w:i/>
          <w:spacing w:val="-8"/>
          <w:w w:val="110"/>
          <w:lang w:val="en-US"/>
        </w:rPr>
        <w:t xml:space="preserve"> </w:t>
      </w:r>
      <w:r>
        <w:rPr>
          <w:rFonts w:ascii="Palatino Linotype"/>
          <w:i/>
          <w:spacing w:val="-2"/>
          <w:w w:val="110"/>
          <w:lang w:val="en-US"/>
        </w:rPr>
        <w:t>Research</w:t>
      </w:r>
      <w:r>
        <w:rPr>
          <w:spacing w:val="-2"/>
          <w:w w:val="110"/>
          <w:lang w:val="en-US"/>
        </w:rPr>
        <w:t>,</w:t>
      </w:r>
      <w:r>
        <w:rPr>
          <w:spacing w:val="-12"/>
          <w:w w:val="110"/>
          <w:lang w:val="en-US"/>
        </w:rPr>
        <w:t xml:space="preserve"> </w:t>
      </w:r>
      <w:r>
        <w:rPr>
          <w:rFonts w:ascii="Palatino Linotype"/>
          <w:i/>
          <w:spacing w:val="-2"/>
          <w:w w:val="110"/>
          <w:lang w:val="en-US"/>
        </w:rPr>
        <w:t>16</w:t>
      </w:r>
      <w:r>
        <w:rPr>
          <w:spacing w:val="-2"/>
          <w:w w:val="110"/>
          <w:lang w:val="en-US"/>
        </w:rPr>
        <w:t>,</w:t>
      </w:r>
      <w:r>
        <w:rPr>
          <w:spacing w:val="-12"/>
          <w:w w:val="110"/>
          <w:lang w:val="en-US"/>
        </w:rPr>
        <w:t xml:space="preserve"> </w:t>
      </w:r>
      <w:r>
        <w:rPr>
          <w:spacing w:val="-2"/>
          <w:w w:val="110"/>
          <w:lang w:val="en-US"/>
        </w:rPr>
        <w:t xml:space="preserve">133-146. </w:t>
      </w:r>
      <w:hyperlink r:id="rId93">
        <w:r>
          <w:rPr>
            <w:spacing w:val="-2"/>
            <w:w w:val="110"/>
            <w:lang w:val="en-US"/>
          </w:rPr>
          <w:t>https://www.jstor.org/stable/2489313</w:t>
        </w:r>
      </w:hyperlink>
    </w:p>
    <w:p w14:paraId="4C365B94" w14:textId="77777777" w:rsidR="00C91026" w:rsidRDefault="00A75B0C">
      <w:pPr>
        <w:pStyle w:val="Corpsdetexte"/>
        <w:spacing w:before="109" w:line="266" w:lineRule="auto"/>
        <w:ind w:left="696" w:hanging="555"/>
        <w:rPr>
          <w:lang w:val="en-US"/>
        </w:rPr>
      </w:pPr>
      <w:bookmarkStart w:id="239" w:name="_bookmark138"/>
      <w:bookmarkEnd w:id="239"/>
      <w:r>
        <w:rPr>
          <w:w w:val="105"/>
          <w:lang w:val="en-US"/>
        </w:rPr>
        <w:t>Tomkins, S. S. (1984). Affect Theory. In K. R. Scherer &amp; P. Ekman (</w:t>
      </w:r>
      <w:proofErr w:type="spellStart"/>
      <w:r>
        <w:rPr>
          <w:w w:val="105"/>
          <w:lang w:val="en-US"/>
        </w:rPr>
        <w:t>Éd</w:t>
      </w:r>
      <w:proofErr w:type="spellEnd"/>
      <w:r>
        <w:rPr>
          <w:w w:val="105"/>
          <w:lang w:val="en-US"/>
        </w:rPr>
        <w:t xml:space="preserve">.), </w:t>
      </w:r>
      <w:r>
        <w:rPr>
          <w:rFonts w:ascii="Palatino Linotype" w:hAnsi="Palatino Linotype"/>
          <w:i/>
          <w:w w:val="105"/>
          <w:lang w:val="en-US"/>
        </w:rPr>
        <w:t xml:space="preserve">Approaches to Emotion </w:t>
      </w:r>
      <w:r>
        <w:rPr>
          <w:w w:val="105"/>
          <w:lang w:val="en-US"/>
        </w:rPr>
        <w:t>(p. 163-195). Psychology Press.</w:t>
      </w:r>
    </w:p>
    <w:p w14:paraId="5C640C30" w14:textId="77777777" w:rsidR="00C91026" w:rsidRDefault="00A75B0C">
      <w:pPr>
        <w:pStyle w:val="Corpsdetexte"/>
        <w:spacing w:before="26"/>
        <w:ind w:left="709"/>
        <w:rPr>
          <w:lang w:val="en-US"/>
        </w:rPr>
      </w:pPr>
      <w:hyperlink r:id="rId94">
        <w:r>
          <w:rPr>
            <w:lang w:val="en-US"/>
          </w:rPr>
          <w:t>https://doi.org/10.4324/9781315798806-</w:t>
        </w:r>
        <w:r>
          <w:rPr>
            <w:spacing w:val="-5"/>
            <w:lang w:val="en-US"/>
          </w:rPr>
          <w:t>11</w:t>
        </w:r>
      </w:hyperlink>
    </w:p>
    <w:p w14:paraId="05347BF6" w14:textId="77777777" w:rsidR="00C91026" w:rsidRDefault="00A75B0C">
      <w:pPr>
        <w:pStyle w:val="Corpsdetexte"/>
        <w:spacing w:before="202" w:line="312" w:lineRule="auto"/>
        <w:ind w:left="709" w:right="341" w:hanging="567"/>
        <w:rPr>
          <w:lang w:val="en-US"/>
        </w:rPr>
      </w:pPr>
      <w:bookmarkStart w:id="240" w:name="_bookmark139"/>
      <w:bookmarkEnd w:id="240"/>
      <w:r>
        <w:rPr>
          <w:w w:val="105"/>
          <w:lang w:val="en-US"/>
        </w:rPr>
        <w:t xml:space="preserve">Verhoef, P. C., Lemon, K. N., Parasuraman, A., Roggeveen, A., </w:t>
      </w:r>
      <w:proofErr w:type="spellStart"/>
      <w:r>
        <w:rPr>
          <w:w w:val="105"/>
          <w:lang w:val="en-US"/>
        </w:rPr>
        <w:t>Tsiros</w:t>
      </w:r>
      <w:proofErr w:type="spellEnd"/>
      <w:r>
        <w:rPr>
          <w:w w:val="105"/>
          <w:lang w:val="en-US"/>
        </w:rPr>
        <w:t>, M., &amp; Schlesinger, L. A. (2009). Customer Experience Creation : Determinants,</w:t>
      </w:r>
    </w:p>
    <w:p w14:paraId="49843CC5" w14:textId="77777777" w:rsidR="00C91026" w:rsidRDefault="00C91026">
      <w:pPr>
        <w:pStyle w:val="Corpsdetexte"/>
        <w:spacing w:line="312" w:lineRule="auto"/>
        <w:rPr>
          <w:lang w:val="en-US"/>
        </w:rPr>
        <w:sectPr w:rsidR="00C91026">
          <w:pgSz w:w="11910" w:h="16840"/>
          <w:pgMar w:top="1280" w:right="1133" w:bottom="1080" w:left="1275" w:header="0" w:footer="889" w:gutter="0"/>
          <w:cols w:space="720"/>
        </w:sectPr>
      </w:pPr>
    </w:p>
    <w:p w14:paraId="711C3871" w14:textId="77777777" w:rsidR="00C91026" w:rsidRDefault="00A75B0C">
      <w:pPr>
        <w:pStyle w:val="Corpsdetexte"/>
        <w:spacing w:before="106" w:line="285" w:lineRule="auto"/>
        <w:ind w:left="709" w:right="1530"/>
        <w:jc w:val="both"/>
      </w:pPr>
      <w:r>
        <w:rPr>
          <w:w w:val="105"/>
          <w:lang w:val="en-US"/>
        </w:rPr>
        <w:lastRenderedPageBreak/>
        <w:t xml:space="preserve">Dynamics and Management Strategies. </w:t>
      </w:r>
      <w:r>
        <w:rPr>
          <w:rFonts w:ascii="Palatino Linotype"/>
          <w:i/>
          <w:w w:val="105"/>
          <w:lang w:val="en-US"/>
        </w:rPr>
        <w:t>Journal of Retailing</w:t>
      </w:r>
      <w:r>
        <w:rPr>
          <w:w w:val="105"/>
          <w:lang w:val="en-US"/>
        </w:rPr>
        <w:t xml:space="preserve">, </w:t>
      </w:r>
      <w:r>
        <w:rPr>
          <w:rFonts w:ascii="Palatino Linotype"/>
          <w:i/>
          <w:w w:val="105"/>
          <w:lang w:val="en-US"/>
        </w:rPr>
        <w:t>85</w:t>
      </w:r>
      <w:r>
        <w:rPr>
          <w:w w:val="105"/>
          <w:lang w:val="en-US"/>
        </w:rPr>
        <w:t xml:space="preserve">, 31-41. </w:t>
      </w:r>
      <w:hyperlink r:id="rId95">
        <w:r>
          <w:rPr>
            <w:spacing w:val="-2"/>
            <w:w w:val="105"/>
          </w:rPr>
          <w:t>https://doi.org/10.1016/j.jretai.2008.11.001</w:t>
        </w:r>
      </w:hyperlink>
    </w:p>
    <w:p w14:paraId="62AE2FF3" w14:textId="77777777" w:rsidR="00C91026" w:rsidRDefault="00A75B0C">
      <w:pPr>
        <w:pStyle w:val="Corpsdetexte"/>
        <w:spacing w:before="151" w:line="288" w:lineRule="auto"/>
        <w:ind w:left="709" w:right="532" w:hanging="567"/>
        <w:jc w:val="both"/>
        <w:rPr>
          <w:lang w:val="en-US"/>
        </w:rPr>
      </w:pPr>
      <w:bookmarkStart w:id="241" w:name="_bookmark140"/>
      <w:bookmarkEnd w:id="241"/>
      <w:r>
        <w:rPr>
          <w:w w:val="105"/>
          <w:lang w:val="en-US"/>
        </w:rPr>
        <w:t xml:space="preserve">Verhoef, P. C., Reinartz, W. J., &amp; Krafft, M. (2010). Customer Engagement as a New Perspective in Customer Management. </w:t>
      </w:r>
      <w:r>
        <w:rPr>
          <w:rFonts w:ascii="Palatino Linotype"/>
          <w:i/>
          <w:w w:val="105"/>
          <w:lang w:val="en-US"/>
        </w:rPr>
        <w:t>Journal of Service Research</w:t>
      </w:r>
      <w:r>
        <w:rPr>
          <w:w w:val="105"/>
          <w:lang w:val="en-US"/>
        </w:rPr>
        <w:t xml:space="preserve">, </w:t>
      </w:r>
      <w:r>
        <w:rPr>
          <w:rFonts w:ascii="Palatino Linotype"/>
          <w:i/>
          <w:w w:val="105"/>
          <w:lang w:val="en-US"/>
        </w:rPr>
        <w:t>13</w:t>
      </w:r>
      <w:r>
        <w:rPr>
          <w:w w:val="105"/>
          <w:lang w:val="en-US"/>
        </w:rPr>
        <w:t xml:space="preserve">, 247-252. </w:t>
      </w:r>
      <w:hyperlink r:id="rId96">
        <w:r>
          <w:rPr>
            <w:spacing w:val="-2"/>
            <w:w w:val="105"/>
            <w:lang w:val="en-US"/>
          </w:rPr>
          <w:t>https://doi.org/10.1177/1094670510375461</w:t>
        </w:r>
      </w:hyperlink>
    </w:p>
    <w:p w14:paraId="4F726281" w14:textId="77777777" w:rsidR="00C91026" w:rsidRDefault="00A75B0C">
      <w:pPr>
        <w:pStyle w:val="Corpsdetexte"/>
        <w:spacing w:before="144" w:line="288" w:lineRule="auto"/>
        <w:ind w:left="709" w:hanging="567"/>
        <w:rPr>
          <w:lang w:val="en-US"/>
        </w:rPr>
      </w:pPr>
      <w:bookmarkStart w:id="242" w:name="_bookmark141"/>
      <w:bookmarkEnd w:id="242"/>
      <w:r>
        <w:rPr>
          <w:w w:val="105"/>
          <w:rPrChange w:id="243" w:author="GUENOUN Marcel" w:date="2025-11-27T09:38:00Z">
            <w:rPr>
              <w:w w:val="105"/>
              <w:lang w:val="en-US"/>
            </w:rPr>
          </w:rPrChange>
        </w:rPr>
        <w:t xml:space="preserve">Wang, G., Sun, J., Ma, J., Xu, K., &amp; </w:t>
      </w:r>
      <w:proofErr w:type="spellStart"/>
      <w:r>
        <w:rPr>
          <w:w w:val="105"/>
          <w:rPrChange w:id="244" w:author="GUENOUN Marcel" w:date="2025-11-27T09:38:00Z">
            <w:rPr>
              <w:w w:val="105"/>
              <w:lang w:val="en-US"/>
            </w:rPr>
          </w:rPrChange>
        </w:rPr>
        <w:t>Gu</w:t>
      </w:r>
      <w:proofErr w:type="spellEnd"/>
      <w:r>
        <w:rPr>
          <w:w w:val="105"/>
          <w:rPrChange w:id="245" w:author="GUENOUN Marcel" w:date="2025-11-27T09:38:00Z">
            <w:rPr>
              <w:w w:val="105"/>
              <w:lang w:val="en-US"/>
            </w:rPr>
          </w:rPrChange>
        </w:rPr>
        <w:t xml:space="preserve">, J. (2014). </w:t>
      </w:r>
      <w:r>
        <w:rPr>
          <w:w w:val="105"/>
          <w:lang w:val="en-US"/>
        </w:rPr>
        <w:t>Sentiment classification : The</w:t>
      </w:r>
      <w:r>
        <w:rPr>
          <w:spacing w:val="40"/>
          <w:w w:val="105"/>
          <w:lang w:val="en-US"/>
        </w:rPr>
        <w:t xml:space="preserve"> </w:t>
      </w:r>
      <w:r>
        <w:rPr>
          <w:w w:val="105"/>
          <w:lang w:val="en-US"/>
        </w:rPr>
        <w:t xml:space="preserve">contribution of ensemble learning. </w:t>
      </w:r>
      <w:r>
        <w:rPr>
          <w:rFonts w:ascii="Palatino Linotype"/>
          <w:i/>
          <w:w w:val="105"/>
          <w:lang w:val="en-US"/>
        </w:rPr>
        <w:t>Decision Support Systems</w:t>
      </w:r>
      <w:r>
        <w:rPr>
          <w:w w:val="105"/>
          <w:lang w:val="en-US"/>
        </w:rPr>
        <w:t xml:space="preserve">, </w:t>
      </w:r>
      <w:r>
        <w:rPr>
          <w:rFonts w:ascii="Palatino Linotype"/>
          <w:i/>
          <w:w w:val="105"/>
          <w:lang w:val="en-US"/>
        </w:rPr>
        <w:t>57</w:t>
      </w:r>
      <w:r>
        <w:rPr>
          <w:w w:val="105"/>
          <w:lang w:val="en-US"/>
        </w:rPr>
        <w:t xml:space="preserve">, 77-93. </w:t>
      </w:r>
      <w:hyperlink r:id="rId97">
        <w:r>
          <w:rPr>
            <w:spacing w:val="-2"/>
            <w:w w:val="105"/>
            <w:lang w:val="en-US"/>
          </w:rPr>
          <w:t>https://doi.org/10.1016/j.dss.2013.08.002</w:t>
        </w:r>
      </w:hyperlink>
    </w:p>
    <w:p w14:paraId="7239D7E9" w14:textId="77777777" w:rsidR="00C91026" w:rsidRDefault="00A75B0C">
      <w:pPr>
        <w:pStyle w:val="Corpsdetexte"/>
        <w:spacing w:before="145" w:line="295" w:lineRule="auto"/>
        <w:ind w:left="709" w:right="202" w:hanging="567"/>
      </w:pPr>
      <w:bookmarkStart w:id="246" w:name="_bookmark142"/>
      <w:bookmarkEnd w:id="246"/>
      <w:r>
        <w:rPr>
          <w:w w:val="105"/>
          <w:lang w:val="en-US"/>
        </w:rPr>
        <w:t xml:space="preserve">Wang, Y., Song, W., Tao, W., Liotta, A., Yang, D., Li, X., Gao, S., Sun, Y., Ge, W., Zhang, W., &amp; Zhang, W. (2022). A systematic review on affective computing : emotion models, databases, and recent advances. </w:t>
      </w:r>
      <w:r>
        <w:rPr>
          <w:rFonts w:ascii="Palatino Linotype"/>
          <w:i/>
          <w:w w:val="105"/>
        </w:rPr>
        <w:t>Information Fusion</w:t>
      </w:r>
      <w:r>
        <w:rPr>
          <w:w w:val="105"/>
        </w:rPr>
        <w:t xml:space="preserve">, </w:t>
      </w:r>
      <w:r>
        <w:rPr>
          <w:rFonts w:ascii="Palatino Linotype"/>
          <w:i/>
          <w:w w:val="105"/>
        </w:rPr>
        <w:t>83-84</w:t>
      </w:r>
      <w:r>
        <w:rPr>
          <w:w w:val="105"/>
        </w:rPr>
        <w:t xml:space="preserve">, 19-52. </w:t>
      </w:r>
      <w:hyperlink r:id="rId98">
        <w:r>
          <w:rPr>
            <w:spacing w:val="-2"/>
            <w:w w:val="105"/>
          </w:rPr>
          <w:t>https://doi.org/10.1016/j.inffus.2022.03.009</w:t>
        </w:r>
      </w:hyperlink>
    </w:p>
    <w:p w14:paraId="301CF8D0" w14:textId="77777777" w:rsidR="00C91026" w:rsidRDefault="00A75B0C">
      <w:pPr>
        <w:pStyle w:val="Corpsdetexte"/>
        <w:spacing w:before="109"/>
        <w:ind w:left="142"/>
        <w:rPr>
          <w:lang w:val="en-US"/>
        </w:rPr>
      </w:pPr>
      <w:bookmarkStart w:id="247" w:name="_bookmark143"/>
      <w:bookmarkEnd w:id="247"/>
      <w:r>
        <w:rPr>
          <w:w w:val="105"/>
        </w:rPr>
        <w:t>Watson,</w:t>
      </w:r>
      <w:r>
        <w:rPr>
          <w:spacing w:val="5"/>
          <w:w w:val="105"/>
        </w:rPr>
        <w:t xml:space="preserve"> </w:t>
      </w:r>
      <w:r>
        <w:rPr>
          <w:w w:val="105"/>
        </w:rPr>
        <w:t>J.</w:t>
      </w:r>
      <w:r>
        <w:rPr>
          <w:spacing w:val="5"/>
          <w:w w:val="105"/>
        </w:rPr>
        <w:t xml:space="preserve"> </w:t>
      </w:r>
      <w:r>
        <w:rPr>
          <w:w w:val="105"/>
        </w:rPr>
        <w:t>B.</w:t>
      </w:r>
      <w:r>
        <w:rPr>
          <w:spacing w:val="5"/>
          <w:w w:val="105"/>
        </w:rPr>
        <w:t xml:space="preserve"> </w:t>
      </w:r>
      <w:r>
        <w:rPr>
          <w:w w:val="105"/>
        </w:rPr>
        <w:t>(1930).</w:t>
      </w:r>
      <w:r>
        <w:rPr>
          <w:spacing w:val="6"/>
          <w:w w:val="105"/>
        </w:rPr>
        <w:t xml:space="preserve"> </w:t>
      </w:r>
      <w:r>
        <w:rPr>
          <w:rFonts w:ascii="Palatino Linotype"/>
          <w:i/>
          <w:w w:val="105"/>
          <w:lang w:val="en-US"/>
        </w:rPr>
        <w:t>Behaviorism</w:t>
      </w:r>
      <w:r>
        <w:rPr>
          <w:rFonts w:ascii="Palatino Linotype"/>
          <w:i/>
          <w:spacing w:val="10"/>
          <w:w w:val="105"/>
          <w:lang w:val="en-US"/>
        </w:rPr>
        <w:t xml:space="preserve"> </w:t>
      </w:r>
      <w:r>
        <w:rPr>
          <w:w w:val="105"/>
          <w:lang w:val="en-US"/>
        </w:rPr>
        <w:t>(Revised).</w:t>
      </w:r>
      <w:r>
        <w:rPr>
          <w:spacing w:val="5"/>
          <w:w w:val="105"/>
          <w:lang w:val="en-US"/>
        </w:rPr>
        <w:t xml:space="preserve"> </w:t>
      </w:r>
      <w:r>
        <w:rPr>
          <w:w w:val="105"/>
          <w:lang w:val="en-US"/>
        </w:rPr>
        <w:t>University</w:t>
      </w:r>
      <w:r>
        <w:rPr>
          <w:spacing w:val="6"/>
          <w:w w:val="105"/>
          <w:lang w:val="en-US"/>
        </w:rPr>
        <w:t xml:space="preserve"> </w:t>
      </w:r>
      <w:r>
        <w:rPr>
          <w:w w:val="105"/>
          <w:lang w:val="en-US"/>
        </w:rPr>
        <w:t>of</w:t>
      </w:r>
      <w:r>
        <w:rPr>
          <w:spacing w:val="5"/>
          <w:w w:val="105"/>
          <w:lang w:val="en-US"/>
        </w:rPr>
        <w:t xml:space="preserve"> </w:t>
      </w:r>
      <w:r>
        <w:rPr>
          <w:w w:val="105"/>
          <w:lang w:val="en-US"/>
        </w:rPr>
        <w:t>Chicago</w:t>
      </w:r>
      <w:r>
        <w:rPr>
          <w:spacing w:val="5"/>
          <w:w w:val="105"/>
          <w:lang w:val="en-US"/>
        </w:rPr>
        <w:t xml:space="preserve"> </w:t>
      </w:r>
      <w:r>
        <w:rPr>
          <w:spacing w:val="-2"/>
          <w:w w:val="105"/>
          <w:lang w:val="en-US"/>
        </w:rPr>
        <w:t>Press.</w:t>
      </w:r>
    </w:p>
    <w:p w14:paraId="6281FE14" w14:textId="77777777" w:rsidR="00C91026" w:rsidRDefault="00A75B0C">
      <w:pPr>
        <w:pStyle w:val="Corpsdetexte"/>
        <w:spacing w:before="182" w:line="288" w:lineRule="auto"/>
        <w:ind w:left="681" w:right="333" w:hanging="540"/>
        <w:jc w:val="both"/>
        <w:rPr>
          <w:lang w:val="en-US"/>
        </w:rPr>
      </w:pPr>
      <w:bookmarkStart w:id="248" w:name="_bookmark144"/>
      <w:bookmarkEnd w:id="248"/>
      <w:r>
        <w:rPr>
          <w:w w:val="105"/>
          <w:lang w:val="en-US"/>
        </w:rPr>
        <w:t>Weiner, B., &amp; Graham, S. (1984). An attributional approach to emotional development. In C. E. Izard, J. Kagan &amp; R. B. Zajonc (</w:t>
      </w:r>
      <w:proofErr w:type="spellStart"/>
      <w:r>
        <w:rPr>
          <w:w w:val="105"/>
          <w:lang w:val="en-US"/>
        </w:rPr>
        <w:t>Éd</w:t>
      </w:r>
      <w:proofErr w:type="spellEnd"/>
      <w:r>
        <w:rPr>
          <w:w w:val="105"/>
          <w:lang w:val="en-US"/>
        </w:rPr>
        <w:t xml:space="preserve">.), </w:t>
      </w:r>
      <w:r>
        <w:rPr>
          <w:rFonts w:ascii="Palatino Linotype" w:hAnsi="Palatino Linotype"/>
          <w:i/>
          <w:w w:val="105"/>
          <w:lang w:val="en-US"/>
        </w:rPr>
        <w:t>Emotions, cognition, and behavior</w:t>
      </w:r>
      <w:r>
        <w:rPr>
          <w:rFonts w:ascii="Palatino Linotype" w:hAnsi="Palatino Linotype"/>
          <w:i/>
          <w:spacing w:val="40"/>
          <w:w w:val="105"/>
          <w:lang w:val="en-US"/>
        </w:rPr>
        <w:t xml:space="preserve"> </w:t>
      </w:r>
      <w:r>
        <w:rPr>
          <w:w w:val="105"/>
          <w:lang w:val="en-US"/>
        </w:rPr>
        <w:t>(p. 167-191). Cambridge University Press.</w:t>
      </w:r>
    </w:p>
    <w:p w14:paraId="2FFD4026" w14:textId="77777777" w:rsidR="00C91026" w:rsidRDefault="00A75B0C">
      <w:pPr>
        <w:pStyle w:val="Corpsdetexte"/>
        <w:spacing w:before="145" w:line="288" w:lineRule="auto"/>
        <w:ind w:left="709" w:right="794" w:hanging="567"/>
        <w:rPr>
          <w:lang w:val="en-US"/>
        </w:rPr>
      </w:pPr>
      <w:bookmarkStart w:id="249" w:name="_bookmark145"/>
      <w:bookmarkEnd w:id="249"/>
      <w:r>
        <w:rPr>
          <w:w w:val="105"/>
          <w:lang w:val="en-US"/>
        </w:rPr>
        <w:t>Williams,</w:t>
      </w:r>
      <w:r>
        <w:rPr>
          <w:spacing w:val="-3"/>
          <w:w w:val="105"/>
          <w:lang w:val="en-US"/>
        </w:rPr>
        <w:t xml:space="preserve"> </w:t>
      </w:r>
      <w:r>
        <w:rPr>
          <w:w w:val="105"/>
          <w:lang w:val="en-US"/>
        </w:rPr>
        <w:t>F.,</w:t>
      </w:r>
      <w:r>
        <w:rPr>
          <w:spacing w:val="-3"/>
          <w:w w:val="105"/>
          <w:lang w:val="en-US"/>
        </w:rPr>
        <w:t xml:space="preserve"> </w:t>
      </w:r>
      <w:r>
        <w:rPr>
          <w:w w:val="105"/>
          <w:lang w:val="en-US"/>
        </w:rPr>
        <w:t>&amp;</w:t>
      </w:r>
      <w:r>
        <w:rPr>
          <w:spacing w:val="-3"/>
          <w:w w:val="105"/>
          <w:lang w:val="en-US"/>
        </w:rPr>
        <w:t xml:space="preserve"> </w:t>
      </w:r>
      <w:proofErr w:type="spellStart"/>
      <w:r>
        <w:rPr>
          <w:w w:val="105"/>
          <w:lang w:val="en-US"/>
        </w:rPr>
        <w:t>Sundene</w:t>
      </w:r>
      <w:proofErr w:type="spellEnd"/>
      <w:r>
        <w:rPr>
          <w:w w:val="105"/>
          <w:lang w:val="en-US"/>
        </w:rPr>
        <w:t>,</w:t>
      </w:r>
      <w:r>
        <w:rPr>
          <w:spacing w:val="-3"/>
          <w:w w:val="105"/>
          <w:lang w:val="en-US"/>
        </w:rPr>
        <w:t xml:space="preserve"> </w:t>
      </w:r>
      <w:r>
        <w:rPr>
          <w:w w:val="105"/>
          <w:lang w:val="en-US"/>
        </w:rPr>
        <w:t>B.</w:t>
      </w:r>
      <w:r>
        <w:rPr>
          <w:spacing w:val="-3"/>
          <w:w w:val="105"/>
          <w:lang w:val="en-US"/>
        </w:rPr>
        <w:t xml:space="preserve"> </w:t>
      </w:r>
      <w:r>
        <w:rPr>
          <w:w w:val="105"/>
          <w:lang w:val="en-US"/>
        </w:rPr>
        <w:t>(1965).</w:t>
      </w:r>
      <w:r>
        <w:rPr>
          <w:spacing w:val="-3"/>
          <w:w w:val="105"/>
          <w:lang w:val="en-US"/>
        </w:rPr>
        <w:t xml:space="preserve"> </w:t>
      </w:r>
      <w:r>
        <w:rPr>
          <w:w w:val="105"/>
          <w:lang w:val="en-US"/>
        </w:rPr>
        <w:t>Dimensions</w:t>
      </w:r>
      <w:r>
        <w:rPr>
          <w:spacing w:val="-3"/>
          <w:w w:val="105"/>
          <w:lang w:val="en-US"/>
        </w:rPr>
        <w:t xml:space="preserve"> </w:t>
      </w:r>
      <w:r>
        <w:rPr>
          <w:w w:val="105"/>
          <w:lang w:val="en-US"/>
        </w:rPr>
        <w:t>of</w:t>
      </w:r>
      <w:r>
        <w:rPr>
          <w:spacing w:val="-3"/>
          <w:w w:val="105"/>
          <w:lang w:val="en-US"/>
        </w:rPr>
        <w:t xml:space="preserve"> </w:t>
      </w:r>
      <w:r>
        <w:rPr>
          <w:w w:val="105"/>
          <w:lang w:val="en-US"/>
        </w:rPr>
        <w:t>recognition</w:t>
      </w:r>
      <w:r>
        <w:rPr>
          <w:spacing w:val="-3"/>
          <w:w w:val="105"/>
          <w:lang w:val="en-US"/>
        </w:rPr>
        <w:t xml:space="preserve"> </w:t>
      </w:r>
      <w:r>
        <w:rPr>
          <w:w w:val="105"/>
          <w:lang w:val="en-US"/>
        </w:rPr>
        <w:t>:</w:t>
      </w:r>
      <w:r>
        <w:rPr>
          <w:spacing w:val="-3"/>
          <w:w w:val="105"/>
          <w:lang w:val="en-US"/>
        </w:rPr>
        <w:t xml:space="preserve"> </w:t>
      </w:r>
      <w:r>
        <w:rPr>
          <w:w w:val="105"/>
          <w:lang w:val="en-US"/>
        </w:rPr>
        <w:t>Visual</w:t>
      </w:r>
      <w:r>
        <w:rPr>
          <w:spacing w:val="-3"/>
          <w:w w:val="105"/>
          <w:lang w:val="en-US"/>
        </w:rPr>
        <w:t xml:space="preserve"> </w:t>
      </w:r>
      <w:r>
        <w:rPr>
          <w:w w:val="105"/>
          <w:lang w:val="en-US"/>
        </w:rPr>
        <w:t>vs.</w:t>
      </w:r>
      <w:r>
        <w:rPr>
          <w:spacing w:val="-3"/>
          <w:w w:val="105"/>
          <w:lang w:val="en-US"/>
        </w:rPr>
        <w:t xml:space="preserve"> </w:t>
      </w:r>
      <w:r>
        <w:rPr>
          <w:w w:val="105"/>
          <w:lang w:val="en-US"/>
        </w:rPr>
        <w:t xml:space="preserve">Vocal expression of emotion. </w:t>
      </w:r>
      <w:r>
        <w:rPr>
          <w:rFonts w:ascii="Palatino Linotype"/>
          <w:i/>
          <w:w w:val="105"/>
          <w:lang w:val="en-US"/>
        </w:rPr>
        <w:t>AV communication review</w:t>
      </w:r>
      <w:r>
        <w:rPr>
          <w:w w:val="105"/>
          <w:lang w:val="en-US"/>
        </w:rPr>
        <w:t xml:space="preserve">, </w:t>
      </w:r>
      <w:r>
        <w:rPr>
          <w:rFonts w:ascii="Palatino Linotype"/>
          <w:i/>
          <w:w w:val="105"/>
          <w:lang w:val="en-US"/>
        </w:rPr>
        <w:t>13</w:t>
      </w:r>
      <w:r>
        <w:rPr>
          <w:w w:val="105"/>
          <w:lang w:val="en-US"/>
        </w:rPr>
        <w:t xml:space="preserve">, 44-52. </w:t>
      </w:r>
      <w:hyperlink r:id="rId99">
        <w:r>
          <w:rPr>
            <w:spacing w:val="-2"/>
            <w:w w:val="105"/>
            <w:lang w:val="en-US"/>
          </w:rPr>
          <w:t>https://doi.org/10.1007/BF02770781</w:t>
        </w:r>
      </w:hyperlink>
    </w:p>
    <w:p w14:paraId="2192C773" w14:textId="77777777" w:rsidR="00C91026" w:rsidRDefault="00A75B0C">
      <w:pPr>
        <w:spacing w:before="144" w:line="276" w:lineRule="auto"/>
        <w:ind w:left="672" w:right="331" w:hanging="531"/>
        <w:rPr>
          <w:sz w:val="24"/>
          <w:lang w:val="en-US"/>
        </w:rPr>
      </w:pPr>
      <w:bookmarkStart w:id="250" w:name="_bookmark146"/>
      <w:bookmarkEnd w:id="250"/>
      <w:r>
        <w:rPr>
          <w:w w:val="105"/>
          <w:sz w:val="24"/>
          <w:lang w:val="en-US"/>
        </w:rPr>
        <w:t>Wilson, T., Wiebe, J., &amp; Hoffmann, P. (2005). Recognizing contextual polarity in</w:t>
      </w:r>
      <w:r>
        <w:rPr>
          <w:spacing w:val="40"/>
          <w:w w:val="105"/>
          <w:sz w:val="24"/>
          <w:lang w:val="en-US"/>
        </w:rPr>
        <w:t xml:space="preserve"> </w:t>
      </w:r>
      <w:r>
        <w:rPr>
          <w:w w:val="105"/>
          <w:sz w:val="24"/>
          <w:lang w:val="en-US"/>
        </w:rPr>
        <w:t>phrase-level</w:t>
      </w:r>
      <w:r>
        <w:rPr>
          <w:spacing w:val="-3"/>
          <w:w w:val="105"/>
          <w:sz w:val="24"/>
          <w:lang w:val="en-US"/>
        </w:rPr>
        <w:t xml:space="preserve"> </w:t>
      </w:r>
      <w:r>
        <w:rPr>
          <w:w w:val="105"/>
          <w:sz w:val="24"/>
          <w:lang w:val="en-US"/>
        </w:rPr>
        <w:t>sentiment</w:t>
      </w:r>
      <w:r>
        <w:rPr>
          <w:spacing w:val="-3"/>
          <w:w w:val="105"/>
          <w:sz w:val="24"/>
          <w:lang w:val="en-US"/>
        </w:rPr>
        <w:t xml:space="preserve"> </w:t>
      </w:r>
      <w:r>
        <w:rPr>
          <w:w w:val="105"/>
          <w:sz w:val="24"/>
          <w:lang w:val="en-US"/>
        </w:rPr>
        <w:t>analysis.</w:t>
      </w:r>
      <w:r>
        <w:rPr>
          <w:spacing w:val="-3"/>
          <w:w w:val="105"/>
          <w:sz w:val="24"/>
          <w:lang w:val="en-US"/>
        </w:rPr>
        <w:t xml:space="preserve"> </w:t>
      </w:r>
      <w:r>
        <w:rPr>
          <w:rFonts w:ascii="Palatino Linotype" w:hAnsi="Palatino Linotype"/>
          <w:i/>
          <w:w w:val="105"/>
          <w:sz w:val="24"/>
          <w:lang w:val="en-US"/>
        </w:rPr>
        <w:t>Proceedings of the conference on Human Language Technology and Empirical Methods in Natural Language Processing - HLT ’05</w:t>
      </w:r>
      <w:r>
        <w:rPr>
          <w:w w:val="105"/>
          <w:sz w:val="24"/>
          <w:lang w:val="en-US"/>
        </w:rPr>
        <w:t>,</w:t>
      </w:r>
    </w:p>
    <w:p w14:paraId="16FA51DC" w14:textId="77777777" w:rsidR="00C91026" w:rsidRDefault="00A75B0C">
      <w:pPr>
        <w:pStyle w:val="Corpsdetexte"/>
        <w:spacing w:before="13"/>
        <w:ind w:left="703"/>
        <w:rPr>
          <w:lang w:val="en-US"/>
        </w:rPr>
      </w:pPr>
      <w:r>
        <w:rPr>
          <w:lang w:val="en-US"/>
        </w:rPr>
        <w:t>347-354.</w:t>
      </w:r>
      <w:r>
        <w:rPr>
          <w:spacing w:val="29"/>
          <w:lang w:val="en-US"/>
        </w:rPr>
        <w:t xml:space="preserve">  </w:t>
      </w:r>
      <w:hyperlink r:id="rId100">
        <w:r>
          <w:rPr>
            <w:spacing w:val="-2"/>
            <w:lang w:val="en-US"/>
          </w:rPr>
          <w:t>https://doi.org/10.3115/1220575.1220619</w:t>
        </w:r>
      </w:hyperlink>
    </w:p>
    <w:p w14:paraId="1C23188D" w14:textId="77777777" w:rsidR="00C91026" w:rsidRDefault="00A75B0C">
      <w:pPr>
        <w:spacing w:before="175" w:line="266" w:lineRule="auto"/>
        <w:ind w:left="695" w:hanging="553"/>
        <w:rPr>
          <w:sz w:val="24"/>
          <w:lang w:val="en-US"/>
        </w:rPr>
      </w:pPr>
      <w:bookmarkStart w:id="251" w:name="_bookmark147"/>
      <w:bookmarkEnd w:id="251"/>
      <w:r>
        <w:rPr>
          <w:w w:val="105"/>
          <w:sz w:val="24"/>
          <w:lang w:val="en-US"/>
        </w:rPr>
        <w:t xml:space="preserve">Wirtz, J. (2006). Complaint Management – The Heart of CRM. </w:t>
      </w:r>
      <w:r>
        <w:rPr>
          <w:rFonts w:ascii="Palatino Linotype" w:hAnsi="Palatino Linotype"/>
          <w:i/>
          <w:w w:val="105"/>
          <w:sz w:val="24"/>
          <w:lang w:val="en-US"/>
        </w:rPr>
        <w:t>Journal of Services</w:t>
      </w:r>
      <w:r>
        <w:rPr>
          <w:rFonts w:ascii="Palatino Linotype" w:hAnsi="Palatino Linotype"/>
          <w:i/>
          <w:spacing w:val="40"/>
          <w:w w:val="105"/>
          <w:sz w:val="24"/>
          <w:lang w:val="en-US"/>
        </w:rPr>
        <w:t xml:space="preserve"> </w:t>
      </w:r>
      <w:r>
        <w:rPr>
          <w:rFonts w:ascii="Palatino Linotype" w:hAnsi="Palatino Linotype"/>
          <w:i/>
          <w:w w:val="105"/>
          <w:sz w:val="24"/>
          <w:lang w:val="en-US"/>
        </w:rPr>
        <w:t>Marketing</w:t>
      </w:r>
      <w:r>
        <w:rPr>
          <w:w w:val="105"/>
          <w:sz w:val="24"/>
          <w:lang w:val="en-US"/>
        </w:rPr>
        <w:t xml:space="preserve">, </w:t>
      </w:r>
      <w:r>
        <w:rPr>
          <w:rFonts w:ascii="Palatino Linotype" w:hAnsi="Palatino Linotype"/>
          <w:i/>
          <w:w w:val="105"/>
          <w:sz w:val="24"/>
          <w:lang w:val="en-US"/>
        </w:rPr>
        <w:t>20</w:t>
      </w:r>
      <w:r>
        <w:rPr>
          <w:w w:val="105"/>
          <w:sz w:val="24"/>
          <w:lang w:val="en-US"/>
        </w:rPr>
        <w:t xml:space="preserve">(2), 148-149. </w:t>
      </w:r>
      <w:hyperlink r:id="rId101">
        <w:r>
          <w:rPr>
            <w:w w:val="105"/>
            <w:sz w:val="24"/>
            <w:lang w:val="en-US"/>
          </w:rPr>
          <w:t>https://doi.org/10.1108/08876040610657075</w:t>
        </w:r>
      </w:hyperlink>
    </w:p>
    <w:p w14:paraId="09719279" w14:textId="77777777" w:rsidR="00C91026" w:rsidRDefault="00A75B0C">
      <w:pPr>
        <w:pStyle w:val="Corpsdetexte"/>
        <w:spacing w:before="117" w:line="285" w:lineRule="auto"/>
        <w:ind w:left="709" w:right="412" w:hanging="567"/>
        <w:rPr>
          <w:lang w:val="en-US"/>
        </w:rPr>
      </w:pPr>
      <w:bookmarkStart w:id="252" w:name="_bookmark148"/>
      <w:bookmarkEnd w:id="252"/>
      <w:r>
        <w:rPr>
          <w:w w:val="105"/>
          <w:lang w:val="en-US"/>
        </w:rPr>
        <w:t xml:space="preserve">Wundt, W. M. (1897). </w:t>
      </w:r>
      <w:r>
        <w:rPr>
          <w:rFonts w:ascii="Palatino Linotype"/>
          <w:i/>
          <w:w w:val="105"/>
          <w:lang w:val="en-US"/>
        </w:rPr>
        <w:t xml:space="preserve">Outlines of Psychology </w:t>
      </w:r>
      <w:r>
        <w:rPr>
          <w:w w:val="105"/>
          <w:lang w:val="en-US"/>
        </w:rPr>
        <w:t xml:space="preserve">(C. H. Judd, Trad.) [Originally published in German as *Grundriss der </w:t>
      </w:r>
      <w:proofErr w:type="spellStart"/>
      <w:r>
        <w:rPr>
          <w:w w:val="105"/>
          <w:lang w:val="en-US"/>
        </w:rPr>
        <w:t>Psychologie</w:t>
      </w:r>
      <w:proofErr w:type="spellEnd"/>
      <w:r>
        <w:rPr>
          <w:w w:val="105"/>
          <w:lang w:val="en-US"/>
        </w:rPr>
        <w:t>* (1896)]. Wilhelm Engelmann.</w:t>
      </w:r>
    </w:p>
    <w:p w14:paraId="650CD6BD" w14:textId="77777777" w:rsidR="00C91026" w:rsidRDefault="00A75B0C">
      <w:pPr>
        <w:pStyle w:val="Corpsdetexte"/>
        <w:spacing w:before="151" w:line="288" w:lineRule="auto"/>
        <w:ind w:left="709" w:right="482" w:hanging="567"/>
        <w:jc w:val="both"/>
        <w:rPr>
          <w:lang w:val="en-US"/>
        </w:rPr>
      </w:pPr>
      <w:bookmarkStart w:id="253" w:name="_bookmark149"/>
      <w:bookmarkEnd w:id="253"/>
      <w:r>
        <w:rPr>
          <w:w w:val="105"/>
          <w:lang w:val="en-US"/>
        </w:rPr>
        <w:t>Yu, Y., Duan, W., &amp; Cao, Q. (2013). The impact of social and conventional media on firm</w:t>
      </w:r>
      <w:r>
        <w:rPr>
          <w:spacing w:val="-1"/>
          <w:w w:val="105"/>
          <w:lang w:val="en-US"/>
        </w:rPr>
        <w:t xml:space="preserve"> </w:t>
      </w:r>
      <w:r>
        <w:rPr>
          <w:w w:val="105"/>
          <w:lang w:val="en-US"/>
        </w:rPr>
        <w:t>equity</w:t>
      </w:r>
      <w:r>
        <w:rPr>
          <w:spacing w:val="-1"/>
          <w:w w:val="105"/>
          <w:lang w:val="en-US"/>
        </w:rPr>
        <w:t xml:space="preserve"> </w:t>
      </w:r>
      <w:r>
        <w:rPr>
          <w:w w:val="105"/>
          <w:lang w:val="en-US"/>
        </w:rPr>
        <w:t>value</w:t>
      </w:r>
      <w:r>
        <w:rPr>
          <w:spacing w:val="-1"/>
          <w:w w:val="105"/>
          <w:lang w:val="en-US"/>
        </w:rPr>
        <w:t xml:space="preserve"> </w:t>
      </w:r>
      <w:r>
        <w:rPr>
          <w:w w:val="105"/>
          <w:lang w:val="en-US"/>
        </w:rPr>
        <w:t>:</w:t>
      </w:r>
      <w:r>
        <w:rPr>
          <w:spacing w:val="-1"/>
          <w:w w:val="105"/>
          <w:lang w:val="en-US"/>
        </w:rPr>
        <w:t xml:space="preserve"> </w:t>
      </w:r>
      <w:r>
        <w:rPr>
          <w:w w:val="105"/>
          <w:lang w:val="en-US"/>
        </w:rPr>
        <w:t>A</w:t>
      </w:r>
      <w:r>
        <w:rPr>
          <w:spacing w:val="-1"/>
          <w:w w:val="105"/>
          <w:lang w:val="en-US"/>
        </w:rPr>
        <w:t xml:space="preserve"> </w:t>
      </w:r>
      <w:r>
        <w:rPr>
          <w:w w:val="105"/>
          <w:lang w:val="en-US"/>
        </w:rPr>
        <w:t>sentiment</w:t>
      </w:r>
      <w:r>
        <w:rPr>
          <w:spacing w:val="-1"/>
          <w:w w:val="105"/>
          <w:lang w:val="en-US"/>
        </w:rPr>
        <w:t xml:space="preserve"> </w:t>
      </w:r>
      <w:r>
        <w:rPr>
          <w:w w:val="105"/>
          <w:lang w:val="en-US"/>
        </w:rPr>
        <w:t>analysis</w:t>
      </w:r>
      <w:r>
        <w:rPr>
          <w:spacing w:val="-1"/>
          <w:w w:val="105"/>
          <w:lang w:val="en-US"/>
        </w:rPr>
        <w:t xml:space="preserve"> </w:t>
      </w:r>
      <w:r>
        <w:rPr>
          <w:w w:val="105"/>
          <w:lang w:val="en-US"/>
        </w:rPr>
        <w:t>approach.</w:t>
      </w:r>
      <w:r>
        <w:rPr>
          <w:spacing w:val="-1"/>
          <w:w w:val="105"/>
          <w:lang w:val="en-US"/>
        </w:rPr>
        <w:t xml:space="preserve"> </w:t>
      </w:r>
      <w:r>
        <w:rPr>
          <w:rFonts w:ascii="Palatino Linotype"/>
          <w:i/>
          <w:w w:val="105"/>
          <w:lang w:val="en-US"/>
        </w:rPr>
        <w:t>Decision Support Systems</w:t>
      </w:r>
      <w:r>
        <w:rPr>
          <w:w w:val="105"/>
          <w:lang w:val="en-US"/>
        </w:rPr>
        <w:t>,</w:t>
      </w:r>
      <w:r>
        <w:rPr>
          <w:spacing w:val="-1"/>
          <w:w w:val="105"/>
          <w:lang w:val="en-US"/>
        </w:rPr>
        <w:t xml:space="preserve"> </w:t>
      </w:r>
      <w:r>
        <w:rPr>
          <w:rFonts w:ascii="Palatino Linotype"/>
          <w:i/>
          <w:w w:val="105"/>
          <w:lang w:val="en-US"/>
        </w:rPr>
        <w:t>55</w:t>
      </w:r>
      <w:r>
        <w:rPr>
          <w:w w:val="105"/>
          <w:lang w:val="en-US"/>
        </w:rPr>
        <w:t xml:space="preserve">, 919-926. </w:t>
      </w:r>
      <w:hyperlink r:id="rId102">
        <w:r>
          <w:rPr>
            <w:w w:val="105"/>
            <w:lang w:val="en-US"/>
          </w:rPr>
          <w:t>https://doi.org/10.1016/j.dss.2012.12.028</w:t>
        </w:r>
      </w:hyperlink>
    </w:p>
    <w:p w14:paraId="38970600" w14:textId="77777777" w:rsidR="00C91026" w:rsidRDefault="00A75B0C">
      <w:pPr>
        <w:pStyle w:val="Corpsdetexte"/>
        <w:spacing w:before="145" w:line="288" w:lineRule="auto"/>
        <w:ind w:left="703" w:right="482" w:hanging="561"/>
        <w:jc w:val="both"/>
      </w:pPr>
      <w:bookmarkStart w:id="254" w:name="_bookmark150"/>
      <w:bookmarkEnd w:id="254"/>
      <w:r>
        <w:rPr>
          <w:w w:val="105"/>
          <w:lang w:val="en-US"/>
        </w:rPr>
        <w:t xml:space="preserve">Zhan, J., Loh, H. T., &amp; Liu, Y. (2009). Gather customer concerns from online product reviews – A text summarization approach. </w:t>
      </w:r>
      <w:r>
        <w:rPr>
          <w:rFonts w:ascii="Palatino Linotype" w:hAnsi="Palatino Linotype"/>
          <w:i/>
          <w:w w:val="105"/>
        </w:rPr>
        <w:t xml:space="preserve">Expert </w:t>
      </w:r>
      <w:proofErr w:type="spellStart"/>
      <w:r>
        <w:rPr>
          <w:rFonts w:ascii="Palatino Linotype" w:hAnsi="Palatino Linotype"/>
          <w:i/>
          <w:w w:val="105"/>
        </w:rPr>
        <w:t>Systems</w:t>
      </w:r>
      <w:proofErr w:type="spellEnd"/>
      <w:r>
        <w:rPr>
          <w:rFonts w:ascii="Palatino Linotype" w:hAnsi="Palatino Linotype"/>
          <w:i/>
          <w:w w:val="105"/>
        </w:rPr>
        <w:t xml:space="preserve"> </w:t>
      </w:r>
      <w:proofErr w:type="spellStart"/>
      <w:r>
        <w:rPr>
          <w:rFonts w:ascii="Palatino Linotype" w:hAnsi="Palatino Linotype"/>
          <w:i/>
          <w:w w:val="105"/>
        </w:rPr>
        <w:t>with</w:t>
      </w:r>
      <w:proofErr w:type="spellEnd"/>
      <w:r>
        <w:rPr>
          <w:rFonts w:ascii="Palatino Linotype" w:hAnsi="Palatino Linotype"/>
          <w:i/>
          <w:w w:val="105"/>
        </w:rPr>
        <w:t xml:space="preserve"> Applications</w:t>
      </w:r>
      <w:r>
        <w:rPr>
          <w:w w:val="105"/>
        </w:rPr>
        <w:t xml:space="preserve">, </w:t>
      </w:r>
      <w:r>
        <w:rPr>
          <w:rFonts w:ascii="Palatino Linotype" w:hAnsi="Palatino Linotype"/>
          <w:i/>
          <w:w w:val="105"/>
        </w:rPr>
        <w:t>36</w:t>
      </w:r>
      <w:r>
        <w:rPr>
          <w:w w:val="105"/>
        </w:rPr>
        <w:t xml:space="preserve">, 2107-2115. </w:t>
      </w:r>
      <w:hyperlink r:id="rId103">
        <w:r>
          <w:rPr>
            <w:w w:val="105"/>
          </w:rPr>
          <w:t>https://doi.org/10.1016/j.eswa.2007.12.039</w:t>
        </w:r>
      </w:hyperlink>
    </w:p>
    <w:sectPr w:rsidR="00C91026">
      <w:pgSz w:w="11910" w:h="16840"/>
      <w:pgMar w:top="1280" w:right="1133" w:bottom="1080" w:left="1275" w:header="0" w:footer="88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GUENOUN Marcel" w:date="2025-11-26T09:40:00Z" w:initials="GM">
    <w:p w14:paraId="47E47BC2" w14:textId="77777777" w:rsidR="00C91026" w:rsidRDefault="00A75B0C">
      <w:pPr>
        <w:pStyle w:val="Commentaire"/>
      </w:pPr>
      <w:r>
        <w:rPr>
          <w:rStyle w:val="Marquedecommentaire"/>
        </w:rPr>
        <w:annotationRef/>
      </w:r>
      <w:r>
        <w:t>A mon sens on passe d’une économie agraire=&gt;produit=&gt;service puis expérience et ensuite on passe du marketing des services au marketing expérientiel. L’expérience découle du marketing des services et non du marketing produit, mais comme le marketing des services rétroagit sur le marketing produit (servicisation), le marketing expérientiel rétroagit sur les marketing service et marketing produit.</w:t>
      </w:r>
    </w:p>
  </w:comment>
  <w:comment w:id="5" w:author="GUENOUN Marcel" w:date="2025-11-26T09:49:00Z" w:initials="GM">
    <w:p w14:paraId="236C9805" w14:textId="77777777" w:rsidR="00C91026" w:rsidRDefault="00A75B0C">
      <w:pPr>
        <w:pStyle w:val="Commentaire"/>
      </w:pPr>
      <w:r>
        <w:rPr>
          <w:rStyle w:val="Marquedecommentaire"/>
        </w:rPr>
        <w:annotationRef/>
      </w:r>
      <w:r>
        <w:t>N’est-ce pas en apparence contradictoire avec l’approche séquentielle précédente ? comment résoudre la contradiction ?</w:t>
      </w:r>
    </w:p>
  </w:comment>
  <w:comment w:id="6" w:author="GUENOUN Marcel" w:date="2025-11-26T09:55:00Z" w:initials="GM">
    <w:p w14:paraId="1810C9CA" w14:textId="77777777" w:rsidR="00C91026" w:rsidRDefault="00A75B0C">
      <w:pPr>
        <w:pStyle w:val="Commentaire"/>
      </w:pPr>
      <w:r>
        <w:rPr>
          <w:rStyle w:val="Marquedecommentaire"/>
        </w:rPr>
        <w:annotationRef/>
      </w:r>
      <w:r>
        <w:t>Il y a une définition dans ces phrases ?</w:t>
      </w:r>
    </w:p>
  </w:comment>
  <w:comment w:id="7" w:author="GUENOUN Marcel" w:date="2025-11-26T09:58:00Z" w:initials="GM">
    <w:p w14:paraId="571A1948" w14:textId="77777777" w:rsidR="00C91026" w:rsidRDefault="00A75B0C">
      <w:pPr>
        <w:pStyle w:val="Commentaire"/>
      </w:pPr>
      <w:r>
        <w:rPr>
          <w:rStyle w:val="Marquedecommentaire"/>
        </w:rPr>
        <w:annotationRef/>
      </w:r>
      <w:r>
        <w:t>Une question sur la structuration de ta pensée : la relation est une composante de l’expérience, ou bien le marketing expérientiel se situe dans le paradigme de l’approche relationnelle du marketing (vs l’approche transactionnelle) ?</w:t>
      </w:r>
    </w:p>
  </w:comment>
  <w:comment w:id="8" w:author="GUENOUN Marcel" w:date="2025-11-26T10:04:00Z" w:initials="GM">
    <w:p w14:paraId="1F48C343" w14:textId="77777777" w:rsidR="00C91026" w:rsidRDefault="00A75B0C">
      <w:pPr>
        <w:pStyle w:val="Commentaire"/>
      </w:pPr>
      <w:r>
        <w:rPr>
          <w:rStyle w:val="Marquedecommentaire"/>
        </w:rPr>
        <w:annotationRef/>
      </w:r>
      <w:r>
        <w:t>Donc influence réciproque, non ?</w:t>
      </w:r>
    </w:p>
  </w:comment>
  <w:comment w:id="11" w:author="GUENOUN Marcel" w:date="2025-11-26T10:12:00Z" w:initials="GM">
    <w:p w14:paraId="4577AE97" w14:textId="77777777" w:rsidR="00C91026" w:rsidRDefault="00A75B0C">
      <w:pPr>
        <w:pStyle w:val="Commentaire"/>
      </w:pPr>
      <w:r>
        <w:rPr>
          <w:rStyle w:val="Marquedecommentaire"/>
        </w:rPr>
        <w:annotationRef/>
      </w:r>
      <w:r>
        <w:t>??? une partie ?</w:t>
      </w:r>
    </w:p>
  </w:comment>
  <w:comment w:id="36" w:author="GUENOUN Marcel" w:date="2025-11-26T11:04:00Z" w:initials="GM">
    <w:p w14:paraId="1B71BB1D" w14:textId="77777777" w:rsidR="00C91026" w:rsidRDefault="00A75B0C">
      <w:pPr>
        <w:pStyle w:val="Commentaire"/>
      </w:pPr>
      <w:r>
        <w:rPr>
          <w:rStyle w:val="Marquedecommentaire"/>
        </w:rPr>
        <w:annotationRef/>
      </w:r>
      <w:r>
        <w:t>Sans preuves ou références, quelle est la valeur d’une telle affirmation ?</w:t>
      </w:r>
    </w:p>
  </w:comment>
  <w:comment w:id="37" w:author="GUENOUN Marcel" w:date="2025-11-26T11:05:00Z" w:initials="GM">
    <w:p w14:paraId="7523FC5B" w14:textId="77777777" w:rsidR="00C91026" w:rsidRDefault="00A75B0C">
      <w:pPr>
        <w:pStyle w:val="Commentaire"/>
      </w:pPr>
      <w:r>
        <w:rPr>
          <w:rStyle w:val="Marquedecommentaire"/>
        </w:rPr>
        <w:annotationRef/>
      </w:r>
      <w:r>
        <w:t>Evidemment et heureusement sont des formules de café du commerce. Privilégier les phrases fondées sur des faits, preuves, références ou démonstrations logiques.</w:t>
      </w:r>
    </w:p>
  </w:comment>
  <w:comment w:id="38" w:author="GUENOUN Marcel" w:date="2025-11-26T11:09:00Z" w:initials="GM">
    <w:p w14:paraId="00953170" w14:textId="77777777" w:rsidR="00C91026" w:rsidRDefault="00A75B0C">
      <w:pPr>
        <w:pStyle w:val="Commentaire"/>
      </w:pPr>
      <w:r>
        <w:rPr>
          <w:rStyle w:val="Marquedecommentaire"/>
        </w:rPr>
        <w:annotationRef/>
      </w:r>
      <w:r>
        <w:t xml:space="preserve">Il faut bien plus précisement présenter JDMA, ici ou ailleurs. </w:t>
      </w:r>
    </w:p>
    <w:p w14:paraId="76964B42" w14:textId="77777777" w:rsidR="00C91026" w:rsidRDefault="00C91026">
      <w:pPr>
        <w:pStyle w:val="Commentaire"/>
      </w:pPr>
    </w:p>
    <w:p w14:paraId="7ED21E4E" w14:textId="77777777" w:rsidR="00C91026" w:rsidRDefault="00A75B0C">
      <w:pPr>
        <w:pStyle w:val="Commentaire"/>
      </w:pPr>
      <w:r>
        <w:t>D’ailleurs privilégier une écriture par brique=&gt; finir de présenter l’analyse du sentiment sans l’entrecouper d’une présentation trop sommaire de JDMA</w:t>
      </w:r>
    </w:p>
  </w:comment>
  <w:comment w:id="39" w:author="GUENOUN Marcel" w:date="2025-11-26T11:11:00Z" w:initials="GM">
    <w:p w14:paraId="5DE1A154" w14:textId="77777777" w:rsidR="00C91026" w:rsidRDefault="00A75B0C">
      <w:pPr>
        <w:pStyle w:val="Commentaire"/>
      </w:pPr>
      <w:r>
        <w:rPr>
          <w:rStyle w:val="Marquedecommentaire"/>
        </w:rPr>
        <w:annotationRef/>
      </w:r>
      <w:r>
        <w:t>Evite les questions rhétoriques, ici le développement vise précisément à expliquer ce qu’est l’analyse du sentiment</w:t>
      </w:r>
    </w:p>
  </w:comment>
  <w:comment w:id="41" w:author="GUENOUN Marcel" w:date="2025-11-26T11:45:00Z" w:initials="GM">
    <w:p w14:paraId="33F6EB42" w14:textId="77777777" w:rsidR="00C91026" w:rsidRDefault="00A75B0C">
      <w:pPr>
        <w:pStyle w:val="Commentaire"/>
      </w:pPr>
      <w:r>
        <w:rPr>
          <w:rStyle w:val="Marquedecommentaire"/>
        </w:rPr>
        <w:annotationRef/>
      </w:r>
      <w:r>
        <w:t>Ça fait bizarre que tu inclue un schéma non commenté d’un auteur que tu ne cites pas (ou beaucoup plus tard) : ce n’est pas à ton lecteur de faire l’effort de comprendre ce que tu veux dire, c’est à toi d’expliquer pas à pas ton raisonnement</w:t>
      </w:r>
    </w:p>
  </w:comment>
  <w:comment w:id="42" w:author="GUENOUN Marcel" w:date="2025-11-26T11:49:00Z" w:initials="GM">
    <w:p w14:paraId="22AC115B" w14:textId="77777777" w:rsidR="00C91026" w:rsidRDefault="00A75B0C">
      <w:pPr>
        <w:pStyle w:val="Commentaire"/>
      </w:pPr>
      <w:r>
        <w:rPr>
          <w:rStyle w:val="Marquedecommentaire"/>
        </w:rPr>
        <w:annotationRef/>
      </w:r>
      <w:r>
        <w:t>Pourquoi ?</w:t>
      </w:r>
    </w:p>
  </w:comment>
  <w:comment w:id="43" w:author="GUENOUN Marcel" w:date="2025-11-26T11:51:00Z" w:initials="GM">
    <w:p w14:paraId="3E228363" w14:textId="77777777" w:rsidR="00C91026" w:rsidRDefault="00A75B0C">
      <w:pPr>
        <w:pStyle w:val="Commentaire"/>
      </w:pPr>
      <w:r>
        <w:rPr>
          <w:rStyle w:val="Marquedecommentaire"/>
        </w:rPr>
        <w:annotationRef/>
      </w:r>
      <w:r>
        <w:t>Ok intéressant</w:t>
      </w:r>
    </w:p>
  </w:comment>
  <w:comment w:id="44" w:author="GUENOUN Marcel" w:date="2025-11-26T11:52:00Z" w:initials="GM">
    <w:p w14:paraId="4D1730B3" w14:textId="77777777" w:rsidR="00C91026" w:rsidRDefault="00A75B0C">
      <w:pPr>
        <w:pStyle w:val="Commentaire"/>
      </w:pPr>
      <w:r>
        <w:rPr>
          <w:rStyle w:val="Marquedecommentaire"/>
        </w:rPr>
        <w:annotationRef/>
      </w:r>
      <w:r>
        <w:t>A quel endroit comptes-tu indiquer le choix que tu retiens parmi ces options ? ici ou après ? et comment le justifieras-tu ?</w:t>
      </w:r>
    </w:p>
  </w:comment>
  <w:comment w:id="45" w:author="GUENOUN Marcel" w:date="2025-11-26T11:57:00Z" w:initials="GM">
    <w:p w14:paraId="0DB424AA" w14:textId="77777777" w:rsidR="00C91026" w:rsidRDefault="00A75B0C">
      <w:pPr>
        <w:pStyle w:val="Commentaire"/>
      </w:pPr>
      <w:r>
        <w:rPr>
          <w:rStyle w:val="Marquedecommentaire"/>
        </w:rPr>
        <w:annotationRef/>
      </w:r>
      <w:r>
        <w:t xml:space="preserve">Structurer par </w:t>
      </w:r>
      <w:r>
        <w:t>alinea</w:t>
      </w:r>
    </w:p>
  </w:comment>
  <w:comment w:id="53" w:author="GUENOUN Marcel" w:date="2025-11-26T10:23:00Z" w:initials="GM">
    <w:p w14:paraId="52EF34DF" w14:textId="77777777" w:rsidR="00C91026" w:rsidRDefault="00A75B0C">
      <w:pPr>
        <w:pStyle w:val="Commentaire"/>
      </w:pPr>
      <w:r>
        <w:rPr>
          <w:rStyle w:val="Marquedecommentaire"/>
        </w:rPr>
        <w:annotationRef/>
      </w:r>
      <w:r>
        <w:t>Où comptes tu présenter l’objet de recherche et le positionner par rapport à la littérature ? ici ou en introduction ?</w:t>
      </w:r>
    </w:p>
  </w:comment>
  <w:comment w:id="59" w:author="GUENOUN Marcel" w:date="2025-11-26T12:32:00Z" w:initials="GM">
    <w:p w14:paraId="3DCC21CF" w14:textId="77777777" w:rsidR="00C91026" w:rsidRDefault="00A75B0C">
      <w:pPr>
        <w:pStyle w:val="Commentaire"/>
      </w:pPr>
      <w:r>
        <w:rPr>
          <w:rStyle w:val="Marquedecommentaire"/>
        </w:rPr>
        <w:annotationRef/>
      </w:r>
      <w:r>
        <w:t>Bien ça me semble clair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E47BC2" w15:done="0"/>
  <w15:commentEx w15:paraId="236C9805" w15:done="0"/>
  <w15:commentEx w15:paraId="1810C9CA" w15:done="0"/>
  <w15:commentEx w15:paraId="571A1948" w15:done="0"/>
  <w15:commentEx w15:paraId="1F48C343" w15:done="0"/>
  <w15:commentEx w15:paraId="4577AE97" w15:done="0"/>
  <w15:commentEx w15:paraId="1B71BB1D" w15:done="0"/>
  <w15:commentEx w15:paraId="7523FC5B" w15:done="0"/>
  <w15:commentEx w15:paraId="7ED21E4E" w15:done="0"/>
  <w15:commentEx w15:paraId="5DE1A154" w15:done="0"/>
  <w15:commentEx w15:paraId="33F6EB42" w15:done="0"/>
  <w15:commentEx w15:paraId="22AC115B" w15:done="0"/>
  <w15:commentEx w15:paraId="3E228363" w15:done="0"/>
  <w15:commentEx w15:paraId="4D1730B3" w15:done="0"/>
  <w15:commentEx w15:paraId="0DB424AA" w15:done="0"/>
  <w15:commentEx w15:paraId="52EF34DF" w15:done="0"/>
  <w15:commentEx w15:paraId="3DCC21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4464E2">
    <w16cex:extLst>
      <w16:ext w16:uri="{CE6994B0-6A32-4C9F-8C6B-6E91EDA988CE}">
        <cr:reactions xmlns:cr="http://schemas.microsoft.com/office/comments/2020/reactions">
          <cr:reaction reactionType="1">
            <cr:reactionInfo dateUtc="2025-11-27T10:48:09Z">
              <cr:user userId="e8988ebeeab86467" userProvider="Windows Live" userName="Benjamin Levy"/>
            </cr:reactionInfo>
          </cr:reaction>
        </cr:reactions>
      </w16:ext>
    </w16cex:extLst>
  </w16cex:commentExtensible>
  <w16cex:commentExtensible w16cex:durableId="48A86330">
    <w16cex:extLst>
      <w16:ext w16:uri="{CE6994B0-6A32-4C9F-8C6B-6E91EDA988CE}">
        <cr:reactions xmlns:cr="http://schemas.microsoft.com/office/comments/2020/reactions">
          <cr:reaction reactionType="1">
            <cr:reactionInfo dateUtc="2025-11-27T10:35:23Z">
              <cr:user userId="e8988ebeeab86467" userProvider="Windows Live" userName="Benjamin Levy"/>
            </cr:reactionInfo>
          </cr:reaction>
        </cr:reactions>
      </w16:ext>
    </w16cex:extLst>
  </w16cex:commentExtensible>
  <w16cex:commentExtensible w16cex:durableId="326C4232">
    <w16cex:extLst>
      <w16:ext w16:uri="{CE6994B0-6A32-4C9F-8C6B-6E91EDA988CE}">
        <cr:reactions xmlns:cr="http://schemas.microsoft.com/office/comments/2020/reactions">
          <cr:reaction reactionType="1">
            <cr:reactionInfo dateUtc="2025-11-27T10:37:58Z">
              <cr:user userId="e8988ebeeab86467" userProvider="Windows Live" userName="Benjamin Lev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E47BC2" w16cid:durableId="414464E2"/>
  <w16cid:commentId w16cid:paraId="236C9805" w16cid:durableId="78549CA3"/>
  <w16cid:commentId w16cid:paraId="1810C9CA" w16cid:durableId="48A86330"/>
  <w16cid:commentId w16cid:paraId="571A1948" w16cid:durableId="0705CB1C"/>
  <w16cid:commentId w16cid:paraId="1F48C343" w16cid:durableId="3F5FA6EB"/>
  <w16cid:commentId w16cid:paraId="4577AE97" w16cid:durableId="326C4232"/>
  <w16cid:commentId w16cid:paraId="1B71BB1D" w16cid:durableId="7710A2AE"/>
  <w16cid:commentId w16cid:paraId="7523FC5B" w16cid:durableId="1A4EA61A"/>
  <w16cid:commentId w16cid:paraId="7ED21E4E" w16cid:durableId="28874D9B"/>
  <w16cid:commentId w16cid:paraId="5DE1A154" w16cid:durableId="5A0365F1"/>
  <w16cid:commentId w16cid:paraId="33F6EB42" w16cid:durableId="09B2E295"/>
  <w16cid:commentId w16cid:paraId="22AC115B" w16cid:durableId="37B5E3C0"/>
  <w16cid:commentId w16cid:paraId="3E228363" w16cid:durableId="176DE9DD"/>
  <w16cid:commentId w16cid:paraId="4D1730B3" w16cid:durableId="546EDBC2"/>
  <w16cid:commentId w16cid:paraId="0DB424AA" w16cid:durableId="2A168B8C"/>
  <w16cid:commentId w16cid:paraId="52EF34DF" w16cid:durableId="6BC5956C"/>
  <w16cid:commentId w16cid:paraId="3DCC21CF" w16cid:durableId="51E097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79704" w14:textId="77777777" w:rsidR="00C91026" w:rsidRDefault="00A75B0C">
      <w:r>
        <w:separator/>
      </w:r>
    </w:p>
  </w:endnote>
  <w:endnote w:type="continuationSeparator" w:id="0">
    <w:p w14:paraId="35960488" w14:textId="77777777" w:rsidR="00C91026" w:rsidRDefault="00A75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4BAD" w14:textId="77777777" w:rsidR="00C91026" w:rsidRDefault="00A75B0C">
    <w:pPr>
      <w:pStyle w:val="Corpsdetexte"/>
      <w:spacing w:line="14" w:lineRule="auto"/>
      <w:rPr>
        <w:sz w:val="20"/>
      </w:rPr>
    </w:pPr>
    <w:r>
      <w:rPr>
        <w:noProof/>
        <w:sz w:val="20"/>
      </w:rPr>
      <mc:AlternateContent>
        <mc:Choice Requires="wps">
          <w:drawing>
            <wp:anchor distT="0" distB="0" distL="0" distR="0" simplePos="0" relativeHeight="486929408" behindDoc="1" locked="0" layoutInCell="1" allowOverlap="1" wp14:anchorId="260DDE1C" wp14:editId="7D0EA532">
              <wp:simplePos x="0" y="0"/>
              <wp:positionH relativeFrom="page">
                <wp:posOffset>3689184</wp:posOffset>
              </wp:positionH>
              <wp:positionV relativeFrom="page">
                <wp:posOffset>9987768</wp:posOffset>
              </wp:positionV>
              <wp:extent cx="174625"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39395"/>
                      </a:xfrm>
                      <a:prstGeom prst="rect">
                        <a:avLst/>
                      </a:prstGeom>
                    </wps:spPr>
                    <wps:txbx>
                      <w:txbxContent>
                        <w:p w14:paraId="35EEE8B4" w14:textId="77777777" w:rsidR="00C91026" w:rsidRDefault="00A75B0C">
                          <w:pPr>
                            <w:pStyle w:val="Corpsdetexte"/>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93" type="#_x0000_t202" style="position:absolute;margin-left:290.5pt;margin-top:786.45pt;width:13.75pt;height:18.85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" filled="f" stroked="f">
              <v:textbox inset="0,0,0,0">
                <w:txbxContent>
                  <w:p>
                    <w:pPr>
                      <w:pStyle w:val="Corpsdetexte"/>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B051" w14:textId="77777777" w:rsidR="00C91026" w:rsidRDefault="00A75B0C">
      <w:r>
        <w:separator/>
      </w:r>
    </w:p>
  </w:footnote>
  <w:footnote w:type="continuationSeparator" w:id="0">
    <w:p w14:paraId="41A249FD" w14:textId="77777777" w:rsidR="00C91026" w:rsidRDefault="00A75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75259"/>
    <w:multiLevelType w:val="multilevel"/>
    <w:tmpl w:val="BE8A3A28"/>
    <w:lvl w:ilvl="0">
      <w:start w:val="2"/>
      <w:numFmt w:val="decimal"/>
      <w:lvlText w:val="%1"/>
      <w:lvlJc w:val="left"/>
      <w:pPr>
        <w:ind w:left="982" w:hanging="840"/>
        <w:jc w:val="left"/>
      </w:pPr>
      <w:rPr>
        <w:rFonts w:hint="default"/>
        <w:lang w:val="fr-FR" w:eastAsia="en-US" w:bidi="ar-SA"/>
      </w:rPr>
    </w:lvl>
    <w:lvl w:ilvl="1">
      <w:start w:val="1"/>
      <w:numFmt w:val="decimal"/>
      <w:lvlText w:val="%1.%2"/>
      <w:lvlJc w:val="left"/>
      <w:pPr>
        <w:ind w:left="982" w:hanging="840"/>
        <w:jc w:val="left"/>
      </w:pPr>
      <w:rPr>
        <w:rFonts w:ascii="Georgia" w:eastAsia="Georgia" w:hAnsi="Georgia" w:cs="Georgia" w:hint="default"/>
        <w:b/>
        <w:bCs/>
        <w:i w:val="0"/>
        <w:iCs w:val="0"/>
        <w:spacing w:val="0"/>
        <w:w w:val="100"/>
        <w:sz w:val="34"/>
        <w:szCs w:val="34"/>
        <w:lang w:val="fr-FR" w:eastAsia="en-US" w:bidi="ar-SA"/>
      </w:rPr>
    </w:lvl>
    <w:lvl w:ilvl="2">
      <w:start w:val="1"/>
      <w:numFmt w:val="decimal"/>
      <w:lvlText w:val="%1.%2.%3"/>
      <w:lvlJc w:val="left"/>
      <w:pPr>
        <w:ind w:left="1093" w:hanging="952"/>
        <w:jc w:val="left"/>
      </w:pPr>
      <w:rPr>
        <w:rFonts w:ascii="Georgia" w:eastAsia="Georgia" w:hAnsi="Georgia" w:cs="Georgia" w:hint="default"/>
        <w:b/>
        <w:bCs/>
        <w:i w:val="0"/>
        <w:iCs w:val="0"/>
        <w:spacing w:val="0"/>
        <w:w w:val="104"/>
        <w:sz w:val="28"/>
        <w:szCs w:val="28"/>
        <w:lang w:val="fr-FR" w:eastAsia="en-US" w:bidi="ar-SA"/>
      </w:rPr>
    </w:lvl>
    <w:lvl w:ilvl="3">
      <w:numFmt w:val="bullet"/>
      <w:lvlText w:val="•"/>
      <w:lvlJc w:val="left"/>
      <w:pPr>
        <w:ind w:left="2966" w:hanging="952"/>
      </w:pPr>
      <w:rPr>
        <w:rFonts w:hint="default"/>
        <w:lang w:val="fr-FR" w:eastAsia="en-US" w:bidi="ar-SA"/>
      </w:rPr>
    </w:lvl>
    <w:lvl w:ilvl="4">
      <w:numFmt w:val="bullet"/>
      <w:lvlText w:val="•"/>
      <w:lvlJc w:val="left"/>
      <w:pPr>
        <w:ind w:left="3899" w:hanging="952"/>
      </w:pPr>
      <w:rPr>
        <w:rFonts w:hint="default"/>
        <w:lang w:val="fr-FR" w:eastAsia="en-US" w:bidi="ar-SA"/>
      </w:rPr>
    </w:lvl>
    <w:lvl w:ilvl="5">
      <w:numFmt w:val="bullet"/>
      <w:lvlText w:val="•"/>
      <w:lvlJc w:val="left"/>
      <w:pPr>
        <w:ind w:left="4832" w:hanging="952"/>
      </w:pPr>
      <w:rPr>
        <w:rFonts w:hint="default"/>
        <w:lang w:val="fr-FR" w:eastAsia="en-US" w:bidi="ar-SA"/>
      </w:rPr>
    </w:lvl>
    <w:lvl w:ilvl="6">
      <w:numFmt w:val="bullet"/>
      <w:lvlText w:val="•"/>
      <w:lvlJc w:val="left"/>
      <w:pPr>
        <w:ind w:left="5765" w:hanging="952"/>
      </w:pPr>
      <w:rPr>
        <w:rFonts w:hint="default"/>
        <w:lang w:val="fr-FR" w:eastAsia="en-US" w:bidi="ar-SA"/>
      </w:rPr>
    </w:lvl>
    <w:lvl w:ilvl="7">
      <w:numFmt w:val="bullet"/>
      <w:lvlText w:val="•"/>
      <w:lvlJc w:val="left"/>
      <w:pPr>
        <w:ind w:left="6698" w:hanging="952"/>
      </w:pPr>
      <w:rPr>
        <w:rFonts w:hint="default"/>
        <w:lang w:val="fr-FR" w:eastAsia="en-US" w:bidi="ar-SA"/>
      </w:rPr>
    </w:lvl>
    <w:lvl w:ilvl="8">
      <w:numFmt w:val="bullet"/>
      <w:lvlText w:val="•"/>
      <w:lvlJc w:val="left"/>
      <w:pPr>
        <w:ind w:left="7631" w:hanging="952"/>
      </w:pPr>
      <w:rPr>
        <w:rFonts w:hint="default"/>
        <w:lang w:val="fr-FR" w:eastAsia="en-US" w:bidi="ar-SA"/>
      </w:rPr>
    </w:lvl>
  </w:abstractNum>
  <w:abstractNum w:abstractNumId="1" w15:restartNumberingAfterBreak="0">
    <w:nsid w:val="26F7074B"/>
    <w:multiLevelType w:val="multilevel"/>
    <w:tmpl w:val="E4808DBE"/>
    <w:lvl w:ilvl="0">
      <w:start w:val="3"/>
      <w:numFmt w:val="decimal"/>
      <w:lvlText w:val="%1"/>
      <w:lvlJc w:val="left"/>
      <w:pPr>
        <w:ind w:left="982" w:hanging="840"/>
        <w:jc w:val="left"/>
      </w:pPr>
      <w:rPr>
        <w:rFonts w:hint="default"/>
        <w:lang w:val="fr-FR" w:eastAsia="en-US" w:bidi="ar-SA"/>
      </w:rPr>
    </w:lvl>
    <w:lvl w:ilvl="1">
      <w:start w:val="1"/>
      <w:numFmt w:val="decimal"/>
      <w:lvlText w:val="%1.%2"/>
      <w:lvlJc w:val="left"/>
      <w:pPr>
        <w:ind w:left="982" w:hanging="840"/>
        <w:jc w:val="left"/>
      </w:pPr>
      <w:rPr>
        <w:rFonts w:ascii="Georgia" w:eastAsia="Georgia" w:hAnsi="Georgia" w:cs="Georgia" w:hint="default"/>
        <w:b/>
        <w:bCs/>
        <w:i w:val="0"/>
        <w:iCs w:val="0"/>
        <w:spacing w:val="0"/>
        <w:w w:val="101"/>
        <w:sz w:val="34"/>
        <w:szCs w:val="34"/>
        <w:lang w:val="fr-FR" w:eastAsia="en-US" w:bidi="ar-SA"/>
      </w:rPr>
    </w:lvl>
    <w:lvl w:ilvl="2">
      <w:start w:val="1"/>
      <w:numFmt w:val="decimal"/>
      <w:lvlText w:val="%1.%2.%3"/>
      <w:lvlJc w:val="left"/>
      <w:pPr>
        <w:ind w:left="1093" w:hanging="952"/>
        <w:jc w:val="left"/>
      </w:pPr>
      <w:rPr>
        <w:rFonts w:ascii="Georgia" w:eastAsia="Georgia" w:hAnsi="Georgia" w:cs="Georgia" w:hint="default"/>
        <w:b/>
        <w:bCs/>
        <w:i w:val="0"/>
        <w:iCs w:val="0"/>
        <w:spacing w:val="0"/>
        <w:w w:val="98"/>
        <w:sz w:val="28"/>
        <w:szCs w:val="28"/>
        <w:lang w:val="fr-FR" w:eastAsia="en-US" w:bidi="ar-SA"/>
      </w:rPr>
    </w:lvl>
    <w:lvl w:ilvl="3">
      <w:numFmt w:val="bullet"/>
      <w:lvlText w:val="•"/>
      <w:lvlJc w:val="left"/>
      <w:pPr>
        <w:ind w:left="2966" w:hanging="952"/>
      </w:pPr>
      <w:rPr>
        <w:rFonts w:hint="default"/>
        <w:lang w:val="fr-FR" w:eastAsia="en-US" w:bidi="ar-SA"/>
      </w:rPr>
    </w:lvl>
    <w:lvl w:ilvl="4">
      <w:numFmt w:val="bullet"/>
      <w:lvlText w:val="•"/>
      <w:lvlJc w:val="left"/>
      <w:pPr>
        <w:ind w:left="3899" w:hanging="952"/>
      </w:pPr>
      <w:rPr>
        <w:rFonts w:hint="default"/>
        <w:lang w:val="fr-FR" w:eastAsia="en-US" w:bidi="ar-SA"/>
      </w:rPr>
    </w:lvl>
    <w:lvl w:ilvl="5">
      <w:numFmt w:val="bullet"/>
      <w:lvlText w:val="•"/>
      <w:lvlJc w:val="left"/>
      <w:pPr>
        <w:ind w:left="4832" w:hanging="952"/>
      </w:pPr>
      <w:rPr>
        <w:rFonts w:hint="default"/>
        <w:lang w:val="fr-FR" w:eastAsia="en-US" w:bidi="ar-SA"/>
      </w:rPr>
    </w:lvl>
    <w:lvl w:ilvl="6">
      <w:numFmt w:val="bullet"/>
      <w:lvlText w:val="•"/>
      <w:lvlJc w:val="left"/>
      <w:pPr>
        <w:ind w:left="5765" w:hanging="952"/>
      </w:pPr>
      <w:rPr>
        <w:rFonts w:hint="default"/>
        <w:lang w:val="fr-FR" w:eastAsia="en-US" w:bidi="ar-SA"/>
      </w:rPr>
    </w:lvl>
    <w:lvl w:ilvl="7">
      <w:numFmt w:val="bullet"/>
      <w:lvlText w:val="•"/>
      <w:lvlJc w:val="left"/>
      <w:pPr>
        <w:ind w:left="6698" w:hanging="952"/>
      </w:pPr>
      <w:rPr>
        <w:rFonts w:hint="default"/>
        <w:lang w:val="fr-FR" w:eastAsia="en-US" w:bidi="ar-SA"/>
      </w:rPr>
    </w:lvl>
    <w:lvl w:ilvl="8">
      <w:numFmt w:val="bullet"/>
      <w:lvlText w:val="•"/>
      <w:lvlJc w:val="left"/>
      <w:pPr>
        <w:ind w:left="7631" w:hanging="952"/>
      </w:pPr>
      <w:rPr>
        <w:rFonts w:hint="default"/>
        <w:lang w:val="fr-FR" w:eastAsia="en-US" w:bidi="ar-SA"/>
      </w:rPr>
    </w:lvl>
  </w:abstractNum>
  <w:abstractNum w:abstractNumId="2" w15:restartNumberingAfterBreak="0">
    <w:nsid w:val="2CC12555"/>
    <w:multiLevelType w:val="multilevel"/>
    <w:tmpl w:val="0C2C5E9C"/>
    <w:lvl w:ilvl="0">
      <w:start w:val="4"/>
      <w:numFmt w:val="decimal"/>
      <w:lvlText w:val="%1"/>
      <w:lvlJc w:val="left"/>
      <w:pPr>
        <w:ind w:left="982" w:hanging="840"/>
        <w:jc w:val="left"/>
      </w:pPr>
      <w:rPr>
        <w:rFonts w:hint="default"/>
        <w:lang w:val="fr-FR" w:eastAsia="en-US" w:bidi="ar-SA"/>
      </w:rPr>
    </w:lvl>
    <w:lvl w:ilvl="1">
      <w:start w:val="1"/>
      <w:numFmt w:val="decimal"/>
      <w:lvlText w:val="%1.%2"/>
      <w:lvlJc w:val="left"/>
      <w:pPr>
        <w:ind w:left="982" w:hanging="840"/>
        <w:jc w:val="left"/>
      </w:pPr>
      <w:rPr>
        <w:rFonts w:ascii="Georgia" w:eastAsia="Georgia" w:hAnsi="Georgia" w:cs="Georgia" w:hint="default"/>
        <w:b/>
        <w:bCs/>
        <w:i w:val="0"/>
        <w:iCs w:val="0"/>
        <w:spacing w:val="0"/>
        <w:w w:val="99"/>
        <w:sz w:val="34"/>
        <w:szCs w:val="34"/>
        <w:lang w:val="fr-FR" w:eastAsia="en-US" w:bidi="ar-SA"/>
      </w:rPr>
    </w:lvl>
    <w:lvl w:ilvl="2">
      <w:numFmt w:val="bullet"/>
      <w:lvlText w:val="•"/>
      <w:lvlJc w:val="left"/>
      <w:pPr>
        <w:ind w:left="2683" w:hanging="840"/>
      </w:pPr>
      <w:rPr>
        <w:rFonts w:hint="default"/>
        <w:lang w:val="fr-FR" w:eastAsia="en-US" w:bidi="ar-SA"/>
      </w:rPr>
    </w:lvl>
    <w:lvl w:ilvl="3">
      <w:numFmt w:val="bullet"/>
      <w:lvlText w:val="•"/>
      <w:lvlJc w:val="left"/>
      <w:pPr>
        <w:ind w:left="3535" w:hanging="840"/>
      </w:pPr>
      <w:rPr>
        <w:rFonts w:hint="default"/>
        <w:lang w:val="fr-FR" w:eastAsia="en-US" w:bidi="ar-SA"/>
      </w:rPr>
    </w:lvl>
    <w:lvl w:ilvl="4">
      <w:numFmt w:val="bullet"/>
      <w:lvlText w:val="•"/>
      <w:lvlJc w:val="left"/>
      <w:pPr>
        <w:ind w:left="4387" w:hanging="840"/>
      </w:pPr>
      <w:rPr>
        <w:rFonts w:hint="default"/>
        <w:lang w:val="fr-FR" w:eastAsia="en-US" w:bidi="ar-SA"/>
      </w:rPr>
    </w:lvl>
    <w:lvl w:ilvl="5">
      <w:numFmt w:val="bullet"/>
      <w:lvlText w:val="•"/>
      <w:lvlJc w:val="left"/>
      <w:pPr>
        <w:ind w:left="5238" w:hanging="840"/>
      </w:pPr>
      <w:rPr>
        <w:rFonts w:hint="default"/>
        <w:lang w:val="fr-FR" w:eastAsia="en-US" w:bidi="ar-SA"/>
      </w:rPr>
    </w:lvl>
    <w:lvl w:ilvl="6">
      <w:numFmt w:val="bullet"/>
      <w:lvlText w:val="•"/>
      <w:lvlJc w:val="left"/>
      <w:pPr>
        <w:ind w:left="6090" w:hanging="840"/>
      </w:pPr>
      <w:rPr>
        <w:rFonts w:hint="default"/>
        <w:lang w:val="fr-FR" w:eastAsia="en-US" w:bidi="ar-SA"/>
      </w:rPr>
    </w:lvl>
    <w:lvl w:ilvl="7">
      <w:numFmt w:val="bullet"/>
      <w:lvlText w:val="•"/>
      <w:lvlJc w:val="left"/>
      <w:pPr>
        <w:ind w:left="6942" w:hanging="840"/>
      </w:pPr>
      <w:rPr>
        <w:rFonts w:hint="default"/>
        <w:lang w:val="fr-FR" w:eastAsia="en-US" w:bidi="ar-SA"/>
      </w:rPr>
    </w:lvl>
    <w:lvl w:ilvl="8">
      <w:numFmt w:val="bullet"/>
      <w:lvlText w:val="•"/>
      <w:lvlJc w:val="left"/>
      <w:pPr>
        <w:ind w:left="7794" w:hanging="840"/>
      </w:pPr>
      <w:rPr>
        <w:rFonts w:hint="default"/>
        <w:lang w:val="fr-FR" w:eastAsia="en-US" w:bidi="ar-SA"/>
      </w:rPr>
    </w:lvl>
  </w:abstractNum>
  <w:abstractNum w:abstractNumId="3" w15:restartNumberingAfterBreak="0">
    <w:nsid w:val="3B1D787A"/>
    <w:multiLevelType w:val="multilevel"/>
    <w:tmpl w:val="56E28006"/>
    <w:lvl w:ilvl="0">
      <w:start w:val="1"/>
      <w:numFmt w:val="decimal"/>
      <w:lvlText w:val="%1"/>
      <w:lvlJc w:val="left"/>
      <w:pPr>
        <w:ind w:left="500" w:hanging="359"/>
        <w:jc w:val="left"/>
      </w:pPr>
      <w:rPr>
        <w:rFonts w:ascii="Georgia" w:eastAsia="Georgia" w:hAnsi="Georgia" w:cs="Georgia" w:hint="default"/>
        <w:b/>
        <w:bCs/>
        <w:i w:val="0"/>
        <w:iCs w:val="0"/>
        <w:spacing w:val="0"/>
        <w:w w:val="114"/>
        <w:sz w:val="24"/>
        <w:szCs w:val="24"/>
        <w:lang w:val="fr-FR"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fr-FR" w:eastAsia="en-US" w:bidi="ar-SA"/>
      </w:rPr>
    </w:lvl>
    <w:lvl w:ilvl="2">
      <w:start w:val="1"/>
      <w:numFmt w:val="decimal"/>
      <w:lvlText w:val="%1.%2.%3"/>
      <w:lvlJc w:val="left"/>
      <w:pPr>
        <w:ind w:left="1815" w:hanging="765"/>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779" w:hanging="765"/>
      </w:pPr>
      <w:rPr>
        <w:rFonts w:hint="default"/>
        <w:lang w:val="fr-FR" w:eastAsia="en-US" w:bidi="ar-SA"/>
      </w:rPr>
    </w:lvl>
    <w:lvl w:ilvl="4">
      <w:numFmt w:val="bullet"/>
      <w:lvlText w:val="•"/>
      <w:lvlJc w:val="left"/>
      <w:pPr>
        <w:ind w:left="3739" w:hanging="765"/>
      </w:pPr>
      <w:rPr>
        <w:rFonts w:hint="default"/>
        <w:lang w:val="fr-FR" w:eastAsia="en-US" w:bidi="ar-SA"/>
      </w:rPr>
    </w:lvl>
    <w:lvl w:ilvl="5">
      <w:numFmt w:val="bullet"/>
      <w:lvlText w:val="•"/>
      <w:lvlJc w:val="left"/>
      <w:pPr>
        <w:ind w:left="4699" w:hanging="765"/>
      </w:pPr>
      <w:rPr>
        <w:rFonts w:hint="default"/>
        <w:lang w:val="fr-FR" w:eastAsia="en-US" w:bidi="ar-SA"/>
      </w:rPr>
    </w:lvl>
    <w:lvl w:ilvl="6">
      <w:numFmt w:val="bullet"/>
      <w:lvlText w:val="•"/>
      <w:lvlJc w:val="left"/>
      <w:pPr>
        <w:ind w:left="5658" w:hanging="765"/>
      </w:pPr>
      <w:rPr>
        <w:rFonts w:hint="default"/>
        <w:lang w:val="fr-FR" w:eastAsia="en-US" w:bidi="ar-SA"/>
      </w:rPr>
    </w:lvl>
    <w:lvl w:ilvl="7">
      <w:numFmt w:val="bullet"/>
      <w:lvlText w:val="•"/>
      <w:lvlJc w:val="left"/>
      <w:pPr>
        <w:ind w:left="6618" w:hanging="765"/>
      </w:pPr>
      <w:rPr>
        <w:rFonts w:hint="default"/>
        <w:lang w:val="fr-FR" w:eastAsia="en-US" w:bidi="ar-SA"/>
      </w:rPr>
    </w:lvl>
    <w:lvl w:ilvl="8">
      <w:numFmt w:val="bullet"/>
      <w:lvlText w:val="•"/>
      <w:lvlJc w:val="left"/>
      <w:pPr>
        <w:ind w:left="7578" w:hanging="765"/>
      </w:pPr>
      <w:rPr>
        <w:rFonts w:hint="default"/>
        <w:lang w:val="fr-FR" w:eastAsia="en-US" w:bidi="ar-SA"/>
      </w:rPr>
    </w:lvl>
  </w:abstractNum>
  <w:abstractNum w:abstractNumId="4" w15:restartNumberingAfterBreak="0">
    <w:nsid w:val="78EE17CC"/>
    <w:multiLevelType w:val="multilevel"/>
    <w:tmpl w:val="4D0AC8E2"/>
    <w:lvl w:ilvl="0">
      <w:start w:val="1"/>
      <w:numFmt w:val="decimal"/>
      <w:lvlText w:val="%1"/>
      <w:lvlJc w:val="left"/>
      <w:pPr>
        <w:ind w:left="982" w:hanging="840"/>
        <w:jc w:val="left"/>
      </w:pPr>
      <w:rPr>
        <w:rFonts w:hint="default"/>
        <w:lang w:val="fr-FR" w:eastAsia="en-US" w:bidi="ar-SA"/>
      </w:rPr>
    </w:lvl>
    <w:lvl w:ilvl="1">
      <w:start w:val="1"/>
      <w:numFmt w:val="decimal"/>
      <w:lvlText w:val="%1.%2"/>
      <w:lvlJc w:val="left"/>
      <w:pPr>
        <w:ind w:left="982" w:hanging="840"/>
        <w:jc w:val="left"/>
      </w:pPr>
      <w:rPr>
        <w:rFonts w:ascii="Georgia" w:eastAsia="Georgia" w:hAnsi="Georgia" w:cs="Georgia" w:hint="default"/>
        <w:b/>
        <w:bCs/>
        <w:i w:val="0"/>
        <w:iCs w:val="0"/>
        <w:spacing w:val="0"/>
        <w:w w:val="111"/>
        <w:sz w:val="34"/>
        <w:szCs w:val="34"/>
        <w:lang w:val="fr-FR" w:eastAsia="en-US" w:bidi="ar-SA"/>
      </w:rPr>
    </w:lvl>
    <w:lvl w:ilvl="2">
      <w:start w:val="1"/>
      <w:numFmt w:val="decimal"/>
      <w:lvlText w:val="%1.%2.%3"/>
      <w:lvlJc w:val="left"/>
      <w:pPr>
        <w:ind w:left="1093" w:hanging="952"/>
        <w:jc w:val="left"/>
      </w:pPr>
      <w:rPr>
        <w:rFonts w:ascii="Georgia" w:eastAsia="Georgia" w:hAnsi="Georgia" w:cs="Georgia" w:hint="default"/>
        <w:b/>
        <w:bCs/>
        <w:i w:val="0"/>
        <w:iCs w:val="0"/>
        <w:spacing w:val="0"/>
        <w:w w:val="111"/>
        <w:sz w:val="28"/>
        <w:szCs w:val="28"/>
        <w:lang w:val="fr-FR" w:eastAsia="en-US" w:bidi="ar-SA"/>
      </w:rPr>
    </w:lvl>
    <w:lvl w:ilvl="3">
      <w:start w:val="1"/>
      <w:numFmt w:val="decimal"/>
      <w:lvlText w:val="%4."/>
      <w:lvlJc w:val="left"/>
      <w:pPr>
        <w:ind w:left="740" w:hanging="302"/>
        <w:jc w:val="left"/>
      </w:pPr>
      <w:rPr>
        <w:rFonts w:ascii="Times New Roman" w:eastAsia="Times New Roman" w:hAnsi="Times New Roman" w:cs="Times New Roman" w:hint="default"/>
        <w:b w:val="0"/>
        <w:bCs w:val="0"/>
        <w:i w:val="0"/>
        <w:iCs w:val="0"/>
        <w:spacing w:val="0"/>
        <w:w w:val="101"/>
        <w:sz w:val="24"/>
        <w:szCs w:val="24"/>
        <w:lang w:val="fr-FR" w:eastAsia="en-US" w:bidi="ar-SA"/>
      </w:rPr>
    </w:lvl>
    <w:lvl w:ilvl="4">
      <w:numFmt w:val="bullet"/>
      <w:lvlText w:val="•"/>
      <w:lvlJc w:val="left"/>
      <w:pPr>
        <w:ind w:left="3199" w:hanging="302"/>
      </w:pPr>
      <w:rPr>
        <w:rFonts w:hint="default"/>
        <w:lang w:val="fr-FR" w:eastAsia="en-US" w:bidi="ar-SA"/>
      </w:rPr>
    </w:lvl>
    <w:lvl w:ilvl="5">
      <w:numFmt w:val="bullet"/>
      <w:lvlText w:val="•"/>
      <w:lvlJc w:val="left"/>
      <w:pPr>
        <w:ind w:left="4249" w:hanging="302"/>
      </w:pPr>
      <w:rPr>
        <w:rFonts w:hint="default"/>
        <w:lang w:val="fr-FR" w:eastAsia="en-US" w:bidi="ar-SA"/>
      </w:rPr>
    </w:lvl>
    <w:lvl w:ilvl="6">
      <w:numFmt w:val="bullet"/>
      <w:lvlText w:val="•"/>
      <w:lvlJc w:val="left"/>
      <w:pPr>
        <w:ind w:left="5298" w:hanging="302"/>
      </w:pPr>
      <w:rPr>
        <w:rFonts w:hint="default"/>
        <w:lang w:val="fr-FR" w:eastAsia="en-US" w:bidi="ar-SA"/>
      </w:rPr>
    </w:lvl>
    <w:lvl w:ilvl="7">
      <w:numFmt w:val="bullet"/>
      <w:lvlText w:val="•"/>
      <w:lvlJc w:val="left"/>
      <w:pPr>
        <w:ind w:left="6348" w:hanging="302"/>
      </w:pPr>
      <w:rPr>
        <w:rFonts w:hint="default"/>
        <w:lang w:val="fr-FR" w:eastAsia="en-US" w:bidi="ar-SA"/>
      </w:rPr>
    </w:lvl>
    <w:lvl w:ilvl="8">
      <w:numFmt w:val="bullet"/>
      <w:lvlText w:val="•"/>
      <w:lvlJc w:val="left"/>
      <w:pPr>
        <w:ind w:left="7398" w:hanging="302"/>
      </w:pPr>
      <w:rPr>
        <w:rFonts w:hint="default"/>
        <w:lang w:val="fr-FR" w:eastAsia="en-US" w:bidi="ar-SA"/>
      </w:rPr>
    </w:lvl>
  </w:abstractNum>
  <w:num w:numId="1" w16cid:durableId="780105209">
    <w:abstractNumId w:val="2"/>
  </w:num>
  <w:num w:numId="2" w16cid:durableId="348797351">
    <w:abstractNumId w:val="1"/>
  </w:num>
  <w:num w:numId="3" w16cid:durableId="411588209">
    <w:abstractNumId w:val="0"/>
  </w:num>
  <w:num w:numId="4" w16cid:durableId="602029725">
    <w:abstractNumId w:val="4"/>
  </w:num>
  <w:num w:numId="5" w16cid:durableId="85546098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NOUN Marcel">
    <w15:presenceInfo w15:providerId="AD" w15:userId="S-1-5-21-2043104406-512064258-1538882281-1849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26"/>
    <w:rsid w:val="00122012"/>
    <w:rsid w:val="009C1055"/>
    <w:rsid w:val="00A75B0C"/>
    <w:rsid w:val="00B24566"/>
    <w:rsid w:val="00C91026"/>
    <w:rsid w:val="00DC4F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A684E"/>
  <w15:docId w15:val="{7B70F4F5-AF8A-8840-978E-4375D18A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982" w:hanging="840"/>
      <w:outlineLvl w:val="0"/>
    </w:pPr>
    <w:rPr>
      <w:rFonts w:ascii="Georgia" w:eastAsia="Georgia" w:hAnsi="Georgia" w:cs="Georgia"/>
      <w:b/>
      <w:bCs/>
      <w:sz w:val="34"/>
      <w:szCs w:val="34"/>
    </w:rPr>
  </w:style>
  <w:style w:type="paragraph" w:styleId="Titre2">
    <w:name w:val="heading 2"/>
    <w:basedOn w:val="Normal"/>
    <w:uiPriority w:val="9"/>
    <w:unhideWhenUsed/>
    <w:qFormat/>
    <w:pPr>
      <w:ind w:left="1093" w:hanging="951"/>
      <w:outlineLvl w:val="1"/>
    </w:pPr>
    <w:rPr>
      <w:rFonts w:ascii="Georgia" w:eastAsia="Georgia" w:hAnsi="Georgia" w:cs="Georgia"/>
      <w:b/>
      <w:bCs/>
      <w:sz w:val="28"/>
      <w:szCs w:val="28"/>
    </w:rPr>
  </w:style>
  <w:style w:type="paragraph" w:styleId="Titre3">
    <w:name w:val="heading 3"/>
    <w:basedOn w:val="Normal"/>
    <w:uiPriority w:val="9"/>
    <w:unhideWhenUsed/>
    <w:qFormat/>
    <w:pPr>
      <w:ind w:left="142"/>
      <w:outlineLvl w:val="2"/>
    </w:pPr>
    <w:rPr>
      <w:rFonts w:ascii="Georgia" w:eastAsia="Georgia" w:hAnsi="Georgia" w:cs="Georgia"/>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25"/>
      <w:ind w:left="500" w:hanging="358"/>
    </w:pPr>
    <w:rPr>
      <w:rFonts w:ascii="Georgia" w:eastAsia="Georgia" w:hAnsi="Georgia" w:cs="Georgia"/>
      <w:b/>
      <w:bCs/>
      <w:sz w:val="24"/>
      <w:szCs w:val="24"/>
    </w:rPr>
  </w:style>
  <w:style w:type="paragraph" w:styleId="TM2">
    <w:name w:val="toc 2"/>
    <w:basedOn w:val="Normal"/>
    <w:uiPriority w:val="1"/>
    <w:qFormat/>
    <w:pPr>
      <w:spacing w:before="82"/>
      <w:ind w:left="1050" w:hanging="550"/>
    </w:pPr>
    <w:rPr>
      <w:sz w:val="24"/>
      <w:szCs w:val="24"/>
    </w:rPr>
  </w:style>
  <w:style w:type="paragraph" w:styleId="TM3">
    <w:name w:val="toc 3"/>
    <w:basedOn w:val="Normal"/>
    <w:uiPriority w:val="1"/>
    <w:qFormat/>
    <w:pPr>
      <w:spacing w:before="82"/>
      <w:ind w:left="1815" w:hanging="765"/>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982" w:hanging="840"/>
    </w:pPr>
  </w:style>
  <w:style w:type="paragraph" w:customStyle="1" w:styleId="TableParagraph">
    <w:name w:val="Table Paragraph"/>
    <w:basedOn w:val="Normal"/>
    <w:uiPriority w:val="1"/>
    <w:qFormat/>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rFonts w:ascii="Times New Roman" w:eastAsia="Times New Roman" w:hAnsi="Times New Roman" w:cs="Times New Roman"/>
      <w:sz w:val="20"/>
      <w:szCs w:val="20"/>
      <w:lang w:val="fr-FR"/>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Times New Roman" w:eastAsia="Times New Roman" w:hAnsi="Times New Roman" w:cs="Times New Roman"/>
      <w:b/>
      <w:bCs/>
      <w:sz w:val="20"/>
      <w:szCs w:val="20"/>
      <w:lang w:val="fr-FR"/>
    </w:rPr>
  </w:style>
  <w:style w:type="paragraph" w:styleId="Rvision">
    <w:name w:val="Revision"/>
    <w:hidden/>
    <w:uiPriority w:val="99"/>
    <w:semiHidden/>
    <w:rsid w:val="00DC4FA5"/>
    <w:pPr>
      <w:widowControl/>
      <w:autoSpaceDE/>
      <w:autoSpaceDN/>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747-024-01031-y" TargetMode="External"/><Relationship Id="rId21" Type="http://schemas.openxmlformats.org/officeDocument/2006/relationships/image" Target="media/image10.jpeg"/><Relationship Id="rId42" Type="http://schemas.openxmlformats.org/officeDocument/2006/relationships/hyperlink" Target="https://doi.org/10.1111/j.1467-9280.2007.02024.x" TargetMode="External"/><Relationship Id="rId47" Type="http://schemas.openxmlformats.org/officeDocument/2006/relationships/hyperlink" Target="https://go.gale.com/ps/i.do?p=AONE&amp;sw=w&amp;issn=00251895&amp;v=2.1&amp;it=r&amp;id=GALE%7CA11782019&amp;sid=googleScholar&amp;linkaccess=fulltext&amp;userGroupName=anon~e933228c&amp;aty=open-web-entry" TargetMode="External"/><Relationship Id="rId63" Type="http://schemas.openxmlformats.org/officeDocument/2006/relationships/hyperlink" Target="https://doi.org/10.1509/jm.15.0420" TargetMode="External"/><Relationship Id="rId68" Type="http://schemas.openxmlformats.org/officeDocument/2006/relationships/hyperlink" Target="https://doi.org/10.1007/978-3-031-02145-9" TargetMode="External"/><Relationship Id="rId84" Type="http://schemas.openxmlformats.org/officeDocument/2006/relationships/hyperlink" Target="https://doi.org/10.2307/3203428" TargetMode="External"/><Relationship Id="rId89" Type="http://schemas.openxmlformats.org/officeDocument/2006/relationships/hyperlink" Target="https://doi.org/10.1362/026725799784870496" TargetMode="External"/><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16/S0022-4359(97)90003-8" TargetMode="External"/><Relationship Id="rId37" Type="http://schemas.openxmlformats.org/officeDocument/2006/relationships/hyperlink" Target="https://doi.org/10.2307/j.ctv11316pw.5" TargetMode="External"/><Relationship Id="rId53" Type="http://schemas.openxmlformats.org/officeDocument/2006/relationships/hyperlink" Target="https://doi.org/10.1007/s11747-015-0460-7" TargetMode="External"/><Relationship Id="rId58" Type="http://schemas.openxmlformats.org/officeDocument/2006/relationships/hyperlink" Target="https://doi.org/10.1080/09593969.2012.746717" TargetMode="External"/><Relationship Id="rId74" Type="http://schemas.openxmlformats.org/officeDocument/2006/relationships/hyperlink" Target="https://doi.org/10.1037/0033-2909.112.2.179" TargetMode="External"/><Relationship Id="rId79" Type="http://schemas.openxmlformats.org/officeDocument/2006/relationships/hyperlink" Target="https://doi.org/10.1037/0033-295X.97.3.315" TargetMode="External"/><Relationship Id="rId102" Type="http://schemas.openxmlformats.org/officeDocument/2006/relationships/hyperlink" Target="https://doi.org/10.1016/j.dss.2012.12.028" TargetMode="External"/><Relationship Id="rId5" Type="http://schemas.openxmlformats.org/officeDocument/2006/relationships/footnotes" Target="footnotes.xml"/><Relationship Id="rId90" Type="http://schemas.openxmlformats.org/officeDocument/2006/relationships/hyperlink" Target="https://doi.org/10.1177/002224298805200108" TargetMode="External"/><Relationship Id="rId95" Type="http://schemas.openxmlformats.org/officeDocument/2006/relationships/hyperlink" Target="https://doi.org/10.1016/j.jretai.2008.11.001" TargetMode="External"/><Relationship Id="rId22" Type="http://schemas.openxmlformats.org/officeDocument/2006/relationships/image" Target="media/image11.jpeg"/><Relationship Id="rId27" Type="http://schemas.openxmlformats.org/officeDocument/2006/relationships/hyperlink" Target="https://doi.org/10.1108/JSM-12-2019-0490" TargetMode="External"/><Relationship Id="rId43" Type="http://schemas.openxmlformats.org/officeDocument/2006/relationships/hyperlink" Target="https://doi.org/10.1080/00049536208255453" TargetMode="External"/><Relationship Id="rId48" Type="http://schemas.openxmlformats.org/officeDocument/2006/relationships/hyperlink" Target="https://go.gale.com/ps/i.do?p=AONE&amp;sw=w&amp;issn=00251895&amp;v=2.1&amp;it=r&amp;id=GALE%7CA11782019&amp;sid=googleScholar&amp;linkaccess=fulltext&amp;userGroupName=anon~e933228c&amp;aty=open-web-entry" TargetMode="External"/><Relationship Id="rId64" Type="http://schemas.openxmlformats.org/officeDocument/2006/relationships/hyperlink" Target="https://doi.org/10.1177/001088048302400207" TargetMode="External"/><Relationship Id="rId69" Type="http://schemas.openxmlformats.org/officeDocument/2006/relationships/hyperlink" Target="https://doi.org/10.1007/978-1-4614-3223-4_13" TargetMode="External"/><Relationship Id="rId80" Type="http://schemas.openxmlformats.org/officeDocument/2006/relationships/hyperlink" Target="https://doi.org/10.1111/j.1467-9450.1966.tb01334.x" TargetMode="External"/><Relationship Id="rId85" Type="http://schemas.openxmlformats.org/officeDocument/2006/relationships/hyperlink" Target="https://doi.org/10.1016/j.dss.2012.12.022" TargetMode="External"/><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hyperlink" Target="https://doi.org/10.1177/0092070304268417" TargetMode="External"/><Relationship Id="rId38" Type="http://schemas.openxmlformats.org/officeDocument/2006/relationships/hyperlink" Target="https://doi.org/10.1037/0033-295X.99.3.550" TargetMode="External"/><Relationship Id="rId59" Type="http://schemas.openxmlformats.org/officeDocument/2006/relationships/hyperlink" Target="https://doi.org/10.1086/228745" TargetMode="External"/><Relationship Id="rId103" Type="http://schemas.openxmlformats.org/officeDocument/2006/relationships/hyperlink" Target="https://doi.org/10.1016/j.eswa.2007.12.039" TargetMode="External"/><Relationship Id="rId20" Type="http://schemas.openxmlformats.org/officeDocument/2006/relationships/image" Target="media/image9.png"/><Relationship Id="rId41" Type="http://schemas.openxmlformats.org/officeDocument/2006/relationships/hyperlink" Target="https://doi.org/10.1017/CBO9781139173308" TargetMode="External"/><Relationship Id="rId54" Type="http://schemas.openxmlformats.org/officeDocument/2006/relationships/hyperlink" Target="https://doi.org/10.1016/j.csl.2010.07.004" TargetMode="External"/><Relationship Id="rId62" Type="http://schemas.openxmlformats.org/officeDocument/2006/relationships/hyperlink" Target="https://doi.org/10.1007/s10458-009-9097-6" TargetMode="External"/><Relationship Id="rId70" Type="http://schemas.openxmlformats.org/officeDocument/2006/relationships/hyperlink" Target="https://doi.org/10.1016/j.elerap.2012.05.002" TargetMode="External"/><Relationship Id="rId75" Type="http://schemas.openxmlformats.org/officeDocument/2006/relationships/hyperlink" Target="https://doi.org/10.3115/1699510.1699534" TargetMode="External"/><Relationship Id="rId83" Type="http://schemas.openxmlformats.org/officeDocument/2006/relationships/hyperlink" Target="https://doi.org/10.1080/09593969500000005" TargetMode="External"/><Relationship Id="rId88" Type="http://schemas.openxmlformats.org/officeDocument/2006/relationships/hyperlink" Target="https://doi.org/10.1037/0022-3514.76.5.805" TargetMode="External"/><Relationship Id="rId91" Type="http://schemas.openxmlformats.org/officeDocument/2006/relationships/hyperlink" Target="https://doi.org/10.2307/1252161" TargetMode="External"/><Relationship Id="rId96" Type="http://schemas.openxmlformats.org/officeDocument/2006/relationships/hyperlink" Target="https://doi.org/10.1177/109467051037546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doi.org/10.1007/s13162-025-00324-x" TargetMode="External"/><Relationship Id="rId36" Type="http://schemas.openxmlformats.org/officeDocument/2006/relationships/hyperlink" Target="https://doi.org/10.1007/978-94-009-2792-6_15" TargetMode="External"/><Relationship Id="rId49" Type="http://schemas.openxmlformats.org/officeDocument/2006/relationships/hyperlink" Target="https://doi.org/10.2307/j.ctv11316pw.4" TargetMode="External"/><Relationship Id="rId57" Type="http://schemas.openxmlformats.org/officeDocument/2006/relationships/hyperlink" Target="https://doi.org/10.1037/0033-295X.101.2.205" TargetMode="External"/><Relationship Id="rId106"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s://doi.org/10.2307/3053179" TargetMode="External"/><Relationship Id="rId44" Type="http://schemas.openxmlformats.org/officeDocument/2006/relationships/hyperlink" Target="https://doi.org/10.1007/978-3-642-69631-2_5" TargetMode="External"/><Relationship Id="rId52" Type="http://schemas.openxmlformats.org/officeDocument/2006/relationships/hyperlink" Target="https://www.jstor.org/stable/2489122" TargetMode="External"/><Relationship Id="rId60" Type="http://schemas.openxmlformats.org/officeDocument/2006/relationships/hyperlink" Target="https://doi.org/10.1108/01409170910994141" TargetMode="External"/><Relationship Id="rId65" Type="http://schemas.openxmlformats.org/officeDocument/2006/relationships/hyperlink" Target="https://doi.org/10.1016/j.dss.2009.09.003" TargetMode="External"/><Relationship Id="rId73" Type="http://schemas.openxmlformats.org/officeDocument/2006/relationships/hyperlink" Target="https://doi.org/10.1016/j.copsyc.2015.09.015" TargetMode="External"/><Relationship Id="rId78" Type="http://schemas.openxmlformats.org/officeDocument/2006/relationships/hyperlink" Target="https://doi.org/10.1177/1745691620985415" TargetMode="External"/><Relationship Id="rId81" Type="http://schemas.openxmlformats.org/officeDocument/2006/relationships/hyperlink" Target="https://doi.org/10.1509/jmkg.70.4.136" TargetMode="External"/><Relationship Id="rId86" Type="http://schemas.openxmlformats.org/officeDocument/2006/relationships/hyperlink" Target="https://doi.org/10.1037/h0077714" TargetMode="External"/><Relationship Id="rId94" Type="http://schemas.openxmlformats.org/officeDocument/2006/relationships/hyperlink" Target="https://doi.org/10.4324/9781315798806-11" TargetMode="External"/><Relationship Id="rId99" Type="http://schemas.openxmlformats.org/officeDocument/2006/relationships/hyperlink" Target="https://doi.org/10.1007/BF02770781" TargetMode="External"/><Relationship Id="rId101" Type="http://schemas.openxmlformats.org/officeDocument/2006/relationships/hyperlink" Target="https://doi.org/10.1108/08876040610657075" TargetMode="External"/><Relationship Id="rId4" Type="http://schemas.openxmlformats.org/officeDocument/2006/relationships/webSettings" Target="web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80/02699939208411068" TargetMode="External"/><Relationship Id="rId34" Type="http://schemas.openxmlformats.org/officeDocument/2006/relationships/hyperlink" Target="https://doi.org/10.1109/MIS.2017.4531228" TargetMode="External"/><Relationship Id="rId50" Type="http://schemas.openxmlformats.org/officeDocument/2006/relationships/hyperlink" Target="https://doi.org/10.1007/s10462-017-9599-6" TargetMode="External"/><Relationship Id="rId55" Type="http://schemas.openxmlformats.org/officeDocument/2006/relationships/hyperlink" Target="https://doi.org/10.1108/EJM-04-2016-0204" TargetMode="External"/><Relationship Id="rId76" Type="http://schemas.openxmlformats.org/officeDocument/2006/relationships/hyperlink" Target="https://doi.org/10.1007/978-981-10-8438-6_2" TargetMode="External"/><Relationship Id="rId97" Type="http://schemas.openxmlformats.org/officeDocument/2006/relationships/hyperlink" Target="https://doi.org/10.1016/j.dss.2013.08.002" TargetMode="External"/><Relationship Id="rId104"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hyperlink" Target="https://doi.org/10.1146/annurev.polisci.3.1.221" TargetMode="External"/><Relationship Id="rId92" Type="http://schemas.openxmlformats.org/officeDocument/2006/relationships/hyperlink" Target="https://doi.org/10.1007/978-0-387-30715-2_2" TargetMode="External"/><Relationship Id="rId2" Type="http://schemas.openxmlformats.org/officeDocument/2006/relationships/styles" Target="styles.xml"/><Relationship Id="rId29" Type="http://schemas.openxmlformats.org/officeDocument/2006/relationships/hyperlink" Target="https://doi.org/10.1111/j.1745-6916.2006.00003.x" TargetMode="External"/><Relationship Id="rId24" Type="http://schemas.openxmlformats.org/officeDocument/2006/relationships/image" Target="media/image13.jpeg"/><Relationship Id="rId40" Type="http://schemas.openxmlformats.org/officeDocument/2006/relationships/hyperlink" Target="https://doi.org/10.1037/h0030377" TargetMode="External"/><Relationship Id="rId45" Type="http://schemas.openxmlformats.org/officeDocument/2006/relationships/hyperlink" Target="https://doi.org/10.1016/j.jretai.2009.01.001" TargetMode="External"/><Relationship Id="rId66" Type="http://schemas.openxmlformats.org/officeDocument/2006/relationships/hyperlink" Target="https://doi.org/10.1016/j.dss.2013.01.023" TargetMode="External"/><Relationship Id="rId87" Type="http://schemas.openxmlformats.org/officeDocument/2006/relationships/hyperlink" Target="https://doi.org/10.1037/0022-3514.60.1.37" TargetMode="External"/><Relationship Id="rId61" Type="http://schemas.openxmlformats.org/officeDocument/2006/relationships/hyperlink" Target="https://doi.org/10.1016/j.jretai.2006.08.002" TargetMode="External"/><Relationship Id="rId82" Type="http://schemas.openxmlformats.org/officeDocument/2006/relationships/hyperlink" Target="https://doi.org/10.3115/1118693.1118704"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37/a0027555" TargetMode="External"/><Relationship Id="rId35" Type="http://schemas.openxmlformats.org/officeDocument/2006/relationships/hyperlink" Target="https://doi.org/10.3389/fpsyg.2017.01432" TargetMode="External"/><Relationship Id="rId56" Type="http://schemas.openxmlformats.org/officeDocument/2006/relationships/hyperlink" Target="https://doi.org/10.1093/mind/os-IX.34.188" TargetMode="External"/><Relationship Id="rId77" Type="http://schemas.openxmlformats.org/officeDocument/2006/relationships/hyperlink" Target="https://doi.org/10.1080/02699938708408362" TargetMode="External"/><Relationship Id="rId100" Type="http://schemas.openxmlformats.org/officeDocument/2006/relationships/hyperlink" Target="https://doi.org/10.3115/1220575.1220619" TargetMode="External"/><Relationship Id="rId105"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1108/09596110310482209" TargetMode="External"/><Relationship Id="rId72" Type="http://schemas.openxmlformats.org/officeDocument/2006/relationships/hyperlink" Target="https://doi.org/10.1007/s13162-024-00278-6" TargetMode="External"/><Relationship Id="rId93" Type="http://schemas.openxmlformats.org/officeDocument/2006/relationships/hyperlink" Target="https://www.jstor.org/stable/2489313" TargetMode="External"/><Relationship Id="rId98" Type="http://schemas.openxmlformats.org/officeDocument/2006/relationships/hyperlink" Target="https://doi.org/10.1016/j.inffus.2022.03.009" TargetMode="External"/><Relationship Id="rId3" Type="http://schemas.openxmlformats.org/officeDocument/2006/relationships/settings" Target="settings.xml"/><Relationship Id="rId25" Type="http://schemas.openxmlformats.org/officeDocument/2006/relationships/hyperlink" Target="https://doi.org/10.1037/h0042280" TargetMode="External"/><Relationship Id="rId46" Type="http://schemas.openxmlformats.org/officeDocument/2006/relationships/hyperlink" Target="https://go.gale.com/ps/i.do?p=AONE&amp;sw=w&amp;issn=00251895&amp;v=2.1&amp;it=r&amp;id=GALE%7CA11782019&amp;sid=googleScholar&amp;linkaccess=fulltext&amp;userGroupName=anon~e933228c&amp;aty=open-web-entry" TargetMode="External"/><Relationship Id="rId67" Type="http://schemas.openxmlformats.org/officeDocument/2006/relationships/hyperlink" Target="https://doi.org/10.1007/s10462-021-099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41</Pages>
  <Words>12221</Words>
  <Characters>67221</Characters>
  <Application>Microsoft Office Word</Application>
  <DocSecurity>0</DocSecurity>
  <Lines>560</Lines>
  <Paragraphs>158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GUENOUN Marcel</dc:creator>
  <cp:lastModifiedBy>Benjamin Levy</cp:lastModifiedBy>
  <cp:revision>5</cp:revision>
  <dcterms:created xsi:type="dcterms:W3CDTF">2025-11-26T11:33:00Z</dcterms:created>
  <dcterms:modified xsi:type="dcterms:W3CDTF">2025-12-03T10:32:00Z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LaTeX with hyperref</vt:lpwstr>
  </property>
  <property fmtid="{D5CDD505-2E9C-101B-9397-08002B2CF9AE}" pid="4" name="Producer">
    <vt:lpwstr>xdvipdfmx (20250205)</vt:lpwstr>
  </property>
  <property fmtid="{D5CDD505-2E9C-101B-9397-08002B2CF9AE}" pid="5" name="LastSaved">
    <vt:filetime>2025-11-25T00:00:00Z</vt:filetime>
  </property>
</Properties>
</file>